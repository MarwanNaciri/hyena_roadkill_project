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6A3BB5" w14:textId="57B3FA75" w:rsidR="00A233BD" w:rsidRPr="001F6E03" w:rsidRDefault="00BD1DED" w:rsidP="00EE2A36">
      <w:pPr>
        <w:spacing w:after="0" w:line="600" w:lineRule="auto"/>
        <w:rPr>
          <w:rFonts w:ascii="Times New Roman" w:hAnsi="Times New Roman" w:cs="Times New Roman"/>
          <w:b/>
          <w:sz w:val="28"/>
          <w:szCs w:val="28"/>
          <w:lang w:val="en-US"/>
        </w:rPr>
      </w:pPr>
      <w:bookmarkStart w:id="0" w:name="_Hlk50723810"/>
      <w:r w:rsidRPr="001F6E03">
        <w:rPr>
          <w:rFonts w:ascii="Times New Roman" w:hAnsi="Times New Roman" w:cs="Times New Roman"/>
          <w:b/>
          <w:sz w:val="28"/>
          <w:szCs w:val="28"/>
          <w:lang w:val="en-US"/>
        </w:rPr>
        <w:t xml:space="preserve">Traffic volume and long-distance foraging movements to migratory prey shape roadkill </w:t>
      </w:r>
      <w:r w:rsidR="009B1621" w:rsidRPr="001F6E03">
        <w:rPr>
          <w:rFonts w:ascii="Times New Roman" w:hAnsi="Times New Roman" w:cs="Times New Roman"/>
          <w:b/>
          <w:sz w:val="28"/>
          <w:szCs w:val="28"/>
          <w:lang w:val="en-US"/>
        </w:rPr>
        <w:t xml:space="preserve">patterns </w:t>
      </w:r>
      <w:r w:rsidRPr="001F6E03">
        <w:rPr>
          <w:rFonts w:ascii="Times New Roman" w:hAnsi="Times New Roman" w:cs="Times New Roman"/>
          <w:b/>
          <w:sz w:val="28"/>
          <w:szCs w:val="28"/>
          <w:lang w:val="en-US"/>
        </w:rPr>
        <w:t xml:space="preserve">in Serengeti spotted hyenas </w:t>
      </w:r>
    </w:p>
    <w:bookmarkEnd w:id="0"/>
    <w:p w14:paraId="41019AF6" w14:textId="559B547D" w:rsidR="00EE2A36" w:rsidRPr="001F6E03" w:rsidRDefault="00EE2A36" w:rsidP="00EE2A36">
      <w:pPr>
        <w:overflowPunct w:val="0"/>
        <w:spacing w:line="600" w:lineRule="auto"/>
        <w:rPr>
          <w:rFonts w:ascii="Times New Roman" w:hAnsi="Times New Roman" w:cs="Times New Roman"/>
          <w:sz w:val="24"/>
          <w:szCs w:val="24"/>
          <w:lang w:val="en-US"/>
        </w:rPr>
      </w:pPr>
      <w:commentRangeStart w:id="1"/>
      <w:r w:rsidRPr="001F6E03">
        <w:rPr>
          <w:rFonts w:ascii="Times New Roman" w:hAnsi="Times New Roman" w:cs="Times New Roman"/>
          <w:sz w:val="24"/>
          <w:szCs w:val="24"/>
          <w:lang w:val="en-US"/>
        </w:rPr>
        <w:t>Marwan Naciri</w:t>
      </w:r>
      <w:r w:rsidRPr="001F6E03">
        <w:rPr>
          <w:rFonts w:ascii="Times New Roman" w:hAnsi="Times New Roman" w:cs="Times New Roman"/>
          <w:sz w:val="24"/>
          <w:szCs w:val="24"/>
          <w:vertAlign w:val="superscript"/>
          <w:lang w:val="en-US"/>
        </w:rPr>
        <w:t>1,2</w:t>
      </w:r>
      <w:commentRangeEnd w:id="1"/>
      <w:r w:rsidR="001522D4">
        <w:rPr>
          <w:rStyle w:val="CommentReference"/>
        </w:rPr>
        <w:commentReference w:id="1"/>
      </w:r>
      <w:r w:rsidR="00C26015" w:rsidRPr="001F6E03">
        <w:rPr>
          <w:rFonts w:ascii="Times New Roman" w:hAnsi="Times New Roman" w:cs="Times New Roman"/>
          <w:sz w:val="24"/>
          <w:szCs w:val="24"/>
          <w:vertAlign w:val="superscript"/>
          <w:lang w:val="en-US"/>
        </w:rPr>
        <w:t>,*</w:t>
      </w:r>
      <w:r w:rsidRPr="001F6E03">
        <w:rPr>
          <w:rFonts w:ascii="Times New Roman" w:hAnsi="Times New Roman" w:cs="Times New Roman"/>
          <w:sz w:val="24"/>
          <w:szCs w:val="24"/>
          <w:lang w:val="en-US"/>
        </w:rPr>
        <w:t xml:space="preserve">, </w:t>
      </w:r>
      <w:commentRangeStart w:id="2"/>
      <w:r w:rsidRPr="001F6E03">
        <w:rPr>
          <w:rFonts w:ascii="Times New Roman" w:hAnsi="Times New Roman" w:cs="Times New Roman"/>
          <w:sz w:val="24"/>
          <w:szCs w:val="24"/>
          <w:lang w:val="en-US"/>
        </w:rPr>
        <w:t>Aimara Planillo</w:t>
      </w:r>
      <w:commentRangeEnd w:id="2"/>
      <w:r w:rsidR="000A2125">
        <w:rPr>
          <w:rStyle w:val="CommentReference"/>
        </w:rPr>
        <w:commentReference w:id="2"/>
      </w:r>
      <w:r w:rsidRPr="001F6E03">
        <w:rPr>
          <w:rFonts w:ascii="Times New Roman" w:hAnsi="Times New Roman" w:cs="Times New Roman"/>
          <w:sz w:val="24"/>
          <w:szCs w:val="24"/>
          <w:vertAlign w:val="superscript"/>
          <w:lang w:val="en-US"/>
        </w:rPr>
        <w:t>1</w:t>
      </w:r>
      <w:r w:rsidRPr="001F6E03">
        <w:rPr>
          <w:rFonts w:ascii="Times New Roman" w:hAnsi="Times New Roman" w:cs="Times New Roman"/>
          <w:sz w:val="24"/>
          <w:szCs w:val="24"/>
          <w:lang w:val="en-US"/>
        </w:rPr>
        <w:t>,</w:t>
      </w:r>
      <w:r w:rsidRPr="001F6E03">
        <w:rPr>
          <w:rFonts w:ascii="Times New Roman" w:hAnsi="Times New Roman" w:cs="Times New Roman"/>
          <w:sz w:val="24"/>
          <w:szCs w:val="24"/>
          <w:vertAlign w:val="superscript"/>
          <w:lang w:val="en-US"/>
        </w:rPr>
        <w:t xml:space="preserve"> </w:t>
      </w:r>
      <w:r w:rsidRPr="001F6E03">
        <w:rPr>
          <w:rFonts w:ascii="Times New Roman" w:hAnsi="Times New Roman" w:cs="Times New Roman"/>
          <w:sz w:val="24"/>
          <w:szCs w:val="24"/>
          <w:lang w:val="en-US"/>
        </w:rPr>
        <w:t>Morgane Gicquel</w:t>
      </w:r>
      <w:r w:rsidRPr="001F6E03">
        <w:rPr>
          <w:rFonts w:ascii="Times New Roman" w:hAnsi="Times New Roman" w:cs="Times New Roman"/>
          <w:sz w:val="24"/>
          <w:szCs w:val="24"/>
          <w:vertAlign w:val="superscript"/>
          <w:lang w:val="en-US"/>
        </w:rPr>
        <w:t>1,3</w:t>
      </w:r>
      <w:r w:rsidRPr="001F6E03">
        <w:rPr>
          <w:rFonts w:ascii="Times New Roman" w:hAnsi="Times New Roman" w:cs="Times New Roman"/>
          <w:sz w:val="24"/>
          <w:szCs w:val="24"/>
          <w:lang w:val="en-US"/>
        </w:rPr>
        <w:t>, Marion L. East</w:t>
      </w:r>
      <w:r w:rsidRPr="001F6E03">
        <w:rPr>
          <w:rFonts w:ascii="Times New Roman" w:hAnsi="Times New Roman" w:cs="Times New Roman"/>
          <w:sz w:val="24"/>
          <w:szCs w:val="24"/>
          <w:vertAlign w:val="superscript"/>
          <w:lang w:val="en-US"/>
        </w:rPr>
        <w:t>1</w:t>
      </w:r>
      <w:r w:rsidRPr="001F6E03">
        <w:rPr>
          <w:rFonts w:ascii="Times New Roman" w:hAnsi="Times New Roman" w:cs="Times New Roman"/>
          <w:sz w:val="24"/>
          <w:szCs w:val="24"/>
          <w:lang w:val="en-US"/>
        </w:rPr>
        <w:t>, Heribert Hofer</w:t>
      </w:r>
      <w:r w:rsidRPr="001F6E03">
        <w:rPr>
          <w:rFonts w:ascii="Times New Roman" w:hAnsi="Times New Roman" w:cs="Times New Roman"/>
          <w:sz w:val="24"/>
          <w:szCs w:val="24"/>
          <w:vertAlign w:val="superscript"/>
          <w:lang w:val="en-US"/>
        </w:rPr>
        <w:t>3,4,5</w:t>
      </w:r>
      <w:del w:id="3" w:author="Sarah Benhaiem" w:date="2022-03-16T16:49:00Z">
        <w:r w:rsidRPr="001F6E03" w:rsidDel="002F06D3">
          <w:rPr>
            <w:rFonts w:ascii="Times New Roman" w:hAnsi="Times New Roman" w:cs="Times New Roman"/>
            <w:sz w:val="24"/>
            <w:szCs w:val="24"/>
            <w:lang w:val="en-US"/>
          </w:rPr>
          <w:delText xml:space="preserve"> </w:delText>
        </w:r>
      </w:del>
      <w:ins w:id="4" w:author="Sarah Benhaiem" w:date="2022-03-06T09:36:00Z">
        <w:r w:rsidR="00B04563">
          <w:rPr>
            <w:rFonts w:ascii="Times New Roman" w:hAnsi="Times New Roman" w:cs="Times New Roman"/>
            <w:sz w:val="24"/>
            <w:szCs w:val="24"/>
            <w:lang w:val="en-US"/>
          </w:rPr>
          <w:t>, Sonja Metzger</w:t>
        </w:r>
        <w:r w:rsidR="00B04563" w:rsidRPr="00B04563">
          <w:rPr>
            <w:rFonts w:ascii="Times New Roman" w:hAnsi="Times New Roman" w:cs="Times New Roman"/>
            <w:sz w:val="24"/>
            <w:szCs w:val="24"/>
            <w:vertAlign w:val="superscript"/>
            <w:lang w:val="en-US"/>
            <w:rPrChange w:id="5" w:author="Sarah Benhaiem" w:date="2022-03-06T09:36:00Z">
              <w:rPr>
                <w:rFonts w:ascii="Times New Roman" w:hAnsi="Times New Roman" w:cs="Times New Roman"/>
                <w:sz w:val="24"/>
                <w:szCs w:val="24"/>
                <w:lang w:val="en-US"/>
              </w:rPr>
            </w:rPrChange>
          </w:rPr>
          <w:t>1</w:t>
        </w:r>
        <w:r w:rsidR="00B04563">
          <w:rPr>
            <w:rFonts w:ascii="Times New Roman" w:hAnsi="Times New Roman" w:cs="Times New Roman"/>
            <w:sz w:val="24"/>
            <w:szCs w:val="24"/>
            <w:lang w:val="en-US"/>
          </w:rPr>
          <w:t xml:space="preserve">, </w:t>
        </w:r>
      </w:ins>
      <w:r w:rsidRPr="001F6E03">
        <w:rPr>
          <w:rFonts w:ascii="Times New Roman" w:hAnsi="Times New Roman" w:cs="Times New Roman"/>
          <w:sz w:val="24"/>
          <w:szCs w:val="24"/>
          <w:lang w:val="en-US"/>
        </w:rPr>
        <w:t>Sarah Benhaiem</w:t>
      </w:r>
      <w:r w:rsidRPr="001F6E03">
        <w:rPr>
          <w:rFonts w:ascii="Times New Roman" w:hAnsi="Times New Roman" w:cs="Times New Roman"/>
          <w:sz w:val="24"/>
          <w:szCs w:val="24"/>
          <w:vertAlign w:val="superscript"/>
          <w:lang w:val="en-US"/>
        </w:rPr>
        <w:t>1</w:t>
      </w:r>
    </w:p>
    <w:p w14:paraId="75A294D3" w14:textId="6FE2BB16" w:rsidR="00EE2A36" w:rsidRPr="001F6E03" w:rsidRDefault="00EE2A36" w:rsidP="00EE2A36">
      <w:pPr>
        <w:overflowPunct w:val="0"/>
        <w:spacing w:after="0" w:line="600" w:lineRule="auto"/>
        <w:rPr>
          <w:rFonts w:ascii="Times New Roman" w:hAnsi="Times New Roman" w:cs="Times New Roman"/>
          <w:sz w:val="24"/>
          <w:szCs w:val="24"/>
          <w:lang w:val="en-US"/>
        </w:rPr>
      </w:pPr>
      <w:r w:rsidRPr="001F6E03">
        <w:rPr>
          <w:rFonts w:ascii="Times New Roman" w:hAnsi="Times New Roman" w:cs="Times New Roman"/>
          <w:sz w:val="24"/>
          <w:szCs w:val="24"/>
          <w:vertAlign w:val="superscript"/>
          <w:lang w:val="en-US"/>
        </w:rPr>
        <w:t xml:space="preserve">1 </w:t>
      </w:r>
      <w:r w:rsidRPr="001F6E03">
        <w:rPr>
          <w:rFonts w:ascii="Times New Roman" w:hAnsi="Times New Roman" w:cs="Times New Roman"/>
          <w:sz w:val="24"/>
          <w:szCs w:val="24"/>
          <w:lang w:val="en-US"/>
        </w:rPr>
        <w:t>Department of Ecological Dynamics, Leibniz Institute for Zoo and Wildlife Research, Alfred-Kowalke-Strasse 17, D-10315 Berlin, Germany</w:t>
      </w:r>
    </w:p>
    <w:p w14:paraId="79344B19" w14:textId="683040D0" w:rsidR="00EE2A36" w:rsidRPr="001F6E03" w:rsidRDefault="00EE2A36" w:rsidP="00EE2A36">
      <w:pPr>
        <w:overflowPunct w:val="0"/>
        <w:spacing w:after="0" w:line="600" w:lineRule="auto"/>
        <w:rPr>
          <w:rFonts w:ascii="Times New Roman" w:hAnsi="Times New Roman" w:cs="Times New Roman"/>
          <w:sz w:val="24"/>
          <w:szCs w:val="24"/>
          <w:lang w:val="fr-FR"/>
        </w:rPr>
      </w:pPr>
      <w:r w:rsidRPr="001F6E03">
        <w:rPr>
          <w:rFonts w:ascii="Times New Roman" w:hAnsi="Times New Roman" w:cs="Times New Roman"/>
          <w:sz w:val="24"/>
          <w:szCs w:val="24"/>
          <w:vertAlign w:val="superscript"/>
          <w:lang w:val="fr-FR"/>
        </w:rPr>
        <w:t xml:space="preserve">2 </w:t>
      </w:r>
      <w:r w:rsidRPr="001F6E03">
        <w:rPr>
          <w:rFonts w:ascii="Times New Roman" w:hAnsi="Times New Roman" w:cs="Times New Roman"/>
          <w:sz w:val="24"/>
          <w:szCs w:val="24"/>
          <w:lang w:val="fr-FR"/>
        </w:rPr>
        <w:t>Master de Biologie, Ecole Normale Supérieure de Lyon, Université Claude Bernard Lyon I, Université de Lyon, 69342 Lyon Cedex 07, France</w:t>
      </w:r>
    </w:p>
    <w:p w14:paraId="66320660" w14:textId="479ED9F4" w:rsidR="00EE2A36" w:rsidRPr="001F6E03" w:rsidRDefault="00EE2A36" w:rsidP="00EE2A36">
      <w:pPr>
        <w:overflowPunct w:val="0"/>
        <w:spacing w:after="0" w:line="600" w:lineRule="auto"/>
        <w:rPr>
          <w:rFonts w:ascii="Times New Roman" w:hAnsi="Times New Roman" w:cs="Times New Roman"/>
          <w:sz w:val="24"/>
          <w:szCs w:val="24"/>
          <w:lang w:val="en-US"/>
        </w:rPr>
      </w:pPr>
      <w:r w:rsidRPr="001F6E03">
        <w:rPr>
          <w:rFonts w:ascii="Times New Roman" w:hAnsi="Times New Roman" w:cs="Times New Roman"/>
          <w:sz w:val="24"/>
          <w:szCs w:val="24"/>
          <w:vertAlign w:val="superscript"/>
          <w:lang w:val="en-US"/>
        </w:rPr>
        <w:t>3</w:t>
      </w:r>
      <w:r w:rsidRPr="001F6E03">
        <w:rPr>
          <w:rFonts w:ascii="Times New Roman" w:hAnsi="Times New Roman" w:cs="Times New Roman"/>
          <w:sz w:val="24"/>
          <w:szCs w:val="24"/>
          <w:lang w:val="en-US"/>
        </w:rPr>
        <w:t xml:space="preserve"> Department of Biology, Chemistry, Pharmacy, Freie Universität Berlin, Berlin, Germany</w:t>
      </w:r>
      <w:r w:rsidR="001C08D2" w:rsidRPr="001F6E03">
        <w:rPr>
          <w:rFonts w:ascii="Times New Roman" w:hAnsi="Times New Roman" w:cs="Times New Roman"/>
          <w:sz w:val="24"/>
          <w:szCs w:val="24"/>
          <w:lang w:val="en-US"/>
        </w:rPr>
        <w:t>.</w:t>
      </w:r>
    </w:p>
    <w:p w14:paraId="282B7A4D" w14:textId="77777777" w:rsidR="00EE2A36" w:rsidRPr="001F6E03" w:rsidRDefault="00EE2A36" w:rsidP="00EE2A36">
      <w:pPr>
        <w:overflowPunct w:val="0"/>
        <w:spacing w:after="0" w:line="600" w:lineRule="auto"/>
        <w:rPr>
          <w:rFonts w:ascii="Times New Roman" w:hAnsi="Times New Roman" w:cs="Times New Roman"/>
          <w:sz w:val="24"/>
          <w:szCs w:val="24"/>
          <w:lang w:val="en-US"/>
        </w:rPr>
      </w:pPr>
      <w:r w:rsidRPr="001F6E03">
        <w:rPr>
          <w:rFonts w:ascii="Times New Roman" w:hAnsi="Times New Roman" w:cs="Times New Roman"/>
          <w:sz w:val="24"/>
          <w:szCs w:val="24"/>
          <w:vertAlign w:val="superscript"/>
          <w:lang w:val="en-US"/>
        </w:rPr>
        <w:t>4</w:t>
      </w:r>
      <w:r w:rsidRPr="001F6E03">
        <w:rPr>
          <w:rFonts w:ascii="Times New Roman" w:hAnsi="Times New Roman" w:cs="Times New Roman"/>
          <w:sz w:val="24"/>
          <w:szCs w:val="24"/>
          <w:lang w:val="en-US"/>
        </w:rPr>
        <w:t xml:space="preserve"> Leibniz Institute for Zoo and Wildlife Research, Alfred-Kowalke-Strasse 17, D-10315 Berlin, Germany</w:t>
      </w:r>
    </w:p>
    <w:p w14:paraId="26FFA541" w14:textId="1E335524" w:rsidR="00EE2A36" w:rsidRPr="001F6E03" w:rsidRDefault="00EE2A36" w:rsidP="00EE2A36">
      <w:pPr>
        <w:overflowPunct w:val="0"/>
        <w:spacing w:after="0" w:line="600" w:lineRule="auto"/>
        <w:rPr>
          <w:rFonts w:ascii="Times New Roman" w:hAnsi="Times New Roman" w:cs="Times New Roman"/>
          <w:sz w:val="24"/>
          <w:szCs w:val="24"/>
          <w:lang w:val="en-US"/>
        </w:rPr>
      </w:pPr>
      <w:r w:rsidRPr="001F6E03">
        <w:rPr>
          <w:rFonts w:ascii="Times New Roman" w:hAnsi="Times New Roman" w:cs="Times New Roman"/>
          <w:sz w:val="24"/>
          <w:szCs w:val="24"/>
          <w:vertAlign w:val="superscript"/>
          <w:lang w:val="en-US"/>
        </w:rPr>
        <w:t xml:space="preserve">5 </w:t>
      </w:r>
      <w:r w:rsidRPr="001F6E03">
        <w:rPr>
          <w:rFonts w:ascii="Times New Roman" w:hAnsi="Times New Roman" w:cs="Times New Roman"/>
          <w:sz w:val="24"/>
          <w:szCs w:val="24"/>
          <w:lang w:val="en-US"/>
        </w:rPr>
        <w:t>Department of Veterinary Medicine, Freie Universität Berlin, Berlin, Germany</w:t>
      </w:r>
    </w:p>
    <w:p w14:paraId="38737AD1" w14:textId="77777777" w:rsidR="00EE2A36" w:rsidRPr="001F6E03" w:rsidRDefault="00EE2A36" w:rsidP="00EE2A36">
      <w:pPr>
        <w:overflowPunct w:val="0"/>
        <w:spacing w:after="0" w:line="600" w:lineRule="auto"/>
        <w:rPr>
          <w:rFonts w:ascii="Times New Roman" w:hAnsi="Times New Roman" w:cs="Times New Roman"/>
          <w:sz w:val="24"/>
          <w:szCs w:val="24"/>
          <w:lang w:val="en-US"/>
        </w:rPr>
      </w:pPr>
      <w:r w:rsidRPr="001F6E03">
        <w:rPr>
          <w:rFonts w:ascii="Times New Roman" w:hAnsi="Times New Roman" w:cs="Times New Roman"/>
          <w:sz w:val="24"/>
          <w:szCs w:val="24"/>
          <w:lang w:val="en-US"/>
        </w:rPr>
        <w:t xml:space="preserve">* Corresponding author: </w:t>
      </w:r>
      <w:r w:rsidRPr="001F6E03">
        <w:rPr>
          <w:rFonts w:ascii="Times New Roman" w:hAnsi="Times New Roman" w:cs="Times New Roman"/>
          <w:color w:val="0000FF"/>
          <w:sz w:val="24"/>
          <w:szCs w:val="24"/>
          <w:u w:val="single"/>
          <w:lang w:val="en-US"/>
        </w:rPr>
        <w:t>marwan.naciri@ens-lyon.fr</w:t>
      </w:r>
    </w:p>
    <w:p w14:paraId="0DCAC19E" w14:textId="77777777" w:rsidR="009F20F2" w:rsidRPr="001F6E03" w:rsidRDefault="009F20F2" w:rsidP="00EE2A36">
      <w:pPr>
        <w:spacing w:after="0" w:line="600" w:lineRule="auto"/>
        <w:rPr>
          <w:rFonts w:ascii="Times New Roman" w:hAnsi="Times New Roman" w:cs="Times New Roman"/>
          <w:b/>
          <w:sz w:val="24"/>
          <w:szCs w:val="24"/>
          <w:lang w:val="en-US"/>
        </w:rPr>
      </w:pPr>
    </w:p>
    <w:p w14:paraId="20C50BDA" w14:textId="4C0242D5" w:rsidR="00EE2A36" w:rsidRPr="001F6E03" w:rsidRDefault="00EE2A36" w:rsidP="00EE2A36">
      <w:pPr>
        <w:spacing w:after="0" w:line="600" w:lineRule="auto"/>
        <w:rPr>
          <w:rFonts w:ascii="Times New Roman" w:hAnsi="Times New Roman" w:cs="Times New Roman"/>
          <w:sz w:val="24"/>
          <w:szCs w:val="24"/>
          <w:lang w:val="en-US"/>
        </w:rPr>
      </w:pPr>
      <w:commentRangeStart w:id="6"/>
      <w:r w:rsidRPr="001F6E03">
        <w:rPr>
          <w:rFonts w:ascii="Times New Roman" w:hAnsi="Times New Roman" w:cs="Times New Roman"/>
          <w:b/>
          <w:sz w:val="24"/>
          <w:szCs w:val="24"/>
          <w:lang w:val="en-US"/>
        </w:rPr>
        <w:t>ABSTRACT</w:t>
      </w:r>
      <w:commentRangeEnd w:id="6"/>
      <w:r w:rsidR="007F1D58">
        <w:rPr>
          <w:rStyle w:val="CommentReference"/>
        </w:rPr>
        <w:commentReference w:id="6"/>
      </w:r>
    </w:p>
    <w:p w14:paraId="3DA9EB0F" w14:textId="1070DD62" w:rsidR="002A3B9A" w:rsidRDefault="006E18A7" w:rsidP="002A3B9A">
      <w:pPr>
        <w:spacing w:line="600" w:lineRule="auto"/>
        <w:rPr>
          <w:rFonts w:ascii="Times New Roman" w:hAnsi="Times New Roman" w:cs="Times New Roman"/>
          <w:color w:val="000000" w:themeColor="text1"/>
          <w:sz w:val="24"/>
          <w:szCs w:val="24"/>
          <w:lang w:val="en-US"/>
        </w:rPr>
      </w:pPr>
      <w:r w:rsidRPr="00850320">
        <w:rPr>
          <w:rFonts w:ascii="Times New Roman" w:hAnsi="Times New Roman" w:cs="Times New Roman"/>
          <w:color w:val="000000" w:themeColor="text1"/>
          <w:sz w:val="24"/>
          <w:szCs w:val="24"/>
          <w:lang w:val="en-US"/>
        </w:rPr>
        <w:t xml:space="preserve">Collisions between wildlife and vehicles are a major cause of death for </w:t>
      </w:r>
      <w:del w:id="7" w:author="Aima P" w:date="2022-03-22T13:28:00Z">
        <w:r w:rsidRPr="00850320" w:rsidDel="000A2125">
          <w:rPr>
            <w:rFonts w:ascii="Times New Roman" w:hAnsi="Times New Roman" w:cs="Times New Roman"/>
            <w:color w:val="000000" w:themeColor="text1"/>
            <w:sz w:val="24"/>
            <w:szCs w:val="24"/>
            <w:lang w:val="en-US"/>
          </w:rPr>
          <w:delText xml:space="preserve">many </w:delText>
        </w:r>
      </w:del>
      <w:ins w:id="8" w:author="Aima P" w:date="2022-03-22T13:28:00Z">
        <w:r w:rsidR="000A2125">
          <w:rPr>
            <w:rFonts w:ascii="Times New Roman" w:hAnsi="Times New Roman" w:cs="Times New Roman"/>
            <w:color w:val="000000" w:themeColor="text1"/>
            <w:sz w:val="24"/>
            <w:szCs w:val="24"/>
            <w:lang w:val="en-US"/>
          </w:rPr>
          <w:t>wild</w:t>
        </w:r>
        <w:r w:rsidR="000A2125" w:rsidRPr="00850320">
          <w:rPr>
            <w:rFonts w:ascii="Times New Roman" w:hAnsi="Times New Roman" w:cs="Times New Roman"/>
            <w:color w:val="000000" w:themeColor="text1"/>
            <w:sz w:val="24"/>
            <w:szCs w:val="24"/>
            <w:lang w:val="en-US"/>
          </w:rPr>
          <w:t xml:space="preserve"> </w:t>
        </w:r>
      </w:ins>
      <w:r w:rsidRPr="00850320">
        <w:rPr>
          <w:rFonts w:ascii="Times New Roman" w:hAnsi="Times New Roman" w:cs="Times New Roman"/>
          <w:color w:val="000000" w:themeColor="text1"/>
          <w:sz w:val="24"/>
          <w:szCs w:val="24"/>
          <w:lang w:val="en-US"/>
        </w:rPr>
        <w:t xml:space="preserve">species worldwide. </w:t>
      </w:r>
      <w:r w:rsidR="00C70363">
        <w:rPr>
          <w:rFonts w:ascii="Times New Roman" w:hAnsi="Times New Roman" w:cs="Times New Roman"/>
          <w:color w:val="000000" w:themeColor="text1"/>
          <w:sz w:val="24"/>
          <w:szCs w:val="24"/>
          <w:lang w:val="en-US"/>
        </w:rPr>
        <w:t>I</w:t>
      </w:r>
      <w:r w:rsidRPr="00850320">
        <w:rPr>
          <w:rFonts w:ascii="Times New Roman" w:hAnsi="Times New Roman" w:cs="Times New Roman"/>
          <w:color w:val="000000" w:themeColor="text1"/>
          <w:sz w:val="24"/>
          <w:szCs w:val="24"/>
          <w:lang w:val="en-US"/>
        </w:rPr>
        <w:t>n Africa</w:t>
      </w:r>
      <w:r w:rsidR="00BC68C9">
        <w:rPr>
          <w:rFonts w:ascii="Times New Roman" w:hAnsi="Times New Roman" w:cs="Times New Roman"/>
          <w:color w:val="000000" w:themeColor="text1"/>
          <w:sz w:val="24"/>
          <w:szCs w:val="24"/>
          <w:lang w:val="en-US"/>
        </w:rPr>
        <w:t>, many protected areas</w:t>
      </w:r>
      <w:r w:rsidR="00DD5970">
        <w:rPr>
          <w:rFonts w:ascii="Times New Roman" w:hAnsi="Times New Roman" w:cs="Times New Roman"/>
          <w:color w:val="000000" w:themeColor="text1"/>
          <w:sz w:val="24"/>
          <w:szCs w:val="24"/>
          <w:lang w:val="en-US"/>
        </w:rPr>
        <w:t xml:space="preserve"> </w:t>
      </w:r>
      <w:ins w:id="9" w:author="Aima P" w:date="2022-03-22T13:29:00Z">
        <w:r w:rsidR="000A2125">
          <w:rPr>
            <w:rFonts w:ascii="Times New Roman" w:hAnsi="Times New Roman" w:cs="Times New Roman"/>
            <w:color w:val="000000" w:themeColor="text1"/>
            <w:sz w:val="24"/>
            <w:szCs w:val="24"/>
            <w:lang w:val="en-US"/>
          </w:rPr>
          <w:t xml:space="preserve">are traversed by </w:t>
        </w:r>
      </w:ins>
      <w:del w:id="10" w:author="Aima P" w:date="2022-03-22T13:29:00Z">
        <w:r w:rsidR="00BC68C9" w:rsidDel="000A2125">
          <w:rPr>
            <w:rFonts w:ascii="Times New Roman" w:hAnsi="Times New Roman" w:cs="Times New Roman"/>
            <w:color w:val="000000" w:themeColor="text1"/>
            <w:sz w:val="24"/>
            <w:szCs w:val="24"/>
            <w:lang w:val="en-US"/>
          </w:rPr>
          <w:delText>have</w:delText>
        </w:r>
        <w:r w:rsidR="00A02C20" w:rsidDel="000A2125">
          <w:rPr>
            <w:rFonts w:ascii="Times New Roman" w:hAnsi="Times New Roman" w:cs="Times New Roman"/>
            <w:color w:val="000000" w:themeColor="text1"/>
            <w:sz w:val="24"/>
            <w:szCs w:val="24"/>
            <w:lang w:val="en-US"/>
          </w:rPr>
          <w:delText xml:space="preserve"> </w:delText>
        </w:r>
        <w:r w:rsidR="00636431" w:rsidDel="000A2125">
          <w:rPr>
            <w:rFonts w:ascii="Times New Roman" w:hAnsi="Times New Roman" w:cs="Times New Roman"/>
            <w:color w:val="000000" w:themeColor="text1"/>
            <w:sz w:val="24"/>
            <w:szCs w:val="24"/>
            <w:lang w:val="en-US"/>
          </w:rPr>
          <w:delText xml:space="preserve">main </w:delText>
        </w:r>
      </w:del>
      <w:r w:rsidR="00A02C20">
        <w:rPr>
          <w:rFonts w:ascii="Times New Roman" w:hAnsi="Times New Roman" w:cs="Times New Roman"/>
          <w:color w:val="000000" w:themeColor="text1"/>
          <w:sz w:val="24"/>
          <w:szCs w:val="24"/>
          <w:lang w:val="en-US"/>
        </w:rPr>
        <w:t xml:space="preserve">roads </w:t>
      </w:r>
      <w:del w:id="11" w:author="Aima P" w:date="2022-03-22T13:29:00Z">
        <w:r w:rsidR="00A02C20" w:rsidDel="000A2125">
          <w:rPr>
            <w:rFonts w:ascii="Times New Roman" w:hAnsi="Times New Roman" w:cs="Times New Roman"/>
            <w:color w:val="000000" w:themeColor="text1"/>
            <w:sz w:val="24"/>
            <w:szCs w:val="24"/>
            <w:lang w:val="en-US"/>
          </w:rPr>
          <w:delText>passing through</w:delText>
        </w:r>
        <w:r w:rsidR="00BC68C9" w:rsidDel="000A2125">
          <w:rPr>
            <w:rFonts w:ascii="Times New Roman" w:hAnsi="Times New Roman" w:cs="Times New Roman"/>
            <w:color w:val="000000" w:themeColor="text1"/>
            <w:sz w:val="24"/>
            <w:szCs w:val="24"/>
            <w:lang w:val="en-US"/>
          </w:rPr>
          <w:delText xml:space="preserve"> them </w:delText>
        </w:r>
      </w:del>
      <w:ins w:id="12" w:author="Aima P" w:date="2022-03-22T13:29:00Z">
        <w:r w:rsidR="000A2125">
          <w:rPr>
            <w:rFonts w:ascii="Times New Roman" w:hAnsi="Times New Roman" w:cs="Times New Roman"/>
            <w:color w:val="000000" w:themeColor="text1"/>
            <w:sz w:val="24"/>
            <w:szCs w:val="24"/>
            <w:lang w:val="en-US"/>
          </w:rPr>
          <w:t xml:space="preserve"> </w:t>
        </w:r>
      </w:ins>
      <w:ins w:id="13" w:author="Aima P" w:date="2022-03-22T13:32:00Z">
        <w:r w:rsidR="000A2125">
          <w:rPr>
            <w:rFonts w:ascii="Times New Roman" w:hAnsi="Times New Roman" w:cs="Times New Roman"/>
            <w:color w:val="000000" w:themeColor="text1"/>
            <w:sz w:val="24"/>
            <w:szCs w:val="24"/>
            <w:lang w:val="en-US"/>
          </w:rPr>
          <w:t>whose</w:t>
        </w:r>
      </w:ins>
      <w:ins w:id="14" w:author="Aima P" w:date="2022-03-22T13:29:00Z">
        <w:r w:rsidR="000A2125">
          <w:rPr>
            <w:rFonts w:ascii="Times New Roman" w:hAnsi="Times New Roman" w:cs="Times New Roman"/>
            <w:color w:val="000000" w:themeColor="text1"/>
            <w:sz w:val="24"/>
            <w:szCs w:val="24"/>
            <w:lang w:val="en-US"/>
          </w:rPr>
          <w:t xml:space="preserve"> </w:t>
        </w:r>
      </w:ins>
      <w:del w:id="15" w:author="Aima P" w:date="2022-03-22T13:29:00Z">
        <w:r w:rsidR="00BC68C9" w:rsidDel="000A2125">
          <w:rPr>
            <w:rFonts w:ascii="Times New Roman" w:hAnsi="Times New Roman" w:cs="Times New Roman"/>
            <w:color w:val="000000" w:themeColor="text1"/>
            <w:sz w:val="24"/>
            <w:szCs w:val="24"/>
            <w:lang w:val="en-US"/>
          </w:rPr>
          <w:delText>and</w:delText>
        </w:r>
        <w:r w:rsidR="0069306D" w:rsidDel="000A2125">
          <w:rPr>
            <w:rFonts w:ascii="Times New Roman" w:hAnsi="Times New Roman" w:cs="Times New Roman"/>
            <w:color w:val="000000" w:themeColor="text1"/>
            <w:sz w:val="24"/>
            <w:szCs w:val="24"/>
            <w:lang w:val="en-US"/>
          </w:rPr>
          <w:delText xml:space="preserve"> </w:delText>
        </w:r>
      </w:del>
      <w:r w:rsidR="0069306D">
        <w:rPr>
          <w:rFonts w:ascii="Times New Roman" w:hAnsi="Times New Roman" w:cs="Times New Roman"/>
          <w:color w:val="000000" w:themeColor="text1"/>
          <w:sz w:val="24"/>
          <w:szCs w:val="24"/>
          <w:lang w:val="en-US"/>
        </w:rPr>
        <w:t>traffic volume has substantially increased</w:t>
      </w:r>
      <w:r w:rsidR="00BC68C9">
        <w:rPr>
          <w:rFonts w:ascii="Times New Roman" w:hAnsi="Times New Roman" w:cs="Times New Roman"/>
          <w:color w:val="000000" w:themeColor="text1"/>
          <w:sz w:val="24"/>
          <w:szCs w:val="24"/>
          <w:lang w:val="en-US"/>
        </w:rPr>
        <w:t xml:space="preserve"> </w:t>
      </w:r>
      <w:del w:id="16" w:author="Aima P" w:date="2022-03-22T13:29:00Z">
        <w:r w:rsidR="0069306D" w:rsidDel="000A2125">
          <w:rPr>
            <w:rFonts w:ascii="Times New Roman" w:hAnsi="Times New Roman" w:cs="Times New Roman"/>
            <w:color w:val="000000" w:themeColor="text1"/>
            <w:sz w:val="24"/>
            <w:szCs w:val="24"/>
            <w:lang w:val="en-US"/>
          </w:rPr>
          <w:delText xml:space="preserve">on these roads </w:delText>
        </w:r>
      </w:del>
      <w:r w:rsidR="00BC68C9">
        <w:rPr>
          <w:rFonts w:ascii="Times New Roman" w:hAnsi="Times New Roman" w:cs="Times New Roman"/>
          <w:color w:val="000000" w:themeColor="text1"/>
          <w:sz w:val="24"/>
          <w:szCs w:val="24"/>
          <w:lang w:val="en-US"/>
        </w:rPr>
        <w:t>in the past few decades</w:t>
      </w:r>
      <w:r w:rsidR="0069306D">
        <w:rPr>
          <w:rFonts w:ascii="Times New Roman" w:hAnsi="Times New Roman" w:cs="Times New Roman"/>
          <w:color w:val="000000" w:themeColor="text1"/>
          <w:sz w:val="24"/>
          <w:szCs w:val="24"/>
          <w:lang w:val="en-US"/>
        </w:rPr>
        <w:t>.</w:t>
      </w:r>
      <w:bookmarkStart w:id="17" w:name="_Hlk66781021"/>
      <w:r w:rsidRPr="00850320">
        <w:rPr>
          <w:rFonts w:ascii="Times New Roman" w:hAnsi="Times New Roman" w:cs="Times New Roman"/>
          <w:color w:val="000000" w:themeColor="text1"/>
          <w:sz w:val="24"/>
          <w:szCs w:val="24"/>
          <w:lang w:val="en-US"/>
        </w:rPr>
        <w:t xml:space="preserve"> </w:t>
      </w:r>
      <w:r w:rsidR="003C3025">
        <w:rPr>
          <w:rFonts w:ascii="Times New Roman" w:hAnsi="Times New Roman" w:cs="Times New Roman"/>
          <w:color w:val="000000" w:themeColor="text1"/>
          <w:sz w:val="24"/>
          <w:szCs w:val="24"/>
          <w:lang w:val="en-US"/>
        </w:rPr>
        <w:t>In the same period</w:t>
      </w:r>
      <w:ins w:id="18" w:author="Aima P" w:date="2022-03-22T13:30:00Z">
        <w:r w:rsidR="000A2125">
          <w:rPr>
            <w:rFonts w:ascii="Times New Roman" w:hAnsi="Times New Roman" w:cs="Times New Roman"/>
            <w:color w:val="000000" w:themeColor="text1"/>
            <w:sz w:val="24"/>
            <w:szCs w:val="24"/>
            <w:lang w:val="en-US"/>
          </w:rPr>
          <w:t>,</w:t>
        </w:r>
      </w:ins>
      <w:r w:rsidR="003C3025">
        <w:rPr>
          <w:rFonts w:ascii="Times New Roman" w:hAnsi="Times New Roman" w:cs="Times New Roman"/>
          <w:color w:val="000000" w:themeColor="text1"/>
          <w:sz w:val="24"/>
          <w:szCs w:val="24"/>
          <w:lang w:val="en-US"/>
        </w:rPr>
        <w:t xml:space="preserve"> </w:t>
      </w:r>
      <w:r w:rsidRPr="00850320">
        <w:rPr>
          <w:rFonts w:ascii="Times New Roman" w:hAnsi="Times New Roman" w:cs="Times New Roman"/>
          <w:color w:val="000000" w:themeColor="text1"/>
          <w:sz w:val="24"/>
          <w:szCs w:val="24"/>
          <w:lang w:val="en-US"/>
        </w:rPr>
        <w:t>wildlife tourism</w:t>
      </w:r>
      <w:bookmarkEnd w:id="17"/>
      <w:r w:rsidR="00BC68C9">
        <w:rPr>
          <w:rFonts w:ascii="Times New Roman" w:hAnsi="Times New Roman" w:cs="Times New Roman"/>
          <w:color w:val="000000" w:themeColor="text1"/>
          <w:sz w:val="24"/>
          <w:szCs w:val="24"/>
          <w:lang w:val="en-US"/>
        </w:rPr>
        <w:t xml:space="preserve"> has</w:t>
      </w:r>
      <w:r w:rsidR="003A035B">
        <w:rPr>
          <w:rFonts w:ascii="Times New Roman" w:hAnsi="Times New Roman" w:cs="Times New Roman"/>
          <w:color w:val="000000" w:themeColor="text1"/>
          <w:sz w:val="24"/>
          <w:szCs w:val="24"/>
          <w:lang w:val="en-US"/>
        </w:rPr>
        <w:t xml:space="preserve"> </w:t>
      </w:r>
      <w:r w:rsidR="004A6F0C">
        <w:rPr>
          <w:rFonts w:ascii="Times New Roman" w:hAnsi="Times New Roman" w:cs="Times New Roman"/>
          <w:color w:val="000000" w:themeColor="text1"/>
          <w:sz w:val="24"/>
          <w:szCs w:val="24"/>
          <w:lang w:val="en-US"/>
        </w:rPr>
        <w:t xml:space="preserve">grown which has </w:t>
      </w:r>
      <w:ins w:id="19" w:author="East, Marion" w:date="2022-03-13T12:36:00Z">
        <w:r w:rsidR="00A04E8C">
          <w:rPr>
            <w:rFonts w:ascii="Times New Roman" w:hAnsi="Times New Roman" w:cs="Times New Roman"/>
            <w:color w:val="000000" w:themeColor="text1"/>
            <w:sz w:val="24"/>
            <w:szCs w:val="24"/>
            <w:lang w:val="en-US"/>
          </w:rPr>
          <w:t>contributed to</w:t>
        </w:r>
      </w:ins>
      <w:del w:id="20" w:author="East, Marion" w:date="2022-03-13T12:36:00Z">
        <w:r w:rsidR="004A6F0C" w:rsidDel="00A04E8C">
          <w:rPr>
            <w:rFonts w:ascii="Times New Roman" w:hAnsi="Times New Roman" w:cs="Times New Roman"/>
            <w:color w:val="000000" w:themeColor="text1"/>
            <w:sz w:val="24"/>
            <w:szCs w:val="24"/>
            <w:lang w:val="en-US"/>
          </w:rPr>
          <w:delText>resulted in</w:delText>
        </w:r>
      </w:del>
      <w:r w:rsidR="004A6F0C">
        <w:rPr>
          <w:rFonts w:ascii="Times New Roman" w:hAnsi="Times New Roman" w:cs="Times New Roman"/>
          <w:color w:val="000000" w:themeColor="text1"/>
          <w:sz w:val="24"/>
          <w:szCs w:val="24"/>
          <w:lang w:val="en-US"/>
        </w:rPr>
        <w:t xml:space="preserve"> an increase in</w:t>
      </w:r>
      <w:r w:rsidR="003C3025">
        <w:rPr>
          <w:rFonts w:ascii="Times New Roman" w:hAnsi="Times New Roman" w:cs="Times New Roman"/>
          <w:color w:val="000000" w:themeColor="text1"/>
          <w:sz w:val="24"/>
          <w:szCs w:val="24"/>
          <w:lang w:val="en-US"/>
        </w:rPr>
        <w:t xml:space="preserve"> the number of</w:t>
      </w:r>
      <w:r w:rsidR="00BC68C9">
        <w:rPr>
          <w:rFonts w:ascii="Times New Roman" w:hAnsi="Times New Roman" w:cs="Times New Roman"/>
          <w:color w:val="000000" w:themeColor="text1"/>
          <w:sz w:val="24"/>
          <w:szCs w:val="24"/>
          <w:lang w:val="en-US"/>
        </w:rPr>
        <w:t xml:space="preserve"> </w:t>
      </w:r>
      <w:r w:rsidR="007A3137">
        <w:rPr>
          <w:rFonts w:ascii="Times New Roman" w:hAnsi="Times New Roman" w:cs="Times New Roman"/>
          <w:color w:val="000000" w:themeColor="text1"/>
          <w:sz w:val="24"/>
          <w:szCs w:val="24"/>
          <w:lang w:val="en-US"/>
        </w:rPr>
        <w:t>road</w:t>
      </w:r>
      <w:r w:rsidR="003C3025">
        <w:rPr>
          <w:rFonts w:ascii="Times New Roman" w:hAnsi="Times New Roman" w:cs="Times New Roman"/>
          <w:color w:val="000000" w:themeColor="text1"/>
          <w:sz w:val="24"/>
          <w:szCs w:val="24"/>
          <w:lang w:val="en-US"/>
        </w:rPr>
        <w:t>s and</w:t>
      </w:r>
      <w:r w:rsidR="009816B8">
        <w:rPr>
          <w:rFonts w:ascii="Times New Roman" w:hAnsi="Times New Roman" w:cs="Times New Roman"/>
          <w:color w:val="000000" w:themeColor="text1"/>
          <w:sz w:val="24"/>
          <w:szCs w:val="24"/>
          <w:lang w:val="en-US"/>
        </w:rPr>
        <w:t xml:space="preserve"> </w:t>
      </w:r>
      <w:r w:rsidR="00636431">
        <w:rPr>
          <w:rFonts w:ascii="Times New Roman" w:hAnsi="Times New Roman" w:cs="Times New Roman"/>
          <w:color w:val="000000" w:themeColor="text1"/>
          <w:sz w:val="24"/>
          <w:szCs w:val="24"/>
          <w:lang w:val="en-US"/>
        </w:rPr>
        <w:t>traffic volume</w:t>
      </w:r>
      <w:del w:id="21" w:author="Aima P" w:date="2022-03-22T13:32:00Z">
        <w:r w:rsidR="00636431" w:rsidDel="000A2125">
          <w:rPr>
            <w:rFonts w:ascii="Times New Roman" w:hAnsi="Times New Roman" w:cs="Times New Roman"/>
            <w:color w:val="000000" w:themeColor="text1"/>
            <w:sz w:val="24"/>
            <w:szCs w:val="24"/>
            <w:lang w:val="en-US"/>
          </w:rPr>
          <w:delText xml:space="preserve"> </w:delText>
        </w:r>
        <w:r w:rsidR="003C3025" w:rsidDel="000A2125">
          <w:rPr>
            <w:rFonts w:ascii="Times New Roman" w:hAnsi="Times New Roman" w:cs="Times New Roman"/>
            <w:color w:val="000000" w:themeColor="text1"/>
            <w:sz w:val="24"/>
            <w:szCs w:val="24"/>
            <w:lang w:val="en-US"/>
          </w:rPr>
          <w:delText>in</w:delText>
        </w:r>
        <w:r w:rsidR="007A3137" w:rsidDel="000A2125">
          <w:rPr>
            <w:rFonts w:ascii="Times New Roman" w:hAnsi="Times New Roman" w:cs="Times New Roman"/>
            <w:color w:val="000000" w:themeColor="text1"/>
            <w:sz w:val="24"/>
            <w:szCs w:val="24"/>
            <w:lang w:val="en-US"/>
          </w:rPr>
          <w:delText xml:space="preserve"> protected areas</w:delText>
        </w:r>
      </w:del>
      <w:r w:rsidRPr="00850320">
        <w:rPr>
          <w:rFonts w:ascii="Times New Roman" w:hAnsi="Times New Roman" w:cs="Times New Roman"/>
          <w:color w:val="000000" w:themeColor="text1"/>
          <w:sz w:val="24"/>
          <w:szCs w:val="24"/>
          <w:lang w:val="en-US"/>
        </w:rPr>
        <w:t xml:space="preserve">. </w:t>
      </w:r>
      <w:del w:id="22" w:author="Hofer, Heribert" w:date="2022-03-07T06:38:00Z">
        <w:r w:rsidR="003C3025" w:rsidDel="00B142D6">
          <w:rPr>
            <w:rFonts w:ascii="Times New Roman" w:hAnsi="Times New Roman" w:cs="Times New Roman"/>
            <w:color w:val="000000" w:themeColor="text1"/>
            <w:sz w:val="24"/>
            <w:szCs w:val="24"/>
            <w:lang w:val="en-US"/>
          </w:rPr>
          <w:delText>Despite this</w:delText>
        </w:r>
      </w:del>
      <w:ins w:id="23" w:author="Hofer, Heribert" w:date="2022-03-07T06:38:00Z">
        <w:r w:rsidR="00B142D6">
          <w:rPr>
            <w:rFonts w:ascii="Times New Roman" w:hAnsi="Times New Roman" w:cs="Times New Roman"/>
            <w:color w:val="000000" w:themeColor="text1"/>
            <w:sz w:val="24"/>
            <w:szCs w:val="24"/>
            <w:lang w:val="en-US"/>
          </w:rPr>
          <w:t>Yet</w:t>
        </w:r>
      </w:ins>
      <w:r w:rsidR="003C3025">
        <w:rPr>
          <w:rFonts w:ascii="Times New Roman" w:hAnsi="Times New Roman" w:cs="Times New Roman"/>
          <w:color w:val="000000" w:themeColor="text1"/>
          <w:sz w:val="24"/>
          <w:szCs w:val="24"/>
          <w:lang w:val="en-US"/>
        </w:rPr>
        <w:t xml:space="preserve">, </w:t>
      </w:r>
      <w:r w:rsidR="003C3025">
        <w:rPr>
          <w:rFonts w:ascii="Times New Roman" w:hAnsi="Times New Roman" w:cs="Times New Roman"/>
          <w:color w:val="000000" w:themeColor="text1"/>
          <w:sz w:val="24"/>
          <w:szCs w:val="24"/>
          <w:lang w:val="en-US"/>
        </w:rPr>
        <w:lastRenderedPageBreak/>
        <w:t xml:space="preserve">knowledge on wildlife </w:t>
      </w:r>
      <w:r w:rsidR="009816B8">
        <w:rPr>
          <w:rFonts w:ascii="Times New Roman" w:hAnsi="Times New Roman" w:cs="Times New Roman"/>
          <w:color w:val="000000" w:themeColor="text1"/>
          <w:sz w:val="24"/>
          <w:szCs w:val="24"/>
          <w:lang w:val="en-US"/>
        </w:rPr>
        <w:t>killed by vehicles (roadkills)</w:t>
      </w:r>
      <w:r w:rsidR="003C3025">
        <w:rPr>
          <w:rFonts w:ascii="Times New Roman" w:hAnsi="Times New Roman" w:cs="Times New Roman"/>
          <w:color w:val="000000" w:themeColor="text1"/>
          <w:sz w:val="24"/>
          <w:szCs w:val="24"/>
          <w:lang w:val="en-US"/>
        </w:rPr>
        <w:t xml:space="preserve"> within</w:t>
      </w:r>
      <w:r w:rsidR="003C3025" w:rsidRPr="00850320">
        <w:rPr>
          <w:rFonts w:ascii="Times New Roman" w:hAnsi="Times New Roman" w:cs="Times New Roman"/>
          <w:color w:val="000000" w:themeColor="text1"/>
          <w:sz w:val="24"/>
          <w:szCs w:val="24"/>
          <w:lang w:val="en-US"/>
        </w:rPr>
        <w:t xml:space="preserve"> protected areas</w:t>
      </w:r>
      <w:r w:rsidR="003C3025">
        <w:rPr>
          <w:rFonts w:ascii="Times New Roman" w:hAnsi="Times New Roman" w:cs="Times New Roman"/>
          <w:color w:val="000000" w:themeColor="text1"/>
          <w:sz w:val="24"/>
          <w:szCs w:val="24"/>
          <w:lang w:val="en-US"/>
        </w:rPr>
        <w:t xml:space="preserve"> is limited. </w:t>
      </w:r>
      <w:r w:rsidRPr="00850320">
        <w:rPr>
          <w:rFonts w:ascii="Times New Roman" w:hAnsi="Times New Roman" w:cs="Times New Roman"/>
          <w:color w:val="000000" w:themeColor="text1"/>
          <w:sz w:val="24"/>
          <w:szCs w:val="24"/>
          <w:lang w:val="en-US"/>
        </w:rPr>
        <w:t xml:space="preserve">Here </w:t>
      </w:r>
      <w:r w:rsidR="009816B8">
        <w:rPr>
          <w:rFonts w:ascii="Times New Roman" w:hAnsi="Times New Roman" w:cs="Times New Roman"/>
          <w:color w:val="000000" w:themeColor="text1"/>
          <w:sz w:val="24"/>
          <w:szCs w:val="24"/>
          <w:lang w:val="en-US"/>
        </w:rPr>
        <w:t xml:space="preserve">we </w:t>
      </w:r>
      <w:r w:rsidR="007A3137">
        <w:rPr>
          <w:rFonts w:ascii="Times New Roman" w:hAnsi="Times New Roman" w:cs="Times New Roman"/>
          <w:color w:val="000000" w:themeColor="text1"/>
          <w:sz w:val="24"/>
          <w:szCs w:val="24"/>
          <w:lang w:val="en-US"/>
        </w:rPr>
        <w:t>investigate</w:t>
      </w:r>
      <w:r w:rsidR="00603F73">
        <w:rPr>
          <w:rFonts w:ascii="Times New Roman" w:hAnsi="Times New Roman" w:cs="Times New Roman"/>
          <w:color w:val="000000" w:themeColor="text1"/>
          <w:sz w:val="24"/>
          <w:szCs w:val="24"/>
          <w:lang w:val="en-US"/>
        </w:rPr>
        <w:t xml:space="preserve"> </w:t>
      </w:r>
      <w:r w:rsidR="00636431">
        <w:rPr>
          <w:rFonts w:ascii="Times New Roman" w:hAnsi="Times New Roman" w:cs="Times New Roman"/>
          <w:color w:val="000000" w:themeColor="text1"/>
          <w:sz w:val="24"/>
          <w:szCs w:val="24"/>
          <w:lang w:val="en-US"/>
        </w:rPr>
        <w:t>the incidence</w:t>
      </w:r>
      <w:del w:id="24" w:author="Sarah Benhaiem" w:date="2022-03-17T18:50:00Z">
        <w:r w:rsidR="00636431" w:rsidDel="00695E52">
          <w:rPr>
            <w:rFonts w:ascii="Times New Roman" w:hAnsi="Times New Roman" w:cs="Times New Roman"/>
            <w:color w:val="000000" w:themeColor="text1"/>
            <w:sz w:val="24"/>
            <w:szCs w:val="24"/>
            <w:lang w:val="en-US"/>
          </w:rPr>
          <w:delText>s</w:delText>
        </w:r>
      </w:del>
      <w:r w:rsidR="00636431">
        <w:rPr>
          <w:rFonts w:ascii="Times New Roman" w:hAnsi="Times New Roman" w:cs="Times New Roman"/>
          <w:color w:val="000000" w:themeColor="text1"/>
          <w:sz w:val="24"/>
          <w:szCs w:val="24"/>
          <w:lang w:val="en-US"/>
        </w:rPr>
        <w:t xml:space="preserve"> and pattern of</w:t>
      </w:r>
      <w:r w:rsidRPr="00850320">
        <w:rPr>
          <w:rFonts w:ascii="Times New Roman" w:hAnsi="Times New Roman" w:cs="Times New Roman"/>
          <w:color w:val="000000" w:themeColor="text1"/>
          <w:sz w:val="24"/>
          <w:szCs w:val="24"/>
          <w:lang w:val="en-US"/>
        </w:rPr>
        <w:t xml:space="preserve"> spotted hyena (</w:t>
      </w:r>
      <w:r w:rsidRPr="00850320">
        <w:rPr>
          <w:rFonts w:ascii="Times New Roman" w:hAnsi="Times New Roman" w:cs="Times New Roman"/>
          <w:i/>
          <w:iCs/>
          <w:color w:val="000000" w:themeColor="text1"/>
          <w:sz w:val="24"/>
          <w:szCs w:val="24"/>
          <w:lang w:val="en-US"/>
        </w:rPr>
        <w:t>Crocuta crocuta</w:t>
      </w:r>
      <w:r w:rsidRPr="00850320">
        <w:rPr>
          <w:rFonts w:ascii="Times New Roman" w:hAnsi="Times New Roman" w:cs="Times New Roman"/>
          <w:color w:val="000000" w:themeColor="text1"/>
          <w:sz w:val="24"/>
          <w:szCs w:val="24"/>
          <w:lang w:val="en-US"/>
        </w:rPr>
        <w:t>)</w:t>
      </w:r>
      <w:r w:rsidR="007A3137">
        <w:rPr>
          <w:rFonts w:ascii="Times New Roman" w:hAnsi="Times New Roman" w:cs="Times New Roman"/>
          <w:color w:val="000000" w:themeColor="text1"/>
          <w:sz w:val="24"/>
          <w:szCs w:val="24"/>
          <w:lang w:val="en-US"/>
        </w:rPr>
        <w:t xml:space="preserve"> </w:t>
      </w:r>
      <w:r w:rsidR="007A3137" w:rsidRPr="00850320">
        <w:rPr>
          <w:rFonts w:ascii="Times New Roman" w:hAnsi="Times New Roman" w:cs="Times New Roman"/>
          <w:color w:val="000000" w:themeColor="text1"/>
          <w:sz w:val="24"/>
          <w:szCs w:val="24"/>
          <w:lang w:val="en-US"/>
        </w:rPr>
        <w:t>roadkills insi</w:t>
      </w:r>
      <w:r w:rsidR="00AA72B9">
        <w:rPr>
          <w:rFonts w:ascii="Times New Roman" w:hAnsi="Times New Roman" w:cs="Times New Roman"/>
          <w:color w:val="000000" w:themeColor="text1"/>
          <w:sz w:val="24"/>
          <w:szCs w:val="24"/>
          <w:lang w:val="en-US"/>
        </w:rPr>
        <w:t xml:space="preserve">de the Serengeti National Park, </w:t>
      </w:r>
      <w:r w:rsidR="007A3137" w:rsidRPr="00850320">
        <w:rPr>
          <w:rFonts w:ascii="Times New Roman" w:hAnsi="Times New Roman" w:cs="Times New Roman"/>
          <w:color w:val="000000" w:themeColor="text1"/>
          <w:sz w:val="24"/>
          <w:szCs w:val="24"/>
          <w:lang w:val="en-US"/>
        </w:rPr>
        <w:t xml:space="preserve">Tanzania, between 1989 and </w:t>
      </w:r>
      <w:commentRangeStart w:id="25"/>
      <w:r w:rsidR="007A3137" w:rsidRPr="00850320">
        <w:rPr>
          <w:rFonts w:ascii="Times New Roman" w:hAnsi="Times New Roman" w:cs="Times New Roman"/>
          <w:color w:val="000000" w:themeColor="text1"/>
          <w:sz w:val="24"/>
          <w:szCs w:val="24"/>
          <w:lang w:val="en-US"/>
        </w:rPr>
        <w:t>2020</w:t>
      </w:r>
      <w:commentRangeEnd w:id="25"/>
      <w:r w:rsidR="008B6EEE">
        <w:rPr>
          <w:rStyle w:val="CommentReference"/>
        </w:rPr>
        <w:commentReference w:id="25"/>
      </w:r>
      <w:r w:rsidR="00636431">
        <w:rPr>
          <w:rFonts w:ascii="Times New Roman" w:hAnsi="Times New Roman" w:cs="Times New Roman"/>
          <w:color w:val="000000" w:themeColor="text1"/>
          <w:sz w:val="24"/>
          <w:szCs w:val="24"/>
          <w:lang w:val="en-US"/>
        </w:rPr>
        <w:t>.</w:t>
      </w:r>
      <w:r w:rsidR="00C70363">
        <w:rPr>
          <w:rFonts w:ascii="Times New Roman" w:hAnsi="Times New Roman" w:cs="Times New Roman"/>
          <w:color w:val="000000" w:themeColor="text1"/>
          <w:sz w:val="24"/>
          <w:szCs w:val="24"/>
          <w:lang w:val="en-US"/>
        </w:rPr>
        <w:t xml:space="preserve"> </w:t>
      </w:r>
      <w:r w:rsidR="00516B2C" w:rsidRPr="00850320">
        <w:rPr>
          <w:rFonts w:ascii="Times New Roman" w:hAnsi="Times New Roman" w:cs="Times New Roman"/>
          <w:color w:val="000000" w:themeColor="text1"/>
          <w:sz w:val="24"/>
          <w:szCs w:val="24"/>
          <w:lang w:val="en-US"/>
        </w:rPr>
        <w:t xml:space="preserve">We expected </w:t>
      </w:r>
      <w:commentRangeStart w:id="26"/>
      <w:r w:rsidR="00516B2C" w:rsidRPr="00850320">
        <w:rPr>
          <w:rFonts w:ascii="Times New Roman" w:hAnsi="Times New Roman" w:cs="Times New Roman"/>
          <w:color w:val="000000" w:themeColor="text1"/>
          <w:sz w:val="24"/>
          <w:szCs w:val="24"/>
          <w:lang w:val="en-US"/>
        </w:rPr>
        <w:t xml:space="preserve">roadkill incidence </w:t>
      </w:r>
      <w:commentRangeStart w:id="27"/>
      <w:commentRangeStart w:id="28"/>
      <w:commentRangeStart w:id="29"/>
      <w:r w:rsidR="00516B2C" w:rsidRPr="00850320">
        <w:rPr>
          <w:rFonts w:ascii="Times New Roman" w:hAnsi="Times New Roman" w:cs="Times New Roman"/>
          <w:color w:val="000000" w:themeColor="text1"/>
          <w:sz w:val="24"/>
          <w:szCs w:val="24"/>
          <w:lang w:val="en-US"/>
        </w:rPr>
        <w:t>to increase</w:t>
      </w:r>
      <w:r w:rsidR="00E00F57">
        <w:rPr>
          <w:rFonts w:ascii="Times New Roman" w:hAnsi="Times New Roman" w:cs="Times New Roman"/>
          <w:color w:val="000000" w:themeColor="text1"/>
          <w:sz w:val="24"/>
          <w:szCs w:val="24"/>
          <w:lang w:val="en-US"/>
        </w:rPr>
        <w:t xml:space="preserve"> </w:t>
      </w:r>
      <w:r w:rsidR="006F00A3">
        <w:rPr>
          <w:rFonts w:ascii="Times New Roman" w:hAnsi="Times New Roman" w:cs="Times New Roman"/>
          <w:color w:val="000000" w:themeColor="text1"/>
          <w:sz w:val="24"/>
          <w:szCs w:val="24"/>
          <w:lang w:val="en-US"/>
        </w:rPr>
        <w:t>over time</w:t>
      </w:r>
      <w:commentRangeEnd w:id="27"/>
      <w:r w:rsidR="00096EFA">
        <w:rPr>
          <w:rStyle w:val="CommentReference"/>
        </w:rPr>
        <w:commentReference w:id="27"/>
      </w:r>
      <w:commentRangeEnd w:id="28"/>
      <w:r w:rsidR="00BC5ECC">
        <w:rPr>
          <w:rStyle w:val="CommentReference"/>
        </w:rPr>
        <w:commentReference w:id="28"/>
      </w:r>
      <w:commentRangeEnd w:id="29"/>
      <w:r w:rsidR="008B6EEE">
        <w:rPr>
          <w:rStyle w:val="CommentReference"/>
        </w:rPr>
        <w:commentReference w:id="29"/>
      </w:r>
      <w:commentRangeEnd w:id="26"/>
      <w:r w:rsidR="007F1D58">
        <w:rPr>
          <w:rStyle w:val="CommentReference"/>
        </w:rPr>
        <w:commentReference w:id="26"/>
      </w:r>
      <w:r w:rsidR="004A6F0C">
        <w:rPr>
          <w:rFonts w:ascii="Times New Roman" w:hAnsi="Times New Roman" w:cs="Times New Roman"/>
          <w:color w:val="000000" w:themeColor="text1"/>
          <w:sz w:val="24"/>
          <w:szCs w:val="24"/>
          <w:lang w:val="en-US"/>
        </w:rPr>
        <w:t>,</w:t>
      </w:r>
      <w:r w:rsidR="008E671A">
        <w:rPr>
          <w:rFonts w:ascii="Times New Roman" w:hAnsi="Times New Roman" w:cs="Times New Roman"/>
          <w:color w:val="000000" w:themeColor="text1"/>
          <w:sz w:val="24"/>
          <w:szCs w:val="24"/>
          <w:lang w:val="en-US"/>
        </w:rPr>
        <w:t xml:space="preserve"> </w:t>
      </w:r>
      <w:r w:rsidR="00B402C4">
        <w:rPr>
          <w:rFonts w:ascii="Times New Roman" w:hAnsi="Times New Roman" w:cs="Times New Roman"/>
          <w:color w:val="000000" w:themeColor="text1"/>
          <w:sz w:val="24"/>
          <w:szCs w:val="24"/>
          <w:lang w:val="en-US"/>
        </w:rPr>
        <w:t xml:space="preserve">to </w:t>
      </w:r>
      <w:commentRangeStart w:id="30"/>
      <w:del w:id="31" w:author="Hofer, Heribert" w:date="2022-03-07T06:39:00Z">
        <w:r w:rsidR="00B402C4" w:rsidDel="00B142D6">
          <w:rPr>
            <w:rFonts w:ascii="Times New Roman" w:hAnsi="Times New Roman" w:cs="Times New Roman"/>
            <w:color w:val="000000" w:themeColor="text1"/>
            <w:sz w:val="24"/>
            <w:szCs w:val="24"/>
            <w:lang w:val="en-US"/>
          </w:rPr>
          <w:delText>more often</w:delText>
        </w:r>
        <w:r w:rsidR="008E671A" w:rsidDel="00B142D6">
          <w:rPr>
            <w:rFonts w:ascii="Times New Roman" w:hAnsi="Times New Roman" w:cs="Times New Roman"/>
            <w:color w:val="000000" w:themeColor="text1"/>
            <w:sz w:val="24"/>
            <w:szCs w:val="24"/>
            <w:lang w:val="en-US"/>
          </w:rPr>
          <w:delText xml:space="preserve"> </w:delText>
        </w:r>
      </w:del>
      <w:commentRangeEnd w:id="30"/>
      <w:r w:rsidR="00733AF7">
        <w:rPr>
          <w:rStyle w:val="CommentReference"/>
        </w:rPr>
        <w:commentReference w:id="30"/>
      </w:r>
      <w:r w:rsidR="006F00A3">
        <w:rPr>
          <w:rFonts w:ascii="Times New Roman" w:hAnsi="Times New Roman" w:cs="Times New Roman"/>
          <w:color w:val="000000" w:themeColor="text1"/>
          <w:sz w:val="24"/>
          <w:szCs w:val="24"/>
          <w:lang w:val="en-US"/>
        </w:rPr>
        <w:t xml:space="preserve">occur on </w:t>
      </w:r>
      <w:r w:rsidR="00370972">
        <w:rPr>
          <w:rFonts w:ascii="Times New Roman" w:hAnsi="Times New Roman" w:cs="Times New Roman"/>
          <w:color w:val="000000" w:themeColor="text1"/>
          <w:sz w:val="24"/>
          <w:szCs w:val="24"/>
          <w:lang w:val="en-US"/>
        </w:rPr>
        <w:t>main roads</w:t>
      </w:r>
      <w:ins w:id="32" w:author="Hofer, Heribert" w:date="2022-03-07T06:39:00Z">
        <w:r w:rsidR="00B142D6" w:rsidRPr="00B142D6">
          <w:rPr>
            <w:rFonts w:ascii="Times New Roman" w:hAnsi="Times New Roman" w:cs="Times New Roman"/>
            <w:color w:val="000000" w:themeColor="text1"/>
            <w:sz w:val="24"/>
            <w:szCs w:val="24"/>
            <w:lang w:val="en-US"/>
          </w:rPr>
          <w:t xml:space="preserve"> </w:t>
        </w:r>
        <w:r w:rsidR="00B142D6">
          <w:rPr>
            <w:rFonts w:ascii="Times New Roman" w:hAnsi="Times New Roman" w:cs="Times New Roman"/>
            <w:color w:val="000000" w:themeColor="text1"/>
            <w:sz w:val="24"/>
            <w:szCs w:val="24"/>
            <w:lang w:val="en-US"/>
          </w:rPr>
          <w:t>more often</w:t>
        </w:r>
      </w:ins>
      <w:r w:rsidR="00016F37">
        <w:rPr>
          <w:rFonts w:ascii="Times New Roman" w:hAnsi="Times New Roman" w:cs="Times New Roman"/>
          <w:color w:val="000000" w:themeColor="text1"/>
          <w:sz w:val="24"/>
          <w:szCs w:val="24"/>
          <w:lang w:val="en-US"/>
        </w:rPr>
        <w:t xml:space="preserve"> and to </w:t>
      </w:r>
      <w:del w:id="33" w:author="Hofer, Heribert" w:date="2022-03-07T06:39:00Z">
        <w:r w:rsidR="00B402C4" w:rsidDel="00B142D6">
          <w:rPr>
            <w:rFonts w:ascii="Times New Roman" w:hAnsi="Times New Roman" w:cs="Times New Roman"/>
            <w:color w:val="000000" w:themeColor="text1"/>
            <w:sz w:val="24"/>
            <w:szCs w:val="24"/>
            <w:lang w:val="en-US"/>
          </w:rPr>
          <w:delText xml:space="preserve">mostly </w:delText>
        </w:r>
      </w:del>
      <w:r w:rsidR="00B402C4">
        <w:rPr>
          <w:rFonts w:ascii="Times New Roman" w:hAnsi="Times New Roman" w:cs="Times New Roman"/>
          <w:color w:val="000000" w:themeColor="text1"/>
          <w:sz w:val="24"/>
          <w:szCs w:val="24"/>
          <w:lang w:val="en-US"/>
        </w:rPr>
        <w:t>involve</w:t>
      </w:r>
      <w:ins w:id="34" w:author="Hofer, Heribert" w:date="2022-03-07T06:39:00Z">
        <w:r w:rsidR="00B142D6" w:rsidRPr="00B142D6">
          <w:rPr>
            <w:rFonts w:ascii="Times New Roman" w:hAnsi="Times New Roman" w:cs="Times New Roman"/>
            <w:color w:val="000000" w:themeColor="text1"/>
            <w:sz w:val="24"/>
            <w:szCs w:val="24"/>
            <w:lang w:val="en-US"/>
          </w:rPr>
          <w:t xml:space="preserve"> </w:t>
        </w:r>
        <w:r w:rsidR="00B142D6">
          <w:rPr>
            <w:rFonts w:ascii="Times New Roman" w:hAnsi="Times New Roman" w:cs="Times New Roman"/>
            <w:color w:val="000000" w:themeColor="text1"/>
            <w:sz w:val="24"/>
            <w:szCs w:val="24"/>
            <w:lang w:val="en-US"/>
          </w:rPr>
          <w:t>mostly</w:t>
        </w:r>
      </w:ins>
      <w:r w:rsidR="00B402C4">
        <w:rPr>
          <w:rFonts w:ascii="Times New Roman" w:hAnsi="Times New Roman" w:cs="Times New Roman"/>
          <w:color w:val="000000" w:themeColor="text1"/>
          <w:sz w:val="24"/>
          <w:szCs w:val="24"/>
          <w:lang w:val="en-US"/>
        </w:rPr>
        <w:t xml:space="preserve"> adult females </w:t>
      </w:r>
      <w:r w:rsidR="0030120B">
        <w:rPr>
          <w:rFonts w:ascii="Times New Roman" w:hAnsi="Times New Roman" w:cs="Times New Roman"/>
          <w:color w:val="000000" w:themeColor="text1"/>
          <w:sz w:val="24"/>
          <w:szCs w:val="24"/>
          <w:lang w:val="en-US"/>
        </w:rPr>
        <w:t>who</w:t>
      </w:r>
      <w:r w:rsidR="00B402C4">
        <w:rPr>
          <w:rFonts w:ascii="Times New Roman" w:hAnsi="Times New Roman" w:cs="Times New Roman"/>
          <w:color w:val="000000" w:themeColor="text1"/>
          <w:sz w:val="24"/>
          <w:szCs w:val="24"/>
          <w:lang w:val="en-US"/>
        </w:rPr>
        <w:t xml:space="preserve"> regularly travel long-distances, particularly during lactation</w:t>
      </w:r>
      <w:r w:rsidR="008E671A">
        <w:rPr>
          <w:rFonts w:ascii="Times New Roman" w:hAnsi="Times New Roman" w:cs="Times New Roman"/>
          <w:color w:val="000000" w:themeColor="text1"/>
          <w:sz w:val="24"/>
          <w:szCs w:val="24"/>
          <w:lang w:val="en-US"/>
        </w:rPr>
        <w:t>.</w:t>
      </w:r>
      <w:r w:rsidR="00370972" w:rsidRPr="00850320">
        <w:rPr>
          <w:rFonts w:ascii="Times New Roman" w:hAnsi="Times New Roman" w:cs="Times New Roman"/>
          <w:color w:val="000000" w:themeColor="text1"/>
          <w:sz w:val="24"/>
          <w:szCs w:val="24"/>
          <w:lang w:val="en-US"/>
        </w:rPr>
        <w:t xml:space="preserve"> </w:t>
      </w:r>
      <w:del w:id="35" w:author="Hofer, Heribert" w:date="2022-03-07T06:39:00Z">
        <w:r w:rsidR="008E671A" w:rsidDel="00B142D6">
          <w:rPr>
            <w:rFonts w:ascii="Times New Roman" w:hAnsi="Times New Roman" w:cs="Times New Roman"/>
            <w:color w:val="000000" w:themeColor="text1"/>
            <w:sz w:val="24"/>
            <w:szCs w:val="24"/>
            <w:lang w:val="en-US"/>
          </w:rPr>
          <w:delText>The p</w:delText>
        </w:r>
      </w:del>
      <w:ins w:id="36" w:author="Hofer, Heribert" w:date="2022-03-07T06:39:00Z">
        <w:r w:rsidR="00B142D6">
          <w:rPr>
            <w:rFonts w:ascii="Times New Roman" w:hAnsi="Times New Roman" w:cs="Times New Roman"/>
            <w:color w:val="000000" w:themeColor="text1"/>
            <w:sz w:val="24"/>
            <w:szCs w:val="24"/>
            <w:lang w:val="en-US"/>
          </w:rPr>
          <w:t>P</w:t>
        </w:r>
      </w:ins>
      <w:r w:rsidR="008E671A">
        <w:rPr>
          <w:rFonts w:ascii="Times New Roman" w:hAnsi="Times New Roman" w:cs="Times New Roman"/>
          <w:color w:val="000000" w:themeColor="text1"/>
          <w:sz w:val="24"/>
          <w:szCs w:val="24"/>
          <w:lang w:val="en-US"/>
        </w:rPr>
        <w:t>attern</w:t>
      </w:r>
      <w:ins w:id="37" w:author="Hofer, Heribert" w:date="2022-03-07T06:39:00Z">
        <w:r w:rsidR="00B142D6">
          <w:rPr>
            <w:rFonts w:ascii="Times New Roman" w:hAnsi="Times New Roman" w:cs="Times New Roman"/>
            <w:color w:val="000000" w:themeColor="text1"/>
            <w:sz w:val="24"/>
            <w:szCs w:val="24"/>
            <w:lang w:val="en-US"/>
          </w:rPr>
          <w:t>s</w:t>
        </w:r>
      </w:ins>
      <w:r w:rsidR="008E671A">
        <w:rPr>
          <w:rFonts w:ascii="Times New Roman" w:hAnsi="Times New Roman" w:cs="Times New Roman"/>
          <w:color w:val="000000" w:themeColor="text1"/>
          <w:sz w:val="24"/>
          <w:szCs w:val="24"/>
          <w:lang w:val="en-US"/>
        </w:rPr>
        <w:t xml:space="preserve"> of </w:t>
      </w:r>
      <w:r w:rsidR="00E00F57">
        <w:rPr>
          <w:rFonts w:ascii="Times New Roman" w:hAnsi="Times New Roman" w:cs="Times New Roman"/>
          <w:color w:val="000000" w:themeColor="text1"/>
          <w:sz w:val="24"/>
          <w:szCs w:val="24"/>
          <w:lang w:val="en-US"/>
        </w:rPr>
        <w:t>roadkill</w:t>
      </w:r>
      <w:r w:rsidR="009B6B89">
        <w:rPr>
          <w:rFonts w:ascii="Times New Roman" w:hAnsi="Times New Roman" w:cs="Times New Roman"/>
          <w:color w:val="000000" w:themeColor="text1"/>
          <w:sz w:val="24"/>
          <w:szCs w:val="24"/>
          <w:lang w:val="en-US"/>
        </w:rPr>
        <w:t>s</w:t>
      </w:r>
      <w:r w:rsidR="008E671A">
        <w:rPr>
          <w:rFonts w:ascii="Times New Roman" w:hAnsi="Times New Roman" w:cs="Times New Roman"/>
          <w:color w:val="000000" w:themeColor="text1"/>
          <w:sz w:val="24"/>
          <w:szCs w:val="24"/>
          <w:lang w:val="en-US"/>
        </w:rPr>
        <w:t xml:space="preserve"> </w:t>
      </w:r>
      <w:del w:id="38" w:author="Hofer, Heribert" w:date="2022-03-07T06:39:00Z">
        <w:r w:rsidR="008E671A" w:rsidDel="00B142D6">
          <w:rPr>
            <w:rFonts w:ascii="Times New Roman" w:hAnsi="Times New Roman" w:cs="Times New Roman"/>
            <w:color w:val="000000" w:themeColor="text1"/>
            <w:sz w:val="24"/>
            <w:szCs w:val="24"/>
            <w:lang w:val="en-US"/>
          </w:rPr>
          <w:delText xml:space="preserve">was </w:delText>
        </w:r>
      </w:del>
      <w:ins w:id="39" w:author="Hofer, Heribert" w:date="2022-03-07T06:39:00Z">
        <w:r w:rsidR="00B142D6">
          <w:rPr>
            <w:rFonts w:ascii="Times New Roman" w:hAnsi="Times New Roman" w:cs="Times New Roman"/>
            <w:color w:val="000000" w:themeColor="text1"/>
            <w:sz w:val="24"/>
            <w:szCs w:val="24"/>
            <w:lang w:val="en-US"/>
          </w:rPr>
          <w:t xml:space="preserve">were </w:t>
        </w:r>
      </w:ins>
      <w:r w:rsidR="008E671A">
        <w:rPr>
          <w:rFonts w:ascii="Times New Roman" w:hAnsi="Times New Roman" w:cs="Times New Roman"/>
          <w:color w:val="000000" w:themeColor="text1"/>
          <w:sz w:val="24"/>
          <w:szCs w:val="24"/>
          <w:lang w:val="en-US"/>
        </w:rPr>
        <w:t>expected</w:t>
      </w:r>
      <w:r w:rsidR="002403E0">
        <w:rPr>
          <w:rFonts w:ascii="Times New Roman" w:hAnsi="Times New Roman" w:cs="Times New Roman"/>
          <w:color w:val="000000" w:themeColor="text1"/>
          <w:sz w:val="24"/>
          <w:szCs w:val="24"/>
          <w:lang w:val="en-US"/>
        </w:rPr>
        <w:t xml:space="preserve"> </w:t>
      </w:r>
      <w:r w:rsidR="009B6B89">
        <w:rPr>
          <w:rFonts w:ascii="Times New Roman" w:hAnsi="Times New Roman" w:cs="Times New Roman"/>
          <w:color w:val="000000" w:themeColor="text1"/>
          <w:sz w:val="24"/>
          <w:szCs w:val="24"/>
          <w:lang w:val="en-US"/>
        </w:rPr>
        <w:t>to reflect seasonal changes</w:t>
      </w:r>
      <w:r w:rsidR="00016F37">
        <w:rPr>
          <w:rFonts w:ascii="Times New Roman" w:hAnsi="Times New Roman" w:cs="Times New Roman"/>
          <w:color w:val="000000" w:themeColor="text1"/>
          <w:sz w:val="24"/>
          <w:szCs w:val="24"/>
          <w:lang w:val="en-US"/>
        </w:rPr>
        <w:t xml:space="preserve"> in</w:t>
      </w:r>
      <w:r w:rsidR="009B6B89">
        <w:rPr>
          <w:rFonts w:ascii="Times New Roman" w:hAnsi="Times New Roman" w:cs="Times New Roman"/>
          <w:color w:val="000000" w:themeColor="text1"/>
          <w:sz w:val="24"/>
          <w:szCs w:val="24"/>
          <w:lang w:val="en-US"/>
        </w:rPr>
        <w:t xml:space="preserve"> </w:t>
      </w:r>
      <w:r w:rsidR="00016F37">
        <w:rPr>
          <w:rFonts w:ascii="Times New Roman" w:hAnsi="Times New Roman" w:cs="Times New Roman"/>
          <w:color w:val="000000" w:themeColor="text1"/>
          <w:sz w:val="24"/>
          <w:szCs w:val="24"/>
          <w:lang w:val="en-US"/>
        </w:rPr>
        <w:t>the locations of</w:t>
      </w:r>
      <w:r w:rsidR="009B6B89">
        <w:rPr>
          <w:rFonts w:ascii="Times New Roman" w:hAnsi="Times New Roman" w:cs="Times New Roman"/>
          <w:color w:val="000000" w:themeColor="text1"/>
          <w:sz w:val="24"/>
          <w:szCs w:val="24"/>
          <w:lang w:val="en-US"/>
        </w:rPr>
        <w:t xml:space="preserve"> </w:t>
      </w:r>
      <w:r w:rsidR="00B402C4">
        <w:rPr>
          <w:rFonts w:ascii="Times New Roman" w:hAnsi="Times New Roman" w:cs="Times New Roman"/>
          <w:color w:val="000000" w:themeColor="text1"/>
          <w:sz w:val="24"/>
          <w:szCs w:val="24"/>
          <w:lang w:val="en-US"/>
        </w:rPr>
        <w:t>vast migratory ungulate herds</w:t>
      </w:r>
      <w:r w:rsidR="00016F37">
        <w:rPr>
          <w:rFonts w:ascii="Times New Roman" w:hAnsi="Times New Roman" w:cs="Times New Roman"/>
          <w:color w:val="000000" w:themeColor="text1"/>
          <w:sz w:val="24"/>
          <w:szCs w:val="24"/>
          <w:lang w:val="en-US"/>
        </w:rPr>
        <w:t>,</w:t>
      </w:r>
      <w:r w:rsidR="00B402C4">
        <w:rPr>
          <w:rFonts w:ascii="Times New Roman" w:hAnsi="Times New Roman" w:cs="Times New Roman"/>
          <w:color w:val="000000" w:themeColor="text1"/>
          <w:sz w:val="24"/>
          <w:szCs w:val="24"/>
          <w:lang w:val="en-US"/>
        </w:rPr>
        <w:t xml:space="preserve"> which are the </w:t>
      </w:r>
      <w:commentRangeStart w:id="40"/>
      <w:r w:rsidR="00B402C4">
        <w:rPr>
          <w:rFonts w:ascii="Times New Roman" w:hAnsi="Times New Roman" w:cs="Times New Roman"/>
          <w:color w:val="000000" w:themeColor="text1"/>
          <w:sz w:val="24"/>
          <w:szCs w:val="24"/>
          <w:lang w:val="en-US"/>
        </w:rPr>
        <w:t>main prey of</w:t>
      </w:r>
      <w:r w:rsidR="00503BA2">
        <w:rPr>
          <w:rFonts w:ascii="Times New Roman" w:hAnsi="Times New Roman" w:cs="Times New Roman"/>
          <w:color w:val="000000" w:themeColor="text1"/>
          <w:sz w:val="24"/>
          <w:szCs w:val="24"/>
          <w:lang w:val="en-US"/>
        </w:rPr>
        <w:t xml:space="preserve"> </w:t>
      </w:r>
      <w:r w:rsidR="00016F37">
        <w:rPr>
          <w:rFonts w:ascii="Times New Roman" w:hAnsi="Times New Roman" w:cs="Times New Roman"/>
          <w:color w:val="000000" w:themeColor="text1"/>
          <w:sz w:val="24"/>
          <w:szCs w:val="24"/>
          <w:lang w:val="en-US"/>
        </w:rPr>
        <w:t>hyena</w:t>
      </w:r>
      <w:ins w:id="41" w:author="Hofer, Heribert" w:date="2022-03-07T06:39:00Z">
        <w:r w:rsidR="00B142D6">
          <w:rPr>
            <w:rFonts w:ascii="Times New Roman" w:hAnsi="Times New Roman" w:cs="Times New Roman"/>
            <w:color w:val="000000" w:themeColor="text1"/>
            <w:sz w:val="24"/>
            <w:szCs w:val="24"/>
            <w:lang w:val="en-US"/>
          </w:rPr>
          <w:t>s</w:t>
        </w:r>
      </w:ins>
      <w:r w:rsidR="0067196B">
        <w:rPr>
          <w:rFonts w:ascii="Times New Roman" w:hAnsi="Times New Roman" w:cs="Times New Roman"/>
          <w:color w:val="000000" w:themeColor="text1"/>
          <w:sz w:val="24"/>
          <w:szCs w:val="24"/>
          <w:lang w:val="en-US"/>
        </w:rPr>
        <w:t xml:space="preserve">. </w:t>
      </w:r>
      <w:del w:id="42" w:author="Hofer, Heribert" w:date="2022-03-07T06:39:00Z">
        <w:r w:rsidR="0067196B" w:rsidDel="00B142D6">
          <w:rPr>
            <w:rFonts w:ascii="Times New Roman" w:hAnsi="Times New Roman" w:cs="Times New Roman"/>
            <w:color w:val="000000" w:themeColor="text1"/>
            <w:sz w:val="24"/>
            <w:szCs w:val="24"/>
            <w:lang w:val="en-US"/>
          </w:rPr>
          <w:delText>We found</w:delText>
        </w:r>
        <w:r w:rsidR="00EE6A50" w:rsidDel="00B142D6">
          <w:rPr>
            <w:rFonts w:ascii="Times New Roman" w:hAnsi="Times New Roman" w:cs="Times New Roman"/>
            <w:color w:val="000000" w:themeColor="text1"/>
            <w:sz w:val="24"/>
            <w:szCs w:val="24"/>
            <w:lang w:val="en-US"/>
          </w:rPr>
          <w:delText xml:space="preserve"> </w:delText>
        </w:r>
      </w:del>
      <w:commentRangeEnd w:id="40"/>
      <w:r w:rsidR="004E0321">
        <w:rPr>
          <w:rStyle w:val="CommentReference"/>
        </w:rPr>
        <w:commentReference w:id="40"/>
      </w:r>
      <w:del w:id="43" w:author="Hofer, Heribert" w:date="2022-03-07T06:39:00Z">
        <w:r w:rsidR="00EE6A50" w:rsidDel="00B142D6">
          <w:rPr>
            <w:rFonts w:ascii="Times New Roman" w:hAnsi="Times New Roman" w:cs="Times New Roman"/>
            <w:color w:val="000000" w:themeColor="text1"/>
            <w:sz w:val="24"/>
            <w:szCs w:val="24"/>
            <w:lang w:val="en-US"/>
          </w:rPr>
          <w:delText>that</w:delText>
        </w:r>
        <w:r w:rsidR="0067196B" w:rsidDel="00B142D6">
          <w:rPr>
            <w:rFonts w:ascii="Times New Roman" w:hAnsi="Times New Roman" w:cs="Times New Roman"/>
            <w:color w:val="000000" w:themeColor="text1"/>
            <w:sz w:val="24"/>
            <w:szCs w:val="24"/>
            <w:lang w:val="en-US"/>
          </w:rPr>
          <w:delText xml:space="preserve"> </w:delText>
        </w:r>
        <w:r w:rsidR="00D20D1A" w:rsidDel="00B142D6">
          <w:rPr>
            <w:rFonts w:ascii="Times New Roman" w:hAnsi="Times New Roman" w:cs="Times New Roman"/>
            <w:color w:val="000000" w:themeColor="text1"/>
            <w:sz w:val="24"/>
            <w:szCs w:val="24"/>
            <w:lang w:val="en-US"/>
          </w:rPr>
          <w:delText>r</w:delText>
        </w:r>
      </w:del>
      <w:ins w:id="44" w:author="Hofer, Heribert" w:date="2022-03-07T06:39:00Z">
        <w:del w:id="45" w:author="Sarah Benhaiem" w:date="2022-03-17T18:48:00Z">
          <w:r w:rsidR="00B142D6" w:rsidDel="00695E52">
            <w:rPr>
              <w:rFonts w:ascii="Times New Roman" w:hAnsi="Times New Roman" w:cs="Times New Roman"/>
              <w:color w:val="000000" w:themeColor="text1"/>
              <w:sz w:val="24"/>
              <w:szCs w:val="24"/>
              <w:lang w:val="en-US"/>
            </w:rPr>
            <w:delText>R</w:delText>
          </w:r>
        </w:del>
      </w:ins>
      <w:ins w:id="46" w:author="Sarah Benhaiem" w:date="2022-03-17T18:51:00Z">
        <w:r w:rsidR="00DE3ECD">
          <w:rPr>
            <w:rFonts w:ascii="Times New Roman" w:hAnsi="Times New Roman" w:cs="Times New Roman"/>
            <w:color w:val="000000" w:themeColor="text1"/>
            <w:sz w:val="24"/>
            <w:szCs w:val="24"/>
            <w:lang w:val="en-US"/>
          </w:rPr>
          <w:t>R</w:t>
        </w:r>
      </w:ins>
      <w:r w:rsidRPr="00850320">
        <w:rPr>
          <w:rFonts w:ascii="Times New Roman" w:hAnsi="Times New Roman" w:cs="Times New Roman"/>
          <w:color w:val="000000" w:themeColor="text1"/>
          <w:sz w:val="24"/>
          <w:szCs w:val="24"/>
          <w:lang w:val="en-US"/>
        </w:rPr>
        <w:t xml:space="preserve">oadkills </w:t>
      </w:r>
      <w:ins w:id="47" w:author="Sarah Benhaiem" w:date="2022-03-17T18:51:00Z">
        <w:r w:rsidR="00922A59">
          <w:rPr>
            <w:rFonts w:ascii="Times New Roman" w:hAnsi="Times New Roman" w:cs="Times New Roman"/>
            <w:color w:val="000000" w:themeColor="text1"/>
            <w:sz w:val="24"/>
            <w:szCs w:val="24"/>
            <w:lang w:val="en-US"/>
          </w:rPr>
          <w:t>(</w:t>
        </w:r>
        <w:commentRangeStart w:id="48"/>
        <w:r w:rsidR="00922A59">
          <w:rPr>
            <w:rFonts w:ascii="Times New Roman" w:hAnsi="Times New Roman" w:cs="Times New Roman"/>
            <w:color w:val="000000" w:themeColor="text1"/>
            <w:sz w:val="24"/>
            <w:szCs w:val="24"/>
            <w:lang w:val="en-US"/>
          </w:rPr>
          <w:t>n = 87</w:t>
        </w:r>
      </w:ins>
      <w:commentRangeEnd w:id="48"/>
      <w:ins w:id="49" w:author="Sarah Benhaiem" w:date="2022-03-17T18:54:00Z">
        <w:r w:rsidR="000D7FD6">
          <w:rPr>
            <w:rStyle w:val="CommentReference"/>
          </w:rPr>
          <w:commentReference w:id="48"/>
        </w:r>
      </w:ins>
      <w:ins w:id="50" w:author="Sarah Benhaiem" w:date="2022-03-17T18:51:00Z">
        <w:r w:rsidR="00922A59">
          <w:rPr>
            <w:rFonts w:ascii="Times New Roman" w:hAnsi="Times New Roman" w:cs="Times New Roman"/>
            <w:color w:val="000000" w:themeColor="text1"/>
            <w:sz w:val="24"/>
            <w:szCs w:val="24"/>
            <w:lang w:val="en-US"/>
          </w:rPr>
          <w:t xml:space="preserve">) </w:t>
        </w:r>
      </w:ins>
      <w:r w:rsidRPr="00850320">
        <w:rPr>
          <w:rFonts w:ascii="Times New Roman" w:hAnsi="Times New Roman" w:cs="Times New Roman"/>
          <w:color w:val="000000" w:themeColor="text1"/>
          <w:sz w:val="24"/>
          <w:szCs w:val="24"/>
          <w:lang w:val="en-US"/>
        </w:rPr>
        <w:t xml:space="preserve">were </w:t>
      </w:r>
      <w:ins w:id="51" w:author="Hofer, Heribert" w:date="2022-03-07T06:40:00Z">
        <w:r w:rsidR="00B142D6">
          <w:rPr>
            <w:rFonts w:ascii="Times New Roman" w:hAnsi="Times New Roman" w:cs="Times New Roman"/>
            <w:color w:val="000000" w:themeColor="text1"/>
            <w:sz w:val="24"/>
            <w:szCs w:val="24"/>
            <w:lang w:val="en-US"/>
          </w:rPr>
          <w:t xml:space="preserve">indeed </w:t>
        </w:r>
      </w:ins>
      <w:r w:rsidRPr="00850320">
        <w:rPr>
          <w:rFonts w:ascii="Times New Roman" w:hAnsi="Times New Roman" w:cs="Times New Roman"/>
          <w:color w:val="000000" w:themeColor="text1"/>
          <w:sz w:val="24"/>
          <w:szCs w:val="24"/>
          <w:lang w:val="en-US"/>
        </w:rPr>
        <w:t xml:space="preserve">more likely </w:t>
      </w:r>
      <w:r w:rsidR="00EE6A50">
        <w:rPr>
          <w:rFonts w:ascii="Times New Roman" w:hAnsi="Times New Roman" w:cs="Times New Roman"/>
          <w:color w:val="000000" w:themeColor="text1"/>
          <w:sz w:val="24"/>
          <w:szCs w:val="24"/>
          <w:lang w:val="en-US"/>
        </w:rPr>
        <w:t>on</w:t>
      </w:r>
      <w:r w:rsidRPr="00850320">
        <w:rPr>
          <w:rFonts w:ascii="Times New Roman" w:hAnsi="Times New Roman" w:cs="Times New Roman"/>
          <w:color w:val="000000" w:themeColor="text1"/>
          <w:sz w:val="24"/>
          <w:szCs w:val="24"/>
          <w:lang w:val="en-US"/>
        </w:rPr>
        <w:t xml:space="preserve"> main roads</w:t>
      </w:r>
      <w:ins w:id="52" w:author="Hofer, Heribert" w:date="2022-03-07T06:40:00Z">
        <w:r w:rsidR="00B142D6">
          <w:rPr>
            <w:rFonts w:ascii="Times New Roman" w:hAnsi="Times New Roman" w:cs="Times New Roman"/>
            <w:color w:val="000000" w:themeColor="text1"/>
            <w:sz w:val="24"/>
            <w:szCs w:val="24"/>
            <w:lang w:val="en-US"/>
          </w:rPr>
          <w:t>,</w:t>
        </w:r>
      </w:ins>
      <w:r w:rsidR="00016F37">
        <w:rPr>
          <w:rFonts w:ascii="Times New Roman" w:hAnsi="Times New Roman" w:cs="Times New Roman"/>
          <w:color w:val="000000" w:themeColor="text1"/>
          <w:sz w:val="24"/>
          <w:szCs w:val="24"/>
          <w:lang w:val="en-US"/>
        </w:rPr>
        <w:t xml:space="preserve"> </w:t>
      </w:r>
      <w:r w:rsidR="00B402C4">
        <w:rPr>
          <w:rFonts w:ascii="Times New Roman" w:hAnsi="Times New Roman" w:cs="Times New Roman"/>
          <w:color w:val="000000" w:themeColor="text1"/>
          <w:sz w:val="24"/>
          <w:szCs w:val="24"/>
          <w:lang w:val="en-US"/>
        </w:rPr>
        <w:t>which are</w:t>
      </w:r>
      <w:r w:rsidR="00016F37">
        <w:rPr>
          <w:rFonts w:ascii="Times New Roman" w:hAnsi="Times New Roman" w:cs="Times New Roman"/>
          <w:color w:val="000000" w:themeColor="text1"/>
          <w:sz w:val="24"/>
          <w:szCs w:val="24"/>
          <w:lang w:val="en-US"/>
        </w:rPr>
        <w:t xml:space="preserve"> ‘commuting’ </w:t>
      </w:r>
      <w:r w:rsidR="00E00F57">
        <w:rPr>
          <w:rFonts w:ascii="Times New Roman" w:hAnsi="Times New Roman" w:cs="Times New Roman"/>
          <w:color w:val="000000" w:themeColor="text1"/>
          <w:sz w:val="24"/>
          <w:szCs w:val="24"/>
          <w:lang w:val="en-US"/>
        </w:rPr>
        <w:t>routes</w:t>
      </w:r>
      <w:r w:rsidR="00016F37">
        <w:rPr>
          <w:rFonts w:ascii="Times New Roman" w:hAnsi="Times New Roman" w:cs="Times New Roman"/>
          <w:color w:val="000000" w:themeColor="text1"/>
          <w:sz w:val="24"/>
          <w:szCs w:val="24"/>
          <w:lang w:val="en-US"/>
        </w:rPr>
        <w:t xml:space="preserve"> for hyenas to </w:t>
      </w:r>
      <w:r w:rsidR="00B402C4">
        <w:rPr>
          <w:rFonts w:ascii="Times New Roman" w:hAnsi="Times New Roman" w:cs="Times New Roman"/>
          <w:color w:val="000000" w:themeColor="text1"/>
          <w:sz w:val="24"/>
          <w:szCs w:val="24"/>
          <w:lang w:val="en-US"/>
        </w:rPr>
        <w:t xml:space="preserve">both </w:t>
      </w:r>
      <w:r w:rsidR="00016F37">
        <w:rPr>
          <w:rFonts w:ascii="Times New Roman" w:hAnsi="Times New Roman" w:cs="Times New Roman"/>
          <w:color w:val="000000" w:themeColor="text1"/>
          <w:sz w:val="24"/>
          <w:szCs w:val="24"/>
          <w:lang w:val="en-US"/>
        </w:rPr>
        <w:t>distant foraging areas and local anthropogenic food sources</w:t>
      </w:r>
      <w:ins w:id="53" w:author="Hofer, Heribert" w:date="2022-03-07T06:40:00Z">
        <w:r w:rsidR="00B142D6">
          <w:rPr>
            <w:rFonts w:ascii="Times New Roman" w:hAnsi="Times New Roman" w:cs="Times New Roman"/>
            <w:color w:val="000000" w:themeColor="text1"/>
            <w:sz w:val="24"/>
            <w:szCs w:val="24"/>
            <w:lang w:val="en-US"/>
          </w:rPr>
          <w:t>,</w:t>
        </w:r>
      </w:ins>
      <w:r w:rsidR="00A66B84">
        <w:rPr>
          <w:rFonts w:ascii="Times New Roman" w:hAnsi="Times New Roman" w:cs="Times New Roman"/>
          <w:color w:val="000000" w:themeColor="text1"/>
          <w:sz w:val="24"/>
          <w:szCs w:val="24"/>
          <w:lang w:val="en-US"/>
        </w:rPr>
        <w:t xml:space="preserve"> and where traffic </w:t>
      </w:r>
      <w:ins w:id="54" w:author="East, Marion" w:date="2022-03-10T16:39:00Z">
        <w:r w:rsidR="00162F30">
          <w:rPr>
            <w:rFonts w:ascii="Times New Roman" w:hAnsi="Times New Roman" w:cs="Times New Roman"/>
            <w:color w:val="000000" w:themeColor="text1"/>
            <w:sz w:val="24"/>
            <w:szCs w:val="24"/>
            <w:lang w:val="en-US"/>
          </w:rPr>
          <w:t>was</w:t>
        </w:r>
      </w:ins>
      <w:del w:id="55" w:author="East, Marion" w:date="2022-03-10T16:39:00Z">
        <w:r w:rsidR="00A66B84" w:rsidDel="00162F30">
          <w:rPr>
            <w:rFonts w:ascii="Times New Roman" w:hAnsi="Times New Roman" w:cs="Times New Roman"/>
            <w:color w:val="000000" w:themeColor="text1"/>
            <w:sz w:val="24"/>
            <w:szCs w:val="24"/>
            <w:lang w:val="en-US"/>
          </w:rPr>
          <w:delText>is</w:delText>
        </w:r>
      </w:del>
      <w:r w:rsidR="00A66B84">
        <w:rPr>
          <w:rFonts w:ascii="Times New Roman" w:hAnsi="Times New Roman" w:cs="Times New Roman"/>
          <w:color w:val="000000" w:themeColor="text1"/>
          <w:sz w:val="24"/>
          <w:szCs w:val="24"/>
          <w:lang w:val="en-US"/>
        </w:rPr>
        <w:t xml:space="preserve"> highest</w:t>
      </w:r>
      <w:r w:rsidR="00D20D1A">
        <w:rPr>
          <w:rFonts w:ascii="Times New Roman" w:hAnsi="Times New Roman" w:cs="Times New Roman"/>
          <w:color w:val="000000" w:themeColor="text1"/>
          <w:sz w:val="24"/>
          <w:szCs w:val="24"/>
          <w:lang w:val="en-US"/>
        </w:rPr>
        <w:t xml:space="preserve">. </w:t>
      </w:r>
      <w:r w:rsidRPr="00850320">
        <w:rPr>
          <w:rFonts w:ascii="Times New Roman" w:hAnsi="Times New Roman" w:cs="Times New Roman"/>
          <w:color w:val="000000" w:themeColor="text1"/>
          <w:sz w:val="24"/>
          <w:szCs w:val="24"/>
          <w:lang w:val="en-US"/>
        </w:rPr>
        <w:t xml:space="preserve">Adult females, particularly high-ranking ones, suffered the highest </w:t>
      </w:r>
      <w:commentRangeStart w:id="56"/>
      <w:r w:rsidRPr="00850320">
        <w:rPr>
          <w:rFonts w:ascii="Times New Roman" w:hAnsi="Times New Roman" w:cs="Times New Roman"/>
          <w:color w:val="000000" w:themeColor="text1"/>
          <w:sz w:val="24"/>
          <w:szCs w:val="24"/>
          <w:lang w:val="en-US"/>
        </w:rPr>
        <w:t>levels of road mortality</w:t>
      </w:r>
      <w:commentRangeEnd w:id="56"/>
      <w:r w:rsidR="004E0321">
        <w:rPr>
          <w:rStyle w:val="CommentReference"/>
        </w:rPr>
        <w:commentReference w:id="56"/>
      </w:r>
      <w:r w:rsidRPr="00850320">
        <w:rPr>
          <w:rFonts w:ascii="Times New Roman" w:hAnsi="Times New Roman" w:cs="Times New Roman"/>
          <w:color w:val="000000" w:themeColor="text1"/>
          <w:sz w:val="24"/>
          <w:szCs w:val="24"/>
          <w:lang w:val="en-US"/>
        </w:rPr>
        <w:t xml:space="preserve">. Our results </w:t>
      </w:r>
      <w:del w:id="57" w:author="Sarah Benhaiem" w:date="2022-03-17T18:51:00Z">
        <w:r w:rsidR="007A2B37" w:rsidDel="004A6842">
          <w:rPr>
            <w:rFonts w:ascii="Times New Roman" w:hAnsi="Times New Roman" w:cs="Times New Roman"/>
            <w:color w:val="000000" w:themeColor="text1"/>
            <w:sz w:val="24"/>
            <w:szCs w:val="24"/>
            <w:lang w:val="en-US"/>
          </w:rPr>
          <w:delText xml:space="preserve">highlight </w:delText>
        </w:r>
      </w:del>
      <w:ins w:id="58" w:author="Sarah Benhaiem" w:date="2022-03-17T18:51:00Z">
        <w:r w:rsidR="004A6842">
          <w:rPr>
            <w:rFonts w:ascii="Times New Roman" w:hAnsi="Times New Roman" w:cs="Times New Roman"/>
            <w:color w:val="000000" w:themeColor="text1"/>
            <w:sz w:val="24"/>
            <w:szCs w:val="24"/>
            <w:lang w:val="en-US"/>
          </w:rPr>
          <w:t xml:space="preserve">reveal </w:t>
        </w:r>
      </w:ins>
      <w:r w:rsidR="007A2B37">
        <w:rPr>
          <w:rFonts w:ascii="Times New Roman" w:hAnsi="Times New Roman" w:cs="Times New Roman"/>
          <w:color w:val="000000" w:themeColor="text1"/>
          <w:sz w:val="24"/>
          <w:szCs w:val="24"/>
          <w:lang w:val="en-US"/>
        </w:rPr>
        <w:t>the</w:t>
      </w:r>
      <w:r w:rsidR="00A131A5">
        <w:rPr>
          <w:rFonts w:ascii="Times New Roman" w:hAnsi="Times New Roman" w:cs="Times New Roman"/>
          <w:color w:val="000000" w:themeColor="text1"/>
          <w:sz w:val="24"/>
          <w:szCs w:val="24"/>
          <w:lang w:val="en-US"/>
        </w:rPr>
        <w:t xml:space="preserve"> </w:t>
      </w:r>
      <w:r w:rsidR="007A2B37">
        <w:rPr>
          <w:rFonts w:ascii="Times New Roman" w:hAnsi="Times New Roman" w:cs="Times New Roman"/>
          <w:color w:val="000000" w:themeColor="text1"/>
          <w:sz w:val="24"/>
          <w:szCs w:val="24"/>
          <w:lang w:val="en-US"/>
        </w:rPr>
        <w:t xml:space="preserve">threat </w:t>
      </w:r>
      <w:r w:rsidR="009F16A5">
        <w:rPr>
          <w:rFonts w:ascii="Times New Roman" w:hAnsi="Times New Roman" w:cs="Times New Roman"/>
          <w:color w:val="000000" w:themeColor="text1"/>
          <w:sz w:val="24"/>
          <w:szCs w:val="24"/>
          <w:lang w:val="en-US"/>
        </w:rPr>
        <w:t xml:space="preserve">posed by </w:t>
      </w:r>
      <w:r w:rsidR="003A035B">
        <w:rPr>
          <w:rFonts w:ascii="Times New Roman" w:hAnsi="Times New Roman" w:cs="Times New Roman"/>
          <w:color w:val="000000" w:themeColor="text1"/>
          <w:sz w:val="24"/>
          <w:szCs w:val="24"/>
          <w:lang w:val="en-US"/>
        </w:rPr>
        <w:t>traffic</w:t>
      </w:r>
      <w:r w:rsidR="009F16A5">
        <w:rPr>
          <w:rFonts w:ascii="Times New Roman" w:hAnsi="Times New Roman" w:cs="Times New Roman"/>
          <w:color w:val="000000" w:themeColor="text1"/>
          <w:sz w:val="24"/>
          <w:szCs w:val="24"/>
          <w:lang w:val="en-US"/>
        </w:rPr>
        <w:t xml:space="preserve"> to wildlife</w:t>
      </w:r>
      <w:r w:rsidR="00B402C4">
        <w:rPr>
          <w:rFonts w:ascii="Times New Roman" w:hAnsi="Times New Roman" w:cs="Times New Roman"/>
          <w:color w:val="000000" w:themeColor="text1"/>
          <w:sz w:val="24"/>
          <w:szCs w:val="24"/>
          <w:lang w:val="en-US"/>
        </w:rPr>
        <w:t xml:space="preserve"> in protected areas</w:t>
      </w:r>
      <w:r w:rsidR="003A035B">
        <w:rPr>
          <w:rFonts w:ascii="Times New Roman" w:hAnsi="Times New Roman" w:cs="Times New Roman"/>
          <w:color w:val="000000" w:themeColor="text1"/>
          <w:sz w:val="24"/>
          <w:szCs w:val="24"/>
          <w:lang w:val="en-US"/>
        </w:rPr>
        <w:t xml:space="preserve"> </w:t>
      </w:r>
      <w:r w:rsidR="00B402C4">
        <w:rPr>
          <w:rFonts w:ascii="Times New Roman" w:hAnsi="Times New Roman" w:cs="Times New Roman"/>
          <w:color w:val="000000" w:themeColor="text1"/>
          <w:sz w:val="24"/>
          <w:szCs w:val="24"/>
          <w:lang w:val="en-US"/>
        </w:rPr>
        <w:t>and</w:t>
      </w:r>
      <w:r w:rsidR="00A131A5">
        <w:rPr>
          <w:rFonts w:ascii="Times New Roman" w:hAnsi="Times New Roman" w:cs="Times New Roman"/>
          <w:color w:val="000000" w:themeColor="text1"/>
          <w:sz w:val="24"/>
          <w:szCs w:val="24"/>
          <w:lang w:val="en-US"/>
        </w:rPr>
        <w:t xml:space="preserve"> the importance</w:t>
      </w:r>
      <w:r w:rsidR="00B402C4">
        <w:rPr>
          <w:rFonts w:ascii="Times New Roman" w:hAnsi="Times New Roman" w:cs="Times New Roman"/>
          <w:color w:val="000000" w:themeColor="text1"/>
          <w:sz w:val="24"/>
          <w:szCs w:val="24"/>
          <w:lang w:val="en-US"/>
        </w:rPr>
        <w:t xml:space="preserve"> of</w:t>
      </w:r>
      <w:r w:rsidR="00A131A5">
        <w:rPr>
          <w:rFonts w:ascii="Times New Roman" w:hAnsi="Times New Roman" w:cs="Times New Roman"/>
          <w:color w:val="000000" w:themeColor="text1"/>
          <w:sz w:val="24"/>
          <w:szCs w:val="24"/>
          <w:lang w:val="en-US"/>
        </w:rPr>
        <w:t xml:space="preserve"> </w:t>
      </w:r>
      <w:r w:rsidR="00EF7A98">
        <w:rPr>
          <w:rFonts w:ascii="Times New Roman" w:hAnsi="Times New Roman" w:cs="Times New Roman"/>
          <w:color w:val="000000" w:themeColor="text1"/>
          <w:sz w:val="24"/>
          <w:szCs w:val="24"/>
          <w:lang w:val="en-US"/>
        </w:rPr>
        <w:t>mitigation measures such as</w:t>
      </w:r>
      <w:ins w:id="59" w:author="Sarah Benhaiem" w:date="2022-03-17T18:52:00Z">
        <w:r w:rsidR="0044419A">
          <w:rPr>
            <w:rFonts w:ascii="Times New Roman" w:hAnsi="Times New Roman" w:cs="Times New Roman"/>
            <w:color w:val="000000" w:themeColor="text1"/>
            <w:sz w:val="24"/>
            <w:szCs w:val="24"/>
            <w:lang w:val="en-US"/>
          </w:rPr>
          <w:t xml:space="preserve"> </w:t>
        </w:r>
      </w:ins>
      <w:ins w:id="60" w:author="Sarah Benhaiem" w:date="2022-03-17T18:53:00Z">
        <w:r w:rsidR="00B0362B">
          <w:rPr>
            <w:rFonts w:ascii="Times New Roman" w:hAnsi="Times New Roman" w:cs="Times New Roman"/>
            <w:color w:val="000000" w:themeColor="text1"/>
            <w:sz w:val="24"/>
            <w:szCs w:val="24"/>
            <w:lang w:val="en-US"/>
          </w:rPr>
          <w:t xml:space="preserve">the </w:t>
        </w:r>
      </w:ins>
      <w:del w:id="61" w:author="Sarah Benhaiem" w:date="2022-03-17T18:53:00Z">
        <w:r w:rsidR="00FB5773" w:rsidDel="00B0362B">
          <w:rPr>
            <w:rFonts w:ascii="Times New Roman" w:hAnsi="Times New Roman" w:cs="Times New Roman"/>
            <w:color w:val="000000" w:themeColor="text1"/>
            <w:sz w:val="24"/>
            <w:szCs w:val="24"/>
            <w:lang w:val="en-US"/>
          </w:rPr>
          <w:delText xml:space="preserve"> </w:delText>
        </w:r>
        <w:r w:rsidR="00EF7A98" w:rsidDel="00B0362B">
          <w:rPr>
            <w:rFonts w:ascii="Times New Roman" w:hAnsi="Times New Roman" w:cs="Times New Roman"/>
            <w:color w:val="000000" w:themeColor="text1"/>
            <w:sz w:val="24"/>
            <w:szCs w:val="24"/>
            <w:lang w:val="en-US"/>
          </w:rPr>
          <w:delText>speed limits</w:delText>
        </w:r>
      </w:del>
      <w:ins w:id="62" w:author="Sarah Benhaiem" w:date="2022-03-17T18:53:00Z">
        <w:r w:rsidR="00B0362B">
          <w:rPr>
            <w:rFonts w:ascii="Times New Roman" w:hAnsi="Times New Roman" w:cs="Times New Roman"/>
            <w:bCs/>
            <w:sz w:val="24"/>
            <w:szCs w:val="24"/>
            <w:lang w:val="en-US"/>
          </w:rPr>
          <w:t>enforcement of existing regulations on night driving and speed limits</w:t>
        </w:r>
      </w:ins>
      <w:ins w:id="63" w:author="Aima P" w:date="2022-03-22T13:37:00Z">
        <w:r w:rsidR="004E0321">
          <w:rPr>
            <w:rFonts w:ascii="Times New Roman" w:hAnsi="Times New Roman" w:cs="Times New Roman"/>
            <w:bCs/>
            <w:sz w:val="24"/>
            <w:szCs w:val="24"/>
            <w:lang w:val="en-US"/>
          </w:rPr>
          <w:t xml:space="preserve">, especially during the seasons </w:t>
        </w:r>
      </w:ins>
      <w:ins w:id="64" w:author="Aima P" w:date="2022-03-22T13:38:00Z">
        <w:r w:rsidR="004E0321">
          <w:rPr>
            <w:rFonts w:ascii="Times New Roman" w:hAnsi="Times New Roman" w:cs="Times New Roman"/>
            <w:bCs/>
            <w:sz w:val="24"/>
            <w:szCs w:val="24"/>
            <w:lang w:val="en-US"/>
          </w:rPr>
          <w:t>that the prey herds are present (or something like thatS)</w:t>
        </w:r>
      </w:ins>
      <w:del w:id="65" w:author="Sarah Benhaiem" w:date="2022-03-17T18:53:00Z">
        <w:r w:rsidR="00EF7A98" w:rsidDel="00B0362B">
          <w:rPr>
            <w:rFonts w:ascii="Times New Roman" w:hAnsi="Times New Roman" w:cs="Times New Roman"/>
            <w:color w:val="000000" w:themeColor="text1"/>
            <w:sz w:val="24"/>
            <w:szCs w:val="24"/>
            <w:lang w:val="en-US"/>
          </w:rPr>
          <w:delText xml:space="preserve"> and </w:delText>
        </w:r>
        <w:r w:rsidR="00B402C4" w:rsidDel="00B0362B">
          <w:rPr>
            <w:rFonts w:ascii="Times New Roman" w:hAnsi="Times New Roman" w:cs="Times New Roman"/>
            <w:color w:val="000000" w:themeColor="text1"/>
            <w:sz w:val="24"/>
            <w:szCs w:val="24"/>
            <w:lang w:val="en-US"/>
          </w:rPr>
          <w:delText>restricted</w:delText>
        </w:r>
        <w:r w:rsidR="00EF7A98" w:rsidDel="00B0362B">
          <w:rPr>
            <w:rFonts w:ascii="Times New Roman" w:hAnsi="Times New Roman" w:cs="Times New Roman"/>
            <w:color w:val="000000" w:themeColor="text1"/>
            <w:sz w:val="24"/>
            <w:szCs w:val="24"/>
            <w:lang w:val="en-US"/>
          </w:rPr>
          <w:delText xml:space="preserve"> night</w:delText>
        </w:r>
        <w:r w:rsidR="00A131A5" w:rsidDel="00B0362B">
          <w:rPr>
            <w:rFonts w:ascii="Times New Roman" w:hAnsi="Times New Roman" w:cs="Times New Roman"/>
            <w:color w:val="000000" w:themeColor="text1"/>
            <w:sz w:val="24"/>
            <w:szCs w:val="24"/>
            <w:lang w:val="en-US"/>
          </w:rPr>
          <w:delText xml:space="preserve"> driving</w:delText>
        </w:r>
        <w:r w:rsidR="00FB5773" w:rsidDel="00B0362B">
          <w:rPr>
            <w:rFonts w:ascii="Times New Roman" w:hAnsi="Times New Roman" w:cs="Times New Roman"/>
            <w:color w:val="000000" w:themeColor="text1"/>
            <w:sz w:val="24"/>
            <w:szCs w:val="24"/>
            <w:lang w:val="en-US"/>
          </w:rPr>
          <w:delText xml:space="preserve"> </w:delText>
        </w:r>
        <w:r w:rsidR="009A5D98" w:rsidDel="00B0362B">
          <w:rPr>
            <w:rFonts w:ascii="Times New Roman" w:hAnsi="Times New Roman" w:cs="Times New Roman"/>
            <w:color w:val="000000" w:themeColor="text1"/>
            <w:sz w:val="24"/>
            <w:szCs w:val="24"/>
            <w:lang w:val="en-US"/>
          </w:rPr>
          <w:delText>to limit roadkills of nocturnal species</w:delText>
        </w:r>
      </w:del>
      <w:r w:rsidR="009A5D98">
        <w:rPr>
          <w:rFonts w:ascii="Times New Roman" w:hAnsi="Times New Roman" w:cs="Times New Roman"/>
          <w:color w:val="000000" w:themeColor="text1"/>
          <w:sz w:val="24"/>
          <w:szCs w:val="24"/>
          <w:lang w:val="en-US"/>
        </w:rPr>
        <w:t>.</w:t>
      </w:r>
    </w:p>
    <w:p w14:paraId="444FD5EA" w14:textId="56D4D2DA" w:rsidR="00C76FC7" w:rsidRPr="002A3B9A" w:rsidRDefault="00EE2A36" w:rsidP="002A3B9A">
      <w:pPr>
        <w:spacing w:line="600" w:lineRule="auto"/>
        <w:rPr>
          <w:rFonts w:ascii="Times New Roman" w:hAnsi="Times New Roman" w:cs="Times New Roman"/>
          <w:color w:val="000000" w:themeColor="text1"/>
          <w:sz w:val="24"/>
          <w:szCs w:val="24"/>
          <w:lang w:val="en-US"/>
        </w:rPr>
      </w:pPr>
      <w:commentRangeStart w:id="66"/>
      <w:commentRangeStart w:id="67"/>
      <w:r w:rsidRPr="00850320">
        <w:rPr>
          <w:rFonts w:ascii="Times New Roman" w:hAnsi="Times New Roman" w:cs="Times New Roman"/>
          <w:b/>
          <w:sz w:val="24"/>
          <w:szCs w:val="24"/>
          <w:lang w:val="en-US"/>
        </w:rPr>
        <w:t>KEYWORDS</w:t>
      </w:r>
      <w:commentRangeEnd w:id="66"/>
      <w:r w:rsidR="004502A7">
        <w:rPr>
          <w:rStyle w:val="CommentReference"/>
        </w:rPr>
        <w:commentReference w:id="66"/>
      </w:r>
      <w:commentRangeEnd w:id="67"/>
      <w:r w:rsidR="002A73C3">
        <w:rPr>
          <w:rStyle w:val="CommentReference"/>
        </w:rPr>
        <w:commentReference w:id="67"/>
      </w:r>
    </w:p>
    <w:p w14:paraId="32AAE76D" w14:textId="47EFA41E" w:rsidR="00EE2A36" w:rsidRPr="00850320" w:rsidRDefault="002A3B9A" w:rsidP="00EE2A36">
      <w:pPr>
        <w:spacing w:line="600" w:lineRule="auto"/>
        <w:rPr>
          <w:rFonts w:ascii="Times New Roman" w:hAnsi="Times New Roman" w:cs="Times New Roman"/>
          <w:color w:val="000000" w:themeColor="text1"/>
          <w:sz w:val="24"/>
          <w:szCs w:val="24"/>
          <w:lang w:val="en-US"/>
        </w:rPr>
      </w:pPr>
      <w:r>
        <w:rPr>
          <w:rFonts w:ascii="Times New Roman" w:hAnsi="Times New Roman" w:cs="Times New Roman"/>
          <w:sz w:val="24"/>
          <w:szCs w:val="24"/>
          <w:lang w:val="en-US"/>
        </w:rPr>
        <w:t>roadkills,</w:t>
      </w:r>
      <w:r w:rsidR="00EE2A36" w:rsidRPr="00850320">
        <w:rPr>
          <w:rFonts w:ascii="Times New Roman" w:hAnsi="Times New Roman" w:cs="Times New Roman"/>
          <w:sz w:val="24"/>
          <w:szCs w:val="24"/>
          <w:lang w:val="en-US"/>
        </w:rPr>
        <w:t xml:space="preserve"> road ecology; protected areas; human-wildlife conflicts; </w:t>
      </w:r>
      <w:r w:rsidR="00EE2A36" w:rsidRPr="00850320">
        <w:rPr>
          <w:rFonts w:ascii="Times New Roman" w:hAnsi="Times New Roman" w:cs="Times New Roman"/>
          <w:i/>
          <w:iCs/>
          <w:sz w:val="24"/>
          <w:szCs w:val="24"/>
          <w:lang w:val="en-US"/>
        </w:rPr>
        <w:t xml:space="preserve">Crocuta </w:t>
      </w:r>
      <w:r w:rsidR="004714FF" w:rsidRPr="00850320">
        <w:rPr>
          <w:rFonts w:ascii="Times New Roman" w:hAnsi="Times New Roman" w:cs="Times New Roman"/>
          <w:i/>
          <w:iCs/>
          <w:sz w:val="24"/>
          <w:szCs w:val="24"/>
          <w:lang w:val="en-US"/>
        </w:rPr>
        <w:t>c</w:t>
      </w:r>
      <w:r w:rsidR="00EE2A36" w:rsidRPr="00850320">
        <w:rPr>
          <w:rFonts w:ascii="Times New Roman" w:hAnsi="Times New Roman" w:cs="Times New Roman"/>
          <w:i/>
          <w:iCs/>
          <w:sz w:val="24"/>
          <w:szCs w:val="24"/>
          <w:lang w:val="en-US"/>
        </w:rPr>
        <w:t>rocuta</w:t>
      </w:r>
      <w:r w:rsidR="00EE2A36" w:rsidRPr="00850320">
        <w:rPr>
          <w:rFonts w:ascii="Times New Roman" w:hAnsi="Times New Roman" w:cs="Times New Roman"/>
          <w:sz w:val="24"/>
          <w:szCs w:val="24"/>
          <w:lang w:val="en-US"/>
        </w:rPr>
        <w:t>; large carnivore; predator-prey relationships</w:t>
      </w:r>
      <w:ins w:id="68" w:author="Aima P" w:date="2022-03-22T13:39:00Z">
        <w:r w:rsidR="002A73C3">
          <w:rPr>
            <w:rFonts w:ascii="Times New Roman" w:hAnsi="Times New Roman" w:cs="Times New Roman"/>
            <w:sz w:val="24"/>
            <w:szCs w:val="24"/>
            <w:lang w:val="en-US"/>
          </w:rPr>
          <w:t>; carnivore ecology, wildlife conservation</w:t>
        </w:r>
      </w:ins>
    </w:p>
    <w:p w14:paraId="617CFF76" w14:textId="1D24E8A1" w:rsidR="00EE2A36" w:rsidRPr="00850320" w:rsidRDefault="00EE2A36" w:rsidP="004714FF">
      <w:pPr>
        <w:spacing w:after="0" w:line="600" w:lineRule="auto"/>
        <w:rPr>
          <w:rFonts w:ascii="Times New Roman" w:hAnsi="Times New Roman" w:cs="Times New Roman"/>
          <w:sz w:val="24"/>
          <w:szCs w:val="24"/>
          <w:lang w:val="en-US"/>
        </w:rPr>
      </w:pPr>
      <w:r w:rsidRPr="00850320">
        <w:rPr>
          <w:rFonts w:ascii="Times New Roman" w:hAnsi="Times New Roman" w:cs="Times New Roman"/>
          <w:b/>
          <w:bCs/>
          <w:color w:val="1C1D1E"/>
          <w:sz w:val="24"/>
          <w:szCs w:val="24"/>
          <w:shd w:val="clear" w:color="auto" w:fill="FFFFFF"/>
          <w:lang w:val="en-US"/>
        </w:rPr>
        <w:t>ARTICLE IMPACT STATEMENT</w:t>
      </w:r>
    </w:p>
    <w:p w14:paraId="5E3B7B0A" w14:textId="2D28AB63" w:rsidR="00EF5256" w:rsidRPr="00850320" w:rsidRDefault="00EF5256" w:rsidP="00B25E4D">
      <w:pPr>
        <w:overflowPunct w:val="0"/>
        <w:spacing w:line="600" w:lineRule="auto"/>
        <w:rPr>
          <w:rFonts w:ascii="Times New Roman" w:hAnsi="Times New Roman" w:cs="Times New Roman"/>
          <w:sz w:val="24"/>
          <w:szCs w:val="24"/>
          <w:lang w:val="en-US"/>
        </w:rPr>
      </w:pPr>
      <w:r w:rsidRPr="00850320">
        <w:rPr>
          <w:rFonts w:ascii="Times New Roman" w:hAnsi="Times New Roman" w:cs="Times New Roman"/>
          <w:sz w:val="24"/>
          <w:szCs w:val="24"/>
          <w:lang w:val="en-US"/>
        </w:rPr>
        <w:lastRenderedPageBreak/>
        <w:t xml:space="preserve">Three decades of </w:t>
      </w:r>
      <w:r w:rsidR="00074B46" w:rsidRPr="00850320">
        <w:rPr>
          <w:rFonts w:ascii="Times New Roman" w:hAnsi="Times New Roman" w:cs="Times New Roman"/>
          <w:sz w:val="24"/>
          <w:szCs w:val="24"/>
          <w:lang w:val="en-US"/>
        </w:rPr>
        <w:t xml:space="preserve">Serengeti </w:t>
      </w:r>
      <w:r w:rsidRPr="00850320">
        <w:rPr>
          <w:rFonts w:ascii="Times New Roman" w:hAnsi="Times New Roman" w:cs="Times New Roman"/>
          <w:sz w:val="24"/>
          <w:szCs w:val="24"/>
          <w:lang w:val="en-US"/>
        </w:rPr>
        <w:t>spotted hyena roadkill</w:t>
      </w:r>
      <w:r w:rsidR="00ED6C91" w:rsidRPr="00850320">
        <w:rPr>
          <w:rFonts w:ascii="Times New Roman" w:hAnsi="Times New Roman" w:cs="Times New Roman"/>
          <w:sz w:val="24"/>
          <w:szCs w:val="24"/>
          <w:lang w:val="en-US"/>
        </w:rPr>
        <w:t xml:space="preserve">s </w:t>
      </w:r>
      <w:r w:rsidRPr="00850320">
        <w:rPr>
          <w:rFonts w:ascii="Times New Roman" w:hAnsi="Times New Roman" w:cs="Times New Roman"/>
          <w:sz w:val="24"/>
          <w:szCs w:val="24"/>
          <w:lang w:val="en-US"/>
        </w:rPr>
        <w:t>show increased risk for</w:t>
      </w:r>
      <w:r w:rsidR="00ED6C91" w:rsidRPr="00850320">
        <w:rPr>
          <w:rFonts w:ascii="Times New Roman" w:hAnsi="Times New Roman" w:cs="Times New Roman"/>
          <w:sz w:val="24"/>
          <w:szCs w:val="24"/>
          <w:lang w:val="en-US"/>
        </w:rPr>
        <w:t xml:space="preserve"> high-ranking</w:t>
      </w:r>
      <w:r w:rsidRPr="00850320">
        <w:rPr>
          <w:rFonts w:ascii="Times New Roman" w:hAnsi="Times New Roman" w:cs="Times New Roman"/>
          <w:sz w:val="24"/>
          <w:szCs w:val="24"/>
          <w:lang w:val="en-US"/>
        </w:rPr>
        <w:t xml:space="preserve"> females, on </w:t>
      </w:r>
      <w:r w:rsidR="00F40FA8">
        <w:rPr>
          <w:rFonts w:ascii="Times New Roman" w:hAnsi="Times New Roman" w:cs="Times New Roman"/>
          <w:sz w:val="24"/>
          <w:szCs w:val="24"/>
          <w:lang w:val="en-US"/>
        </w:rPr>
        <w:t>main</w:t>
      </w:r>
      <w:r w:rsidRPr="00850320">
        <w:rPr>
          <w:rFonts w:ascii="Times New Roman" w:hAnsi="Times New Roman" w:cs="Times New Roman"/>
          <w:sz w:val="24"/>
          <w:szCs w:val="24"/>
          <w:lang w:val="en-US"/>
        </w:rPr>
        <w:t xml:space="preserve"> roads and </w:t>
      </w:r>
      <w:commentRangeStart w:id="69"/>
      <w:commentRangeStart w:id="70"/>
      <w:commentRangeStart w:id="71"/>
      <w:r w:rsidR="00ED6C91" w:rsidRPr="00850320">
        <w:rPr>
          <w:rFonts w:ascii="Times New Roman" w:hAnsi="Times New Roman" w:cs="Times New Roman"/>
          <w:sz w:val="24"/>
          <w:szCs w:val="24"/>
          <w:lang w:val="en-US"/>
        </w:rPr>
        <w:t xml:space="preserve">close to </w:t>
      </w:r>
      <w:commentRangeEnd w:id="69"/>
      <w:r w:rsidR="0034362C">
        <w:rPr>
          <w:rStyle w:val="CommentReference"/>
        </w:rPr>
        <w:commentReference w:id="69"/>
      </w:r>
      <w:commentRangeEnd w:id="70"/>
      <w:r w:rsidR="004502A7">
        <w:rPr>
          <w:rStyle w:val="CommentReference"/>
        </w:rPr>
        <w:commentReference w:id="70"/>
      </w:r>
      <w:commentRangeEnd w:id="71"/>
      <w:r w:rsidR="002A73C3">
        <w:rPr>
          <w:rStyle w:val="CommentReference"/>
        </w:rPr>
        <w:commentReference w:id="71"/>
      </w:r>
      <w:r w:rsidRPr="00850320">
        <w:rPr>
          <w:rFonts w:ascii="Times New Roman" w:hAnsi="Times New Roman" w:cs="Times New Roman"/>
          <w:sz w:val="24"/>
          <w:szCs w:val="24"/>
          <w:lang w:val="en-US"/>
        </w:rPr>
        <w:t>migratory prey.</w:t>
      </w:r>
    </w:p>
    <w:p w14:paraId="749D7F2C" w14:textId="77777777" w:rsidR="002B60C9" w:rsidRPr="00850320" w:rsidRDefault="002B60C9" w:rsidP="00EE2A36">
      <w:pPr>
        <w:pStyle w:val="ListParagraph1"/>
        <w:spacing w:line="600" w:lineRule="auto"/>
        <w:ind w:left="0"/>
        <w:rPr>
          <w:rFonts w:ascii="Times New Roman" w:hAnsi="Times New Roman" w:cs="Times New Roman"/>
          <w:b/>
          <w:sz w:val="24"/>
          <w:szCs w:val="24"/>
          <w:lang w:val="en-US"/>
        </w:rPr>
      </w:pPr>
    </w:p>
    <w:p w14:paraId="141E162D" w14:textId="71425E38" w:rsidR="00EE2A36" w:rsidRPr="00850320" w:rsidRDefault="00EE2A36" w:rsidP="00EE2A36">
      <w:pPr>
        <w:pStyle w:val="ListParagraph1"/>
        <w:spacing w:line="600" w:lineRule="auto"/>
        <w:ind w:left="0"/>
        <w:rPr>
          <w:rFonts w:ascii="Times New Roman" w:hAnsi="Times New Roman" w:cs="Times New Roman"/>
          <w:sz w:val="24"/>
          <w:szCs w:val="24"/>
          <w:lang w:val="en-US"/>
        </w:rPr>
      </w:pPr>
      <w:r w:rsidRPr="00850320">
        <w:rPr>
          <w:rFonts w:ascii="Times New Roman" w:hAnsi="Times New Roman" w:cs="Times New Roman"/>
          <w:b/>
          <w:sz w:val="24"/>
          <w:szCs w:val="24"/>
          <w:lang w:val="en-US"/>
        </w:rPr>
        <w:t>INTRODUCTION</w:t>
      </w:r>
    </w:p>
    <w:p w14:paraId="4311E8D2" w14:textId="59796F66" w:rsidR="00B142D6" w:rsidRPr="002C73B3" w:rsidDel="005B48E2" w:rsidRDefault="00B0717A">
      <w:pPr>
        <w:spacing w:line="600" w:lineRule="auto"/>
        <w:rPr>
          <w:ins w:id="72" w:author="Hofer, Heribert" w:date="2022-03-07T06:44:00Z"/>
          <w:del w:id="73" w:author="East, Marion" w:date="2022-03-11T18:57:00Z"/>
          <w:rFonts w:ascii="Times New Roman" w:hAnsi="Times New Roman" w:cs="Times New Roman"/>
          <w:color w:val="000000" w:themeColor="text1"/>
          <w:sz w:val="24"/>
          <w:szCs w:val="24"/>
          <w:lang w:val="es-ES"/>
          <w:rPrChange w:id="74" w:author="Aima P" w:date="2022-03-22T13:44:00Z">
            <w:rPr>
              <w:ins w:id="75" w:author="Hofer, Heribert" w:date="2022-03-07T06:44:00Z"/>
              <w:del w:id="76" w:author="East, Marion" w:date="2022-03-11T18:57:00Z"/>
              <w:rFonts w:ascii="Times New Roman" w:hAnsi="Times New Roman" w:cs="Times New Roman"/>
              <w:color w:val="000000" w:themeColor="text1"/>
              <w:sz w:val="24"/>
              <w:szCs w:val="24"/>
              <w:lang w:val="en-US"/>
            </w:rPr>
          </w:rPrChange>
        </w:rPr>
      </w:pPr>
      <w:ins w:id="77" w:author="East, Marion" w:date="2022-03-11T18:12:00Z">
        <w:r>
          <w:rPr>
            <w:rFonts w:ascii="Times New Roman" w:hAnsi="Times New Roman" w:cs="Times New Roman"/>
            <w:color w:val="000000" w:themeColor="text1"/>
            <w:sz w:val="24"/>
            <w:szCs w:val="24"/>
            <w:lang w:val="en-US"/>
          </w:rPr>
          <w:t xml:space="preserve">Large </w:t>
        </w:r>
      </w:ins>
      <w:del w:id="78" w:author="East, Marion" w:date="2022-03-11T18:12:00Z">
        <w:r w:rsidR="00EE2A36" w:rsidRPr="00850320" w:rsidDel="00B0717A">
          <w:rPr>
            <w:rFonts w:ascii="Times New Roman" w:hAnsi="Times New Roman" w:cs="Times New Roman"/>
            <w:color w:val="000000" w:themeColor="text1"/>
            <w:sz w:val="24"/>
            <w:szCs w:val="24"/>
            <w:lang w:val="en-US"/>
          </w:rPr>
          <w:delText>P</w:delText>
        </w:r>
      </w:del>
      <w:ins w:id="79" w:author="East, Marion" w:date="2022-03-11T18:12:00Z">
        <w:r>
          <w:rPr>
            <w:rFonts w:ascii="Times New Roman" w:hAnsi="Times New Roman" w:cs="Times New Roman"/>
            <w:color w:val="000000" w:themeColor="text1"/>
            <w:sz w:val="24"/>
            <w:szCs w:val="24"/>
            <w:lang w:val="en-US"/>
          </w:rPr>
          <w:t>p</w:t>
        </w:r>
      </w:ins>
      <w:r w:rsidR="00EE2A36" w:rsidRPr="00850320">
        <w:rPr>
          <w:rFonts w:ascii="Times New Roman" w:hAnsi="Times New Roman" w:cs="Times New Roman"/>
          <w:color w:val="000000" w:themeColor="text1"/>
          <w:sz w:val="24"/>
          <w:szCs w:val="24"/>
          <w:lang w:val="en-US"/>
        </w:rPr>
        <w:t>rotected areas</w:t>
      </w:r>
      <w:ins w:id="80" w:author="East, Marion" w:date="2022-03-11T18:09:00Z">
        <w:r w:rsidR="001A2134">
          <w:rPr>
            <w:rFonts w:ascii="Times New Roman" w:hAnsi="Times New Roman" w:cs="Times New Roman"/>
            <w:color w:val="000000" w:themeColor="text1"/>
            <w:sz w:val="24"/>
            <w:szCs w:val="24"/>
            <w:lang w:val="en-US"/>
          </w:rPr>
          <w:t xml:space="preserve"> </w:t>
        </w:r>
      </w:ins>
      <w:ins w:id="81" w:author="East, Marion" w:date="2022-03-11T18:13:00Z">
        <w:r>
          <w:rPr>
            <w:rFonts w:ascii="Times New Roman" w:hAnsi="Times New Roman" w:cs="Times New Roman"/>
            <w:color w:val="000000" w:themeColor="text1"/>
            <w:sz w:val="24"/>
            <w:szCs w:val="24"/>
            <w:lang w:val="en-US"/>
          </w:rPr>
          <w:t xml:space="preserve">that </w:t>
        </w:r>
      </w:ins>
      <w:ins w:id="82" w:author="East, Marion" w:date="2022-03-11T18:09:00Z">
        <w:r w:rsidR="001A2134">
          <w:rPr>
            <w:rFonts w:ascii="Times New Roman" w:hAnsi="Times New Roman" w:cs="Times New Roman"/>
            <w:color w:val="000000" w:themeColor="text1"/>
            <w:sz w:val="24"/>
            <w:szCs w:val="24"/>
            <w:lang w:val="en-US"/>
          </w:rPr>
          <w:t>limit</w:t>
        </w:r>
      </w:ins>
      <w:r w:rsidR="00EE2A36" w:rsidRPr="00850320">
        <w:rPr>
          <w:rFonts w:ascii="Times New Roman" w:hAnsi="Times New Roman" w:cs="Times New Roman"/>
          <w:color w:val="000000" w:themeColor="text1"/>
          <w:sz w:val="24"/>
          <w:szCs w:val="24"/>
          <w:lang w:val="en-US"/>
        </w:rPr>
        <w:t xml:space="preserve"> </w:t>
      </w:r>
      <w:ins w:id="83" w:author="East, Marion" w:date="2022-03-11T18:09:00Z">
        <w:r w:rsidR="001A2134" w:rsidRPr="00850320">
          <w:rPr>
            <w:rFonts w:ascii="Times New Roman" w:hAnsi="Times New Roman" w:cs="Times New Roman"/>
            <w:color w:val="000000" w:themeColor="text1"/>
            <w:sz w:val="24"/>
            <w:szCs w:val="24"/>
            <w:lang w:val="en-US"/>
          </w:rPr>
          <w:t xml:space="preserve">human activities within their boundaries </w:t>
        </w:r>
      </w:ins>
      <w:r w:rsidR="00EE2A36" w:rsidRPr="00850320">
        <w:rPr>
          <w:rFonts w:ascii="Times New Roman" w:hAnsi="Times New Roman" w:cs="Times New Roman"/>
          <w:color w:val="000000" w:themeColor="text1"/>
          <w:sz w:val="24"/>
          <w:szCs w:val="24"/>
          <w:lang w:val="en-US"/>
        </w:rPr>
        <w:t xml:space="preserve">are </w:t>
      </w:r>
      <w:ins w:id="84" w:author="East, Marion" w:date="2022-03-11T18:11:00Z">
        <w:r>
          <w:rPr>
            <w:rFonts w:ascii="Times New Roman" w:hAnsi="Times New Roman" w:cs="Times New Roman"/>
            <w:color w:val="000000" w:themeColor="text1"/>
            <w:sz w:val="24"/>
            <w:szCs w:val="24"/>
            <w:lang w:val="en-US"/>
          </w:rPr>
          <w:t xml:space="preserve">considered </w:t>
        </w:r>
      </w:ins>
      <w:del w:id="85" w:author="Hofer, Heribert" w:date="2022-03-07T06:42:00Z">
        <w:r w:rsidR="00EE2A36" w:rsidRPr="00850320" w:rsidDel="00B142D6">
          <w:rPr>
            <w:rFonts w:ascii="Times New Roman" w:hAnsi="Times New Roman" w:cs="Times New Roman"/>
            <w:color w:val="000000" w:themeColor="text1"/>
            <w:sz w:val="24"/>
            <w:szCs w:val="24"/>
            <w:lang w:val="en-US"/>
          </w:rPr>
          <w:delText xml:space="preserve">the </w:delText>
        </w:r>
      </w:del>
      <w:ins w:id="86" w:author="Hofer, Heribert" w:date="2022-03-07T06:42:00Z">
        <w:r w:rsidR="00B142D6">
          <w:rPr>
            <w:rFonts w:ascii="Times New Roman" w:hAnsi="Times New Roman" w:cs="Times New Roman"/>
            <w:color w:val="000000" w:themeColor="text1"/>
            <w:sz w:val="24"/>
            <w:szCs w:val="24"/>
            <w:lang w:val="en-US"/>
          </w:rPr>
          <w:t>a</w:t>
        </w:r>
        <w:r w:rsidR="00B142D6" w:rsidRPr="00850320">
          <w:rPr>
            <w:rFonts w:ascii="Times New Roman" w:hAnsi="Times New Roman" w:cs="Times New Roman"/>
            <w:color w:val="000000" w:themeColor="text1"/>
            <w:sz w:val="24"/>
            <w:szCs w:val="24"/>
            <w:lang w:val="en-US"/>
          </w:rPr>
          <w:t xml:space="preserve"> </w:t>
        </w:r>
      </w:ins>
      <w:r w:rsidR="00EE2A36" w:rsidRPr="00850320">
        <w:rPr>
          <w:rFonts w:ascii="Times New Roman" w:hAnsi="Times New Roman" w:cs="Times New Roman"/>
          <w:color w:val="000000" w:themeColor="text1"/>
          <w:sz w:val="24"/>
          <w:szCs w:val="24"/>
          <w:lang w:val="en-US"/>
        </w:rPr>
        <w:t xml:space="preserve">cornerstone of biodiversity conservation, </w:t>
      </w:r>
      <w:ins w:id="87" w:author="East, Marion" w:date="2022-03-11T18:12:00Z">
        <w:r>
          <w:rPr>
            <w:rFonts w:ascii="Times New Roman" w:hAnsi="Times New Roman" w:cs="Times New Roman"/>
            <w:color w:val="000000" w:themeColor="text1"/>
            <w:sz w:val="24"/>
            <w:szCs w:val="24"/>
            <w:lang w:val="en-US"/>
          </w:rPr>
          <w:t>par</w:t>
        </w:r>
      </w:ins>
      <w:ins w:id="88" w:author="East, Marion" w:date="2022-03-11T18:13:00Z">
        <w:r>
          <w:rPr>
            <w:rFonts w:ascii="Times New Roman" w:hAnsi="Times New Roman" w:cs="Times New Roman"/>
            <w:color w:val="000000" w:themeColor="text1"/>
            <w:sz w:val="24"/>
            <w:szCs w:val="24"/>
            <w:lang w:val="en-US"/>
          </w:rPr>
          <w:t>ticularly for large carnivores</w:t>
        </w:r>
      </w:ins>
      <w:ins w:id="89" w:author="East, Marion" w:date="2022-03-11T18:14:00Z">
        <w:r>
          <w:rPr>
            <w:rFonts w:ascii="Times New Roman" w:hAnsi="Times New Roman" w:cs="Times New Roman"/>
            <w:color w:val="000000" w:themeColor="text1"/>
            <w:sz w:val="24"/>
            <w:szCs w:val="24"/>
            <w:lang w:val="en-US"/>
          </w:rPr>
          <w:t xml:space="preserve"> </w:t>
        </w:r>
      </w:ins>
      <w:ins w:id="90" w:author="East, Marion" w:date="2022-03-11T18:24:00Z">
        <w:r w:rsidR="00685ABB">
          <w:rPr>
            <w:rFonts w:ascii="Times New Roman" w:hAnsi="Times New Roman" w:cs="Times New Roman"/>
            <w:color w:val="000000" w:themeColor="text1"/>
            <w:sz w:val="24"/>
            <w:szCs w:val="24"/>
            <w:lang w:val="en-US"/>
          </w:rPr>
          <w:t>(</w:t>
        </w:r>
      </w:ins>
      <w:ins w:id="91" w:author="East, Marion" w:date="2022-03-13T12:43:00Z">
        <w:r w:rsidR="00A04E8C">
          <w:rPr>
            <w:rFonts w:ascii="Times New Roman" w:hAnsi="Times New Roman" w:cs="Times New Roman"/>
            <w:color w:val="000000" w:themeColor="text1"/>
            <w:sz w:val="24"/>
            <w:szCs w:val="24"/>
            <w:lang w:val="en-US"/>
          </w:rPr>
          <w:t xml:space="preserve">Hofer </w:t>
        </w:r>
        <w:del w:id="92" w:author="Benhaiem, Sarah" w:date="2022-03-17T13:01:00Z">
          <w:r w:rsidR="00A04E8C" w:rsidDel="00C51163">
            <w:rPr>
              <w:rFonts w:ascii="Times New Roman" w:hAnsi="Times New Roman" w:cs="Times New Roman"/>
              <w:color w:val="000000" w:themeColor="text1"/>
              <w:sz w:val="24"/>
              <w:szCs w:val="24"/>
              <w:lang w:val="en-US"/>
            </w:rPr>
            <w:delText>and</w:delText>
          </w:r>
        </w:del>
      </w:ins>
      <w:ins w:id="93" w:author="Benhaiem, Sarah" w:date="2022-03-17T13:01:00Z">
        <w:r w:rsidR="00C51163">
          <w:rPr>
            <w:rFonts w:ascii="Times New Roman" w:hAnsi="Times New Roman" w:cs="Times New Roman"/>
            <w:color w:val="000000" w:themeColor="text1"/>
            <w:sz w:val="24"/>
            <w:szCs w:val="24"/>
            <w:lang w:val="en-US"/>
          </w:rPr>
          <w:t>&amp;</w:t>
        </w:r>
      </w:ins>
      <w:ins w:id="94" w:author="East, Marion" w:date="2022-03-13T12:43:00Z">
        <w:r w:rsidR="00A04E8C">
          <w:rPr>
            <w:rFonts w:ascii="Times New Roman" w:hAnsi="Times New Roman" w:cs="Times New Roman"/>
            <w:color w:val="000000" w:themeColor="text1"/>
            <w:sz w:val="24"/>
            <w:szCs w:val="24"/>
            <w:lang w:val="en-US"/>
          </w:rPr>
          <w:t xml:space="preserve"> Mills 1998; </w:t>
        </w:r>
      </w:ins>
      <w:commentRangeStart w:id="95"/>
      <w:ins w:id="96" w:author="East, Marion" w:date="2022-03-11T18:25:00Z">
        <w:r w:rsidR="00685ABB">
          <w:rPr>
            <w:rFonts w:ascii="Times New Roman" w:hAnsi="Times New Roman" w:cs="Times New Roman"/>
            <w:color w:val="000000" w:themeColor="text1"/>
            <w:sz w:val="24"/>
            <w:szCs w:val="24"/>
            <w:lang w:val="en-US"/>
          </w:rPr>
          <w:t>Wood</w:t>
        </w:r>
        <w:commentRangeEnd w:id="95"/>
        <w:r w:rsidR="00685ABB">
          <w:rPr>
            <w:rStyle w:val="CommentReference"/>
          </w:rPr>
          <w:commentReference w:id="95"/>
        </w:r>
        <w:r w:rsidR="00685ABB">
          <w:rPr>
            <w:rFonts w:ascii="Times New Roman" w:hAnsi="Times New Roman" w:cs="Times New Roman"/>
            <w:color w:val="000000" w:themeColor="text1"/>
            <w:sz w:val="24"/>
            <w:szCs w:val="24"/>
            <w:lang w:val="en-US"/>
          </w:rPr>
          <w:t xml:space="preserve">roffe </w:t>
        </w:r>
        <w:del w:id="97" w:author="Benhaiem, Sarah" w:date="2022-03-17T13:01:00Z">
          <w:r w:rsidR="00685ABB" w:rsidDel="00C51163">
            <w:rPr>
              <w:rFonts w:ascii="Times New Roman" w:hAnsi="Times New Roman" w:cs="Times New Roman"/>
              <w:color w:val="000000" w:themeColor="text1"/>
              <w:sz w:val="24"/>
              <w:szCs w:val="24"/>
              <w:lang w:val="en-US"/>
            </w:rPr>
            <w:delText>and</w:delText>
          </w:r>
        </w:del>
      </w:ins>
      <w:ins w:id="98" w:author="Benhaiem, Sarah" w:date="2022-03-17T13:01:00Z">
        <w:r w:rsidR="00C51163">
          <w:rPr>
            <w:rFonts w:ascii="Times New Roman" w:hAnsi="Times New Roman" w:cs="Times New Roman"/>
            <w:color w:val="000000" w:themeColor="text1"/>
            <w:sz w:val="24"/>
            <w:szCs w:val="24"/>
            <w:lang w:val="en-US"/>
          </w:rPr>
          <w:t>&amp;</w:t>
        </w:r>
      </w:ins>
      <w:ins w:id="99" w:author="East, Marion" w:date="2022-03-11T18:25:00Z">
        <w:r w:rsidR="00685ABB">
          <w:rPr>
            <w:rFonts w:ascii="Times New Roman" w:hAnsi="Times New Roman" w:cs="Times New Roman"/>
            <w:color w:val="000000" w:themeColor="text1"/>
            <w:sz w:val="24"/>
            <w:szCs w:val="24"/>
            <w:lang w:val="en-US"/>
          </w:rPr>
          <w:t xml:space="preserve"> Ginsberg 1998)</w:t>
        </w:r>
      </w:ins>
      <w:del w:id="100" w:author="East, Marion" w:date="2022-03-11T18:13:00Z">
        <w:r w:rsidR="00EE2A36" w:rsidRPr="00850320" w:rsidDel="00B0717A">
          <w:rPr>
            <w:rFonts w:ascii="Times New Roman" w:hAnsi="Times New Roman" w:cs="Times New Roman"/>
            <w:color w:val="000000" w:themeColor="text1"/>
            <w:sz w:val="24"/>
            <w:szCs w:val="24"/>
            <w:lang w:val="en-US"/>
          </w:rPr>
          <w:delText xml:space="preserve">aiming at </w:delText>
        </w:r>
      </w:del>
      <w:ins w:id="101" w:author="Hofer, Heribert" w:date="2022-03-07T06:43:00Z">
        <w:del w:id="102" w:author="East, Marion" w:date="2022-03-11T18:13:00Z">
          <w:r w:rsidR="00B142D6" w:rsidDel="00B0717A">
            <w:rPr>
              <w:rFonts w:ascii="Times New Roman" w:hAnsi="Times New Roman" w:cs="Times New Roman"/>
              <w:color w:val="000000" w:themeColor="text1"/>
              <w:sz w:val="24"/>
              <w:szCs w:val="24"/>
              <w:lang w:val="en-US"/>
            </w:rPr>
            <w:delText>to</w:delText>
          </w:r>
          <w:r w:rsidR="00B142D6" w:rsidRPr="00850320" w:rsidDel="00B0717A">
            <w:rPr>
              <w:rFonts w:ascii="Times New Roman" w:hAnsi="Times New Roman" w:cs="Times New Roman"/>
              <w:color w:val="000000" w:themeColor="text1"/>
              <w:sz w:val="24"/>
              <w:szCs w:val="24"/>
              <w:lang w:val="en-US"/>
            </w:rPr>
            <w:delText xml:space="preserve"> </w:delText>
          </w:r>
        </w:del>
      </w:ins>
      <w:del w:id="103" w:author="East, Marion" w:date="2022-03-11T18:13:00Z">
        <w:r w:rsidR="00EE2A36" w:rsidRPr="00850320" w:rsidDel="00B0717A">
          <w:rPr>
            <w:rFonts w:ascii="Times New Roman" w:hAnsi="Times New Roman" w:cs="Times New Roman"/>
            <w:color w:val="000000" w:themeColor="text1"/>
            <w:sz w:val="24"/>
            <w:szCs w:val="24"/>
            <w:lang w:val="en-US"/>
          </w:rPr>
          <w:delText xml:space="preserve">mitigating </w:delText>
        </w:r>
      </w:del>
      <w:ins w:id="104" w:author="Hofer, Heribert" w:date="2022-03-07T06:43:00Z">
        <w:del w:id="105" w:author="East, Marion" w:date="2022-03-11T18:13:00Z">
          <w:r w:rsidR="00B142D6" w:rsidRPr="00850320" w:rsidDel="00B0717A">
            <w:rPr>
              <w:rFonts w:ascii="Times New Roman" w:hAnsi="Times New Roman" w:cs="Times New Roman"/>
              <w:color w:val="000000" w:themeColor="text1"/>
              <w:sz w:val="24"/>
              <w:szCs w:val="24"/>
              <w:lang w:val="en-US"/>
            </w:rPr>
            <w:delText>mitigat</w:delText>
          </w:r>
          <w:r w:rsidR="00B142D6" w:rsidDel="00B0717A">
            <w:rPr>
              <w:rFonts w:ascii="Times New Roman" w:hAnsi="Times New Roman" w:cs="Times New Roman"/>
              <w:color w:val="000000" w:themeColor="text1"/>
              <w:sz w:val="24"/>
              <w:szCs w:val="24"/>
              <w:lang w:val="en-US"/>
            </w:rPr>
            <w:delText>e</w:delText>
          </w:r>
          <w:r w:rsidR="00B142D6" w:rsidRPr="00850320" w:rsidDel="00B0717A">
            <w:rPr>
              <w:rFonts w:ascii="Times New Roman" w:hAnsi="Times New Roman" w:cs="Times New Roman"/>
              <w:color w:val="000000" w:themeColor="text1"/>
              <w:sz w:val="24"/>
              <w:szCs w:val="24"/>
              <w:lang w:val="en-US"/>
            </w:rPr>
            <w:delText xml:space="preserve"> </w:delText>
          </w:r>
        </w:del>
      </w:ins>
      <w:del w:id="106" w:author="East, Marion" w:date="2022-03-11T18:13:00Z">
        <w:r w:rsidR="00EE2A36" w:rsidRPr="00850320" w:rsidDel="00B0717A">
          <w:rPr>
            <w:rFonts w:ascii="Times New Roman" w:hAnsi="Times New Roman" w:cs="Times New Roman"/>
            <w:color w:val="000000" w:themeColor="text1"/>
            <w:sz w:val="24"/>
            <w:szCs w:val="24"/>
            <w:lang w:val="en-US"/>
          </w:rPr>
          <w:delText>the decline in wildlife populations by restricting human activities within their boundaries</w:delText>
        </w:r>
      </w:del>
      <w:r w:rsidR="00EE2A36" w:rsidRPr="00850320">
        <w:rPr>
          <w:rFonts w:ascii="Times New Roman" w:hAnsi="Times New Roman" w:cs="Times New Roman"/>
          <w:color w:val="000000" w:themeColor="text1"/>
          <w:sz w:val="24"/>
          <w:szCs w:val="24"/>
          <w:lang w:val="en-US"/>
        </w:rPr>
        <w:t xml:space="preserve">. Although they have proven </w:t>
      </w:r>
      <w:del w:id="107" w:author="Hofer, Heribert" w:date="2022-03-07T06:43:00Z">
        <w:r w:rsidR="00EE2A36" w:rsidRPr="00850320" w:rsidDel="00B142D6">
          <w:rPr>
            <w:rFonts w:ascii="Times New Roman" w:hAnsi="Times New Roman" w:cs="Times New Roman"/>
            <w:color w:val="000000" w:themeColor="text1"/>
            <w:sz w:val="24"/>
            <w:szCs w:val="24"/>
            <w:lang w:val="en-US"/>
          </w:rPr>
          <w:delText xml:space="preserve">efficient </w:delText>
        </w:r>
      </w:del>
      <w:ins w:id="108" w:author="Hofer, Heribert" w:date="2022-03-07T06:43:00Z">
        <w:r w:rsidR="00B142D6">
          <w:rPr>
            <w:rFonts w:ascii="Times New Roman" w:hAnsi="Times New Roman" w:cs="Times New Roman"/>
            <w:color w:val="000000" w:themeColor="text1"/>
            <w:sz w:val="24"/>
            <w:szCs w:val="24"/>
            <w:lang w:val="en-US"/>
          </w:rPr>
          <w:t xml:space="preserve">useful in this respect </w:t>
        </w:r>
      </w:ins>
      <w:r w:rsidR="00EE2A36" w:rsidRPr="001F6E03">
        <w:rPr>
          <w:rFonts w:ascii="Times New Roman" w:hAnsi="Times New Roman" w:cs="Times New Roman"/>
          <w:color w:val="000000" w:themeColor="text1"/>
          <w:sz w:val="24"/>
          <w:szCs w:val="24"/>
          <w:lang w:val="en-US"/>
        </w:rPr>
        <w:fldChar w:fldCharType="begin"/>
      </w:r>
      <w:r w:rsidR="00185A55">
        <w:rPr>
          <w:rFonts w:ascii="Times New Roman" w:hAnsi="Times New Roman" w:cs="Times New Roman"/>
          <w:color w:val="000000" w:themeColor="text1"/>
          <w:sz w:val="24"/>
          <w:szCs w:val="24"/>
          <w:lang w:val="en-US"/>
        </w:rPr>
        <w:instrText xml:space="preserve"> ADDIN ZOTERO_ITEM CSL_CITATION {"citationID":"jf1jXYdt","properties":{"formattedCitation":"(Watson et al. 2014; Gray et al. 2016)","plainCitation":"(Watson et al. 2014; Gray et al. 2016)","noteIndex":0},"citationItems":[{"id":4737,"uris":["http://zotero.org/users/5432491/items/G87WYW4V"],"uri":["http://zotero.org/users/5432491/items/G87WYW4V"],"itemData":{"id":4737,"type":"article-journal","abstract":"Originally conceived to conserve iconic landscapes and wildlife, protected areas are now expected to achieve an increasingly diverse set of conservation, social and economic objectives. The amount of land and sea designated as formally protected has markedly increased over the past century, but there is still a major shortfall in political commitments to enhance the coverage and effectiveness of protected areas. Financial support for protected areas is dwarfed by the benefits that they provide, but these returns depend on effective management. A step change involving increased recognition, funding, planning and enforcement is urgently needed if protected areas are going to fulfil their potential.","container-title":"Nature","DOI":"10.1038/nature13947","ISSN":"1476-4687","issue":"7525","language":"en","note":"number: 7525\npublisher: Nature Publishing Group","page":"67-73","source":"www.nature.com","title":"The performance and potential of protected areas","volume":"515","author":[{"family":"Watson","given":"James E. M."},{"family":"Dudley","given":"Nigel"},{"family":"Segan","given":"Daniel B."},{"family":"Hockings","given":"Marc"}],"issued":{"date-parts":[["2014",11]]}}},{"id":"qX81ssgi/MNNPnxnx","uris":["http://zotero.org/users/5432491/items/M8VKSAFT"],"uri":["http://zotero.org/users/5432491/items/M8VKSAFT"],"itemData":{"id":1884,"type":"article-journal","abstract":"Protected areas are widely considered essential for biodiversity conservation. However, few global studies have demonstrated that protection benefits a broad range of species. Here, using a new global biodiversity database with unprecedented geographic and taxonomic coverage, we compare four biodiversity measures at sites sampled in multiple land uses inside and outside protected areas. Globally, species richness is 10.6% higher and abundance 14.5% higher in samples taken inside protected areas compared with samples taken outside, but neither rarefaction-based richness nor endemicity differ significantly. Importantly, we show that the positive effects of protection are mostly attributable to differences in land use between protected and unprotected sites. Nonetheless, even within some human-dominated land uses, species richness and abundance are higher in protected sites. Our results reinforce the global importance of protected areas but suggest that protection does not consistently benefit species with small ranges or increase the variety of ecological niches., \nProtected areas are thought essential for biodiversity conservation, but few studies confirm that protection benefits species. Here, Gray and Hill et al. analyse a global, taxonomically broad database to show that local species richness and abundance are higher inside protected areas than outside.","container-title":"Nature Communications","DOI":"10.1038/ncomms12306","ISSN":"2041-1723","journalAbbreviation":"Nat Commun","note":"PMID: 27465407\nPMCID: PMC4974472","source":"PubMed Central","title":"Local biodiversity is higher inside than outside terrestrial protected areas worldwide","URL":"https://www.ncbi.nlm.nih.gov/pmc/articles/PMC4974472/","volume":"7","author":[{"family":"Gray","given":"Claudia L."},{"family":"Hill","given":"Samantha L. L."},{"family":"Newbold","given":"Tim"},{"family":"Hudson","given":"Lawrence N."},{"family":"Börger","given":"Luca"},{"family":"Contu","given":"Sara"},{"family":"Hoskins","given":"Andrew J."},{"family":"Ferrier","given":"Simon"},{"family":"Purvis","given":"Andy"},{"family":"Scharlemann","given":"Jörn P. W."}],"accessed":{"date-parts":[["2019",10,14]]},"issued":{"date-parts":[["2016",7,28]]}}}],"schema":"https://github.com/citation-style-language/schema/raw/master/csl-citation.json"} </w:instrText>
      </w:r>
      <w:r w:rsidR="00EE2A36" w:rsidRPr="001F6E03">
        <w:rPr>
          <w:rFonts w:ascii="Times New Roman" w:hAnsi="Times New Roman" w:cs="Times New Roman"/>
          <w:color w:val="000000" w:themeColor="text1"/>
          <w:sz w:val="24"/>
          <w:szCs w:val="24"/>
          <w:lang w:val="en-US"/>
        </w:rPr>
        <w:fldChar w:fldCharType="separate"/>
      </w:r>
      <w:r w:rsidR="00A923E4" w:rsidRPr="00A5365B">
        <w:rPr>
          <w:rFonts w:ascii="Times New Roman" w:hAnsi="Times New Roman" w:cs="Times New Roman"/>
          <w:sz w:val="24"/>
          <w:lang w:val="en-US"/>
        </w:rPr>
        <w:t>(Watson et al. 2014; Gray et al. 2016)</w:t>
      </w:r>
      <w:r w:rsidR="00EE2A36" w:rsidRPr="001F6E03">
        <w:rPr>
          <w:rFonts w:ascii="Times New Roman" w:hAnsi="Times New Roman" w:cs="Times New Roman"/>
          <w:color w:val="000000" w:themeColor="text1"/>
          <w:sz w:val="24"/>
          <w:szCs w:val="24"/>
          <w:lang w:val="en-US"/>
        </w:rPr>
        <w:fldChar w:fldCharType="end"/>
      </w:r>
      <w:r w:rsidR="00EE2A36" w:rsidRPr="00850320">
        <w:rPr>
          <w:rFonts w:ascii="Times New Roman" w:hAnsi="Times New Roman" w:cs="Times New Roman"/>
          <w:color w:val="000000" w:themeColor="text1"/>
          <w:sz w:val="24"/>
          <w:szCs w:val="24"/>
          <w:lang w:val="en-US"/>
        </w:rPr>
        <w:t>, protected areas are not free of anthropogenic pressure</w:t>
      </w:r>
      <w:ins w:id="109" w:author="East, Marion" w:date="2022-03-11T17:25:00Z">
        <w:r w:rsidR="0095720B">
          <w:rPr>
            <w:rFonts w:ascii="Times New Roman" w:hAnsi="Times New Roman" w:cs="Times New Roman"/>
            <w:color w:val="000000" w:themeColor="text1"/>
            <w:sz w:val="24"/>
            <w:szCs w:val="24"/>
            <w:lang w:val="en-US"/>
          </w:rPr>
          <w:t xml:space="preserve"> (</w:t>
        </w:r>
      </w:ins>
      <w:commentRangeStart w:id="110"/>
      <w:ins w:id="111" w:author="East, Marion" w:date="2022-03-11T17:29:00Z">
        <w:r w:rsidR="007E77C1">
          <w:rPr>
            <w:rFonts w:ascii="Times New Roman" w:hAnsi="Times New Roman" w:cs="Times New Roman"/>
            <w:color w:val="000000" w:themeColor="text1"/>
            <w:sz w:val="24"/>
            <w:szCs w:val="24"/>
            <w:lang w:val="en-US"/>
          </w:rPr>
          <w:t>Hofer et al. 2006</w:t>
        </w:r>
      </w:ins>
      <w:commentRangeEnd w:id="110"/>
      <w:ins w:id="112" w:author="East, Marion" w:date="2022-03-11T18:00:00Z">
        <w:r w:rsidR="001A2134">
          <w:rPr>
            <w:rStyle w:val="CommentReference"/>
          </w:rPr>
          <w:commentReference w:id="110"/>
        </w:r>
      </w:ins>
      <w:ins w:id="113" w:author="East, Marion" w:date="2022-03-11T17:56:00Z">
        <w:r w:rsidR="00EF313D">
          <w:rPr>
            <w:rFonts w:ascii="Times New Roman" w:hAnsi="Times New Roman" w:cs="Times New Roman"/>
            <w:color w:val="000000" w:themeColor="text1"/>
            <w:sz w:val="24"/>
            <w:szCs w:val="24"/>
            <w:lang w:val="en-US"/>
          </w:rPr>
          <w:t xml:space="preserve">; </w:t>
        </w:r>
        <w:commentRangeStart w:id="114"/>
        <w:r w:rsidR="00EF313D">
          <w:rPr>
            <w:rFonts w:ascii="Times New Roman" w:hAnsi="Times New Roman" w:cs="Times New Roman"/>
            <w:color w:val="000000" w:themeColor="text1"/>
            <w:sz w:val="24"/>
            <w:szCs w:val="24"/>
            <w:lang w:val="en-US"/>
          </w:rPr>
          <w:t>Geldmann</w:t>
        </w:r>
        <w:commentRangeEnd w:id="114"/>
        <w:r w:rsidR="00EF313D">
          <w:rPr>
            <w:rStyle w:val="CommentReference"/>
          </w:rPr>
          <w:commentReference w:id="114"/>
        </w:r>
        <w:r w:rsidR="00EF313D">
          <w:rPr>
            <w:rFonts w:ascii="Times New Roman" w:hAnsi="Times New Roman" w:cs="Times New Roman"/>
            <w:color w:val="000000" w:themeColor="text1"/>
            <w:sz w:val="24"/>
            <w:szCs w:val="24"/>
            <w:lang w:val="en-US"/>
          </w:rPr>
          <w:t xml:space="preserve"> et al 2019</w:t>
        </w:r>
      </w:ins>
      <w:ins w:id="115" w:author="East, Marion" w:date="2022-03-11T17:29:00Z">
        <w:r w:rsidR="007E77C1">
          <w:rPr>
            <w:rFonts w:ascii="Times New Roman" w:hAnsi="Times New Roman" w:cs="Times New Roman"/>
            <w:color w:val="000000" w:themeColor="text1"/>
            <w:sz w:val="24"/>
            <w:szCs w:val="24"/>
            <w:lang w:val="en-US"/>
          </w:rPr>
          <w:t>)</w:t>
        </w:r>
      </w:ins>
      <w:ins w:id="116" w:author="Hofer, Heribert" w:date="2022-03-07T06:43:00Z">
        <w:r w:rsidR="00B142D6">
          <w:rPr>
            <w:rFonts w:ascii="Times New Roman" w:hAnsi="Times New Roman" w:cs="Times New Roman"/>
            <w:color w:val="000000" w:themeColor="text1"/>
            <w:sz w:val="24"/>
            <w:szCs w:val="24"/>
            <w:lang w:val="en-US"/>
          </w:rPr>
          <w:t>,</w:t>
        </w:r>
      </w:ins>
      <w:r w:rsidR="00EE2A36" w:rsidRPr="00850320">
        <w:rPr>
          <w:rFonts w:ascii="Times New Roman" w:hAnsi="Times New Roman" w:cs="Times New Roman"/>
          <w:color w:val="000000" w:themeColor="text1"/>
          <w:sz w:val="24"/>
          <w:szCs w:val="24"/>
          <w:lang w:val="en-US"/>
        </w:rPr>
        <w:t xml:space="preserve"> and wildlife populations are still declining in some </w:t>
      </w:r>
      <w:r w:rsidR="001B0AF5">
        <w:rPr>
          <w:rFonts w:ascii="Times New Roman" w:hAnsi="Times New Roman" w:cs="Times New Roman"/>
          <w:color w:val="000000" w:themeColor="text1"/>
          <w:sz w:val="24"/>
          <w:szCs w:val="24"/>
          <w:lang w:val="en-US"/>
        </w:rPr>
        <w:t>of them</w:t>
      </w:r>
      <w:r w:rsidR="00CC3CB0">
        <w:rPr>
          <w:rFonts w:ascii="Times New Roman" w:hAnsi="Times New Roman" w:cs="Times New Roman"/>
          <w:color w:val="000000" w:themeColor="text1"/>
          <w:sz w:val="24"/>
          <w:szCs w:val="24"/>
          <w:lang w:val="en-US"/>
        </w:rPr>
        <w:t xml:space="preserve"> </w:t>
      </w:r>
      <w:r w:rsidR="00CC3CB0" w:rsidRPr="00CC3CB0">
        <w:rPr>
          <w:rFonts w:ascii="Times New Roman" w:hAnsi="Times New Roman" w:cs="Times New Roman"/>
          <w:color w:val="000000" w:themeColor="text1"/>
          <w:sz w:val="24"/>
          <w:szCs w:val="24"/>
          <w:lang w:val="en-US"/>
        </w:rPr>
        <w:t>due to human activities</w:t>
      </w:r>
      <w:r w:rsidR="006457BC">
        <w:rPr>
          <w:rFonts w:ascii="Times New Roman" w:hAnsi="Times New Roman" w:cs="Times New Roman"/>
          <w:color w:val="000000" w:themeColor="text1"/>
          <w:sz w:val="24"/>
          <w:szCs w:val="24"/>
          <w:lang w:val="en-US"/>
        </w:rPr>
        <w:t xml:space="preserve"> </w:t>
      </w:r>
      <w:r w:rsidR="00CC3CB0">
        <w:rPr>
          <w:rFonts w:ascii="Times New Roman" w:hAnsi="Times New Roman" w:cs="Times New Roman"/>
          <w:color w:val="000000" w:themeColor="text1"/>
          <w:sz w:val="24"/>
          <w:szCs w:val="24"/>
          <w:lang w:val="en-US"/>
        </w:rPr>
        <w:t>(</w:t>
      </w:r>
      <w:del w:id="117" w:author="Hofer, Heribert" w:date="2022-03-07T06:41:00Z">
        <w:r w:rsidR="00CC3CB0" w:rsidDel="00B142D6">
          <w:rPr>
            <w:rFonts w:ascii="Times New Roman" w:hAnsi="Times New Roman" w:cs="Times New Roman"/>
            <w:color w:val="000000" w:themeColor="text1"/>
            <w:sz w:val="24"/>
            <w:szCs w:val="24"/>
            <w:lang w:val="en-US"/>
          </w:rPr>
          <w:delText xml:space="preserve">e.g. </w:delText>
        </w:r>
      </w:del>
      <w:del w:id="118" w:author="East, Marion" w:date="2022-03-13T12:45:00Z">
        <w:r w:rsidR="00CC3CB0" w:rsidDel="00A04E8C">
          <w:rPr>
            <w:rFonts w:ascii="Times New Roman" w:hAnsi="Times New Roman" w:cs="Times New Roman"/>
            <w:color w:val="000000" w:themeColor="text1"/>
            <w:sz w:val="24"/>
            <w:szCs w:val="24"/>
            <w:lang w:val="en-US"/>
          </w:rPr>
          <w:delText>in Africa</w:delText>
        </w:r>
      </w:del>
      <w:del w:id="119" w:author="Hofer, Heribert" w:date="2022-03-07T06:41:00Z">
        <w:r w:rsidR="00CC3CB0" w:rsidDel="00B142D6">
          <w:rPr>
            <w:rFonts w:ascii="Times New Roman" w:hAnsi="Times New Roman" w:cs="Times New Roman"/>
            <w:color w:val="000000" w:themeColor="text1"/>
            <w:sz w:val="24"/>
            <w:szCs w:val="24"/>
            <w:lang w:val="en-US"/>
          </w:rPr>
          <w:delText>:</w:delText>
        </w:r>
      </w:del>
      <w:del w:id="120" w:author="Benhaiem, Sarah" w:date="2022-03-17T13:02:00Z">
        <w:r w:rsidR="00CC3CB0" w:rsidDel="00C26BA8">
          <w:rPr>
            <w:rFonts w:ascii="Times New Roman" w:hAnsi="Times New Roman" w:cs="Times New Roman"/>
            <w:color w:val="000000" w:themeColor="text1"/>
            <w:sz w:val="24"/>
            <w:szCs w:val="24"/>
            <w:lang w:val="en-US"/>
          </w:rPr>
          <w:delText xml:space="preserve"> </w:delText>
        </w:r>
      </w:del>
      <w:r w:rsidR="006457BC">
        <w:rPr>
          <w:rFonts w:ascii="Times New Roman" w:hAnsi="Times New Roman" w:cs="Times New Roman"/>
          <w:color w:val="000000" w:themeColor="text1"/>
          <w:sz w:val="24"/>
          <w:szCs w:val="24"/>
          <w:lang w:val="en-US"/>
        </w:rPr>
        <w:fldChar w:fldCharType="begin"/>
      </w:r>
      <w:r w:rsidR="00185A55">
        <w:rPr>
          <w:rFonts w:ascii="Times New Roman" w:hAnsi="Times New Roman" w:cs="Times New Roman"/>
          <w:color w:val="000000" w:themeColor="text1"/>
          <w:sz w:val="24"/>
          <w:szCs w:val="24"/>
          <w:lang w:val="en-US"/>
        </w:rPr>
        <w:instrText xml:space="preserve"> ADDIN ZOTERO_ITEM CSL_CITATION {"citationID":"4ftmAgCI","properties":{"formattedCitation":"(Craigie et al. 2010; Veldhuis et al. 2019)","plainCitation":"(Craigie et al. 2010; Veldhuis et al. 2019)","noteIndex":0},"citationItems":[{"id":"qX81ssgi/jupApOZJ","uris":["http://zotero.org/users/5432491/items/M7DGZ2TA"],"uri":["http://zotero.org/users/5432491/items/M7DGZ2TA"],"itemData":{"id":"8KlLP2WZ/hH5CBrFO","type":"article-journal","abstract":"Protected areas (PAs) are the cornerstone of global conservation efforts but their performance in maintaining populations of their key species remains poorly documented. Here, we address this gap using a new database of 583 population abundance time series for 69 species of large mammals in 78 African PAs. Population abundance time series were aggregated to form a multi-species index of overall change in population abundance. The index reveals on average a 59% decline in population abundance between 1970 and 2005. Indices for different parts of Africa demonstrate large regional differences, with southern African PAs typically maintaining their populations and western African PAs suffering the most severe declines. These results indicate that African PAs have generally failed to mitigate human-induced threats to African large mammal populations, but they also show some successes. Further development of our index could help to measure future progress towards post-2010 targets for reducing biodiversity loss.","container-title":"Biological Conservation","DOI":"10.1016/j.biocon.2010.06.007","ISSN":"0006-3207","issue":"9","journalAbbreviation":"Biological Conservation","language":"en","page":"2221-2228","source":"ScienceDirect","title":"Large mammal population declines in Africa’s protected areas","volume":"143","author":[{"family":"Craigie","given":"Ian D."},{"family":"Baillie","given":"Jonathan E. M."},{"family":"Balmford","given":"Andrew"},{"family":"Carbone","given":"Chris"},{"family":"Collen","given":"Ben"},{"family":"Green","given":"Rhys E."},{"family":"Hutton","given":"Jon M."}],"issued":{"date-parts":[["2010",9,1]]}}},{"id":"qX81ssgi/IyOlFori","uris":["http://zotero.org/users/5432491/items/TU9T9XU5"],"uri":["http://zotero.org/users/5432491/items/TU9T9XU5"],"itemData":{"id":"8KlLP2WZ/ND2WLWTp","type":"article-journal","abstract":"Threats to the Serengeti\nProtected areas are an important tool for conserving biodiversity and ecosystem functioning. But how well do these areas withstand pressure from human activity in surrounding landscapes? Veldhuis et al. studied long-term data from the Serengeti-Mara ecosystem in East Africa. Human activities at boundary regions cause animals to concentrate in the core of the protected area, which eventually reduces soil carbon storage and nitrogen fixation rates and increases vulnerability to extreme droughts. Similar patterns are likely for many, if not all, large protected areas.\nScience, this issue p. 1424\nProtected areas provide major benefits for humans in the form of ecosystem services, but landscape degradation by human activity at their edges may compromise their ecological functioning. Using multiple lines of evidence from 40 years of research in the Serengeti-Mara ecosystem, we find that such edge degradation has effectively “squeezed” wildlife into the core protected area and has altered the ecosystem’s dynamics even within this 40,000-square-kilometer ecosystem. This spatial cascade reduced resilience in the core and was mediated by the movement of grazers, which reduced grass fuel and fires, weakened the capacity of soils to sequester nutrients and carbon, and decreased the responsiveness of primary production to rainfall. Similar effects in other protected ecosystems worldwide may require rethinking of natural resource management outside protected areas.\nHuman impacts at the edges of a protected area lead to pronounced changes in the ecological function at its core.\nHuman impacts at the edges of a protected area lead to pronounced changes in the ecological function at its core.","container-title":"Science","DOI":"10.1126/science.aav0564","ISSN":"0036-8075, 1095-9203","issue":"6434","language":"en","note":"PMID: 30923217","page":"1424-1428","source":"science.sciencemag.org","title":"Cross-boundary human impacts compromise the Serengeti-Mara ecosystem","volume":"363","author":[{"family":"Veldhuis","given":"Michiel P."},{"family":"Ritchie","given":"Mark E."},{"family":"Ogutu","given":"Joseph O."},{"family":"Morrison","given":"Thomas A."},{"family":"Beale","given":"Colin M."},{"family":"Estes","given":"Anna B."},{"family":"Mwakilema","given":"William"},{"family":"Ojwang","given":"Gordon O."},{"family":"Parr","given":"Catherine L."},{"family":"Probert","given":"James"},{"family":"Wargute","given":"Patrick W."},{"family":"Hopcraft","given":"J. Grant C."},{"family":"Olff","given":"Han"}],"issued":{"date-parts":[["2019",3,29]]}}}],"schema":"https://github.com/citation-style-language/schema/raw/master/csl-citation.json"} </w:instrText>
      </w:r>
      <w:r w:rsidR="006457BC">
        <w:rPr>
          <w:rFonts w:ascii="Times New Roman" w:hAnsi="Times New Roman" w:cs="Times New Roman"/>
          <w:color w:val="000000" w:themeColor="text1"/>
          <w:sz w:val="24"/>
          <w:szCs w:val="24"/>
          <w:lang w:val="en-US"/>
        </w:rPr>
        <w:fldChar w:fldCharType="separate"/>
      </w:r>
      <w:del w:id="121" w:author="Hofer, Heribert" w:date="2022-03-07T06:41:00Z">
        <w:r w:rsidR="00CC3CB0" w:rsidRPr="00BC5ECC" w:rsidDel="00B142D6">
          <w:rPr>
            <w:rFonts w:ascii="Times New Roman" w:hAnsi="Times New Roman" w:cs="Times New Roman"/>
            <w:sz w:val="24"/>
            <w:lang w:val="en-GB"/>
            <w:rPrChange w:id="122" w:author="Hofer, Heribert" w:date="2022-03-07T06:37:00Z">
              <w:rPr>
                <w:rFonts w:ascii="Times New Roman" w:hAnsi="Times New Roman" w:cs="Times New Roman"/>
                <w:sz w:val="24"/>
              </w:rPr>
            </w:rPrChange>
          </w:rPr>
          <w:delText>(</w:delText>
        </w:r>
      </w:del>
      <w:r w:rsidR="00CC3CB0" w:rsidRPr="00BC5ECC">
        <w:rPr>
          <w:rFonts w:ascii="Times New Roman" w:hAnsi="Times New Roman" w:cs="Times New Roman"/>
          <w:sz w:val="24"/>
          <w:lang w:val="en-GB"/>
          <w:rPrChange w:id="123" w:author="Hofer, Heribert" w:date="2022-03-07T06:37:00Z">
            <w:rPr>
              <w:rFonts w:ascii="Times New Roman" w:hAnsi="Times New Roman" w:cs="Times New Roman"/>
              <w:sz w:val="24"/>
            </w:rPr>
          </w:rPrChange>
        </w:rPr>
        <w:t>Craigie et al. 2010;</w:t>
      </w:r>
      <w:ins w:id="124" w:author="East, Marion" w:date="2022-03-13T12:45:00Z">
        <w:r w:rsidR="00A04E8C" w:rsidRPr="00A04E8C">
          <w:rPr>
            <w:rFonts w:ascii="Times New Roman" w:hAnsi="Times New Roman" w:cs="Times New Roman"/>
            <w:sz w:val="24"/>
            <w:lang w:val="en-US"/>
          </w:rPr>
          <w:t xml:space="preserve"> </w:t>
        </w:r>
        <w:r w:rsidR="00A04E8C" w:rsidRPr="00C44F95">
          <w:rPr>
            <w:rFonts w:ascii="Times New Roman" w:hAnsi="Times New Roman" w:cs="Times New Roman"/>
            <w:sz w:val="24"/>
            <w:lang w:val="en-US"/>
          </w:rPr>
          <w:t>Laurance et al. 2012</w:t>
        </w:r>
        <w:r w:rsidR="00A04E8C">
          <w:rPr>
            <w:rFonts w:ascii="Times New Roman" w:hAnsi="Times New Roman" w:cs="Times New Roman"/>
            <w:sz w:val="24"/>
            <w:lang w:val="en-US"/>
          </w:rPr>
          <w:t>;</w:t>
        </w:r>
      </w:ins>
      <w:r w:rsidR="00CC3CB0" w:rsidRPr="00BC5ECC">
        <w:rPr>
          <w:rFonts w:ascii="Times New Roman" w:hAnsi="Times New Roman" w:cs="Times New Roman"/>
          <w:sz w:val="24"/>
          <w:lang w:val="en-GB"/>
          <w:rPrChange w:id="125" w:author="Hofer, Heribert" w:date="2022-03-07T06:37:00Z">
            <w:rPr>
              <w:rFonts w:ascii="Times New Roman" w:hAnsi="Times New Roman" w:cs="Times New Roman"/>
              <w:sz w:val="24"/>
            </w:rPr>
          </w:rPrChange>
        </w:rPr>
        <w:t xml:space="preserve"> Veldhuis et al. 2019</w:t>
      </w:r>
      <w:del w:id="126" w:author="Hofer, Heribert" w:date="2022-03-07T06:41:00Z">
        <w:r w:rsidR="00CC3CB0" w:rsidRPr="00BC5ECC" w:rsidDel="00B142D6">
          <w:rPr>
            <w:rFonts w:ascii="Times New Roman" w:hAnsi="Times New Roman" w:cs="Times New Roman"/>
            <w:sz w:val="24"/>
            <w:lang w:val="en-GB"/>
            <w:rPrChange w:id="127" w:author="Hofer, Heribert" w:date="2022-03-07T06:37:00Z">
              <w:rPr>
                <w:rFonts w:ascii="Times New Roman" w:hAnsi="Times New Roman" w:cs="Times New Roman"/>
                <w:sz w:val="24"/>
              </w:rPr>
            </w:rPrChange>
          </w:rPr>
          <w:delText>)</w:delText>
        </w:r>
      </w:del>
      <w:r w:rsidR="006457BC">
        <w:rPr>
          <w:rFonts w:ascii="Times New Roman" w:hAnsi="Times New Roman" w:cs="Times New Roman"/>
          <w:color w:val="000000" w:themeColor="text1"/>
          <w:sz w:val="24"/>
          <w:szCs w:val="24"/>
          <w:lang w:val="en-US"/>
        </w:rPr>
        <w:fldChar w:fldCharType="end"/>
      </w:r>
      <w:ins w:id="128" w:author="Hofer, Heribert" w:date="2022-03-07T06:41:00Z">
        <w:del w:id="129" w:author="East, Marion" w:date="2022-03-13T12:46:00Z">
          <w:r w:rsidR="00B142D6" w:rsidDel="00A04E8C">
            <w:rPr>
              <w:rFonts w:ascii="Times New Roman" w:hAnsi="Times New Roman" w:cs="Times New Roman"/>
              <w:color w:val="000000" w:themeColor="text1"/>
              <w:sz w:val="24"/>
              <w:szCs w:val="24"/>
              <w:lang w:val="en-US"/>
            </w:rPr>
            <w:delText>;</w:delText>
          </w:r>
        </w:del>
      </w:ins>
      <w:del w:id="130" w:author="East, Marion" w:date="2022-03-13T12:46:00Z">
        <w:r w:rsidR="00CC3CB0" w:rsidRPr="00CC3CB0" w:rsidDel="00A04E8C">
          <w:rPr>
            <w:rFonts w:ascii="Times New Roman" w:hAnsi="Times New Roman" w:cs="Times New Roman"/>
            <w:color w:val="000000" w:themeColor="text1"/>
            <w:sz w:val="24"/>
            <w:szCs w:val="24"/>
            <w:lang w:val="fr-FR"/>
          </w:rPr>
          <w:delText xml:space="preserve"> </w:delText>
        </w:r>
      </w:del>
      <w:del w:id="131" w:author="Hofer, Heribert" w:date="2022-03-07T06:41:00Z">
        <w:r w:rsidR="00CC3CB0" w:rsidRPr="00CC3CB0" w:rsidDel="00B142D6">
          <w:rPr>
            <w:rFonts w:ascii="Times New Roman" w:hAnsi="Times New Roman" w:cs="Times New Roman"/>
            <w:color w:val="000000" w:themeColor="text1"/>
            <w:sz w:val="24"/>
            <w:szCs w:val="24"/>
            <w:lang w:val="fr-FR"/>
          </w:rPr>
          <w:delText xml:space="preserve">and </w:delText>
        </w:r>
      </w:del>
      <w:del w:id="132" w:author="East, Marion" w:date="2022-03-13T12:45:00Z">
        <w:r w:rsidR="00CC3CB0" w:rsidRPr="00CC3CB0" w:rsidDel="00A04E8C">
          <w:rPr>
            <w:rFonts w:ascii="Times New Roman" w:hAnsi="Times New Roman" w:cs="Times New Roman"/>
            <w:color w:val="000000" w:themeColor="text1"/>
            <w:sz w:val="24"/>
            <w:szCs w:val="24"/>
            <w:lang w:val="fr-FR"/>
          </w:rPr>
          <w:delText>in tropical forests</w:delText>
        </w:r>
      </w:del>
      <w:del w:id="133" w:author="East, Marion" w:date="2022-03-13T12:46:00Z">
        <w:r w:rsidR="00CC3CB0" w:rsidRPr="00CC3CB0" w:rsidDel="00A04E8C">
          <w:rPr>
            <w:rFonts w:ascii="Times New Roman" w:hAnsi="Times New Roman" w:cs="Times New Roman"/>
            <w:color w:val="000000" w:themeColor="text1"/>
            <w:sz w:val="24"/>
            <w:szCs w:val="24"/>
            <w:lang w:val="fr-FR"/>
          </w:rPr>
          <w:delText xml:space="preserve"> </w:delText>
        </w:r>
        <w:r w:rsidR="00CC3CB0" w:rsidDel="00A04E8C">
          <w:rPr>
            <w:rFonts w:ascii="Times New Roman" w:hAnsi="Times New Roman" w:cs="Times New Roman"/>
            <w:color w:val="000000" w:themeColor="text1"/>
            <w:sz w:val="24"/>
            <w:szCs w:val="24"/>
            <w:lang w:val="en-US"/>
          </w:rPr>
          <w:fldChar w:fldCharType="begin"/>
        </w:r>
        <w:r w:rsidR="00CC3CB0" w:rsidDel="00A04E8C">
          <w:rPr>
            <w:rFonts w:ascii="Times New Roman" w:hAnsi="Times New Roman" w:cs="Times New Roman"/>
            <w:color w:val="000000" w:themeColor="text1"/>
            <w:sz w:val="24"/>
            <w:szCs w:val="24"/>
            <w:lang w:val="fr-FR"/>
          </w:rPr>
          <w:delInstrText xml:space="preserve"> ADDIN ZOTERO_ITEM CSL_CITATION {"citationID":"FKpqZMYb","properties":{"formattedCitation":"(Laurance et al. 2012)","plainCitation":"(Laurance et al. 2012)","noteIndex":0},"citationItems":[{"id":9249,"uris":["http://zotero.org/users/5432491/items/ABBVPFAR"],"uri":["http://zotero.org/users/5432491/items/ABBVPFAR"],"itemData":{"id":9249,"type":"article-journal","abstract":"Analysis of changes in functional groups of species and potential drivers of environmental change for protected areas across the world’s major tropical regions reveals large variation between reserves that have been effective and those experiencing an erosion of biodiversity, and shows that environmental changes immediately outside reserves are nearly as important as those inside in determining their ecological fate.","container-title":"Nature","DOI":"10.1038/nature11318","ISSN":"1476-4687","issue":"7415","language":"en","note":"Bandiera_abtest: a\nCg_type: Nature Research Journals\nnumber: 7415\nPrimary_atype: Research\npublisher: Nature Publishing Group\nSubject_term: Biodiversity;Conservation biology;Forest ecology;Scientific community\nSubject_term_id: biodiversity;conservation;forest-ecology;scientific-community","page":"290-294","source":"www.nature.com","title":"Averting biodiversity collapse in tropical forest protected areas","volume":"489","author":[{"family":"Laurance","given":"William F."},{"family":"Carolina Useche","given":"D."},{"family":"Rendeiro","given":"Julio"},{"family":"Kalka","given":"Margareta"},{"family":"Bradshaw","given":"Corey J. A."},{"family":"Sloan","given":"Sean P."},{"family":"Laurance","given":"Susan G."},{"family":"Campbell","given":"Mason"},{"family":"Abernethy","given":"Kate"},{"family":"Alvarez","given":"Patricia"},{"family":"Arroyo-Rodriguez","given":"Victor"},{"family":"Ashton","given":"Peter"},{"family":"Benítez-Malvido","given":"Julieta"},{"family":"Blom","given":"Allard"},{"family":"Bobo","given":"Kadiri S."},{"family":"Cannon","given":"Charles H."},{"family":"Cao","given":"Min"},{"family":"Carroll","given":"Richard"},{"family":"Chapman","given":"Colin"},{"family":"Coates","given":"Rosamond"},{"family":"Cords","given":"Marina"},{"family":"Danielsen","given":"Finn"},{"family":"De Dijn","given":"Bart"},{"family":"Dinerstein","given":"Eric"},{"family":"Donnelly","given":"Maureen A."},{"family":"Edwards","given":"David"},{"family":"Edwards","given":"Felicity"},{"family":"Farwig","given":"Nina"},{"family":"Fashing","given":"Peter"},{"family":"Forget","given":"Pierre-Michel"},{"family":"Foster","given":"Mercedes"},{"family":"Gale","given":"George"},{"family":"Harris","given":"David"},{"family":"Harrison","given":"Rhett"},{"family":"Hart","given":"John"},{"family":"Karpanty","given":"Sarah"},{"family":"John Kress","given":"W."},{"family":"Krishnaswamy","given":"Jagdish"},{"family":"Logsdon","given":"Willis"},{"family":"Lovett","given":"Jon"},{"family":"Magnusson","given":"William"},{"family":"Maisels","given":"Fiona"},{"family":"Marshall","given":"Andrew R."},{"family":"McClearn","given":"Deedra"},{"family":"Mudappa","given":"Divya"},{"family":"Nielsen","given":"Martin R."},{"family":"Pearson","given":"Richard"},{"family":"Pitman","given":"Nigel"},{"family":"Ploeg","given":"Jan","non-dropping-particle":"van der"},{"family":"Plumptre","given":"Andrew"},{"family":"Poulsen","given":"John"},{"family":"Quesada","given":"Mauricio"},{"family":"Rainey","given":"Hugo"},{"family":"Robinson","given":"Douglas"},{"family":"Roetgers","given":"Christiane"},{"family":"Rovero","given":"Francesco"},{"family":"Scatena","given":"Frederick"},{"family":"Schulze","given":"Christian"},{"family":"Sheil","given":"Douglas"},{"family":"Struhsaker","given":"Thomas"},{"family":"Terborgh","given":"John"},{"family":"Thomas","given":"Duncan"},{"family":"Timm","given":"Robert"},{"family":"Nicolas Urbina-Cardona","given":"J."},{"family":"Vasudevan","given":"Karthikeyan"},{"family":"Joseph Wright","given":"S."},{"family":"Carlos Arias-G.","given":"Juan"},{"family":"Arroyo","given":"Luzmila"},{"family":"Ashton","given":"Mark"},{"family":"Auzel","given":"Philippe"},{"family":"Babaasa","given":"Dennis"},{"family":"Babweteera","given":"Fred"},{"family":"Baker","given":"Patrick"},{"family":"Banki","given":"Olaf"},{"family":"Bass","given":"Margot"},{"family":"Bila-Isia","given":"Inogwabini"},{"family":"Blake","given":"Stephen"},{"family":"Brockelman","given":"Warren"},{"family":"Brokaw","given":"Nicholas"},{"family":"Brühl","given":"Carsten A."},{"family":"Bunyavejchewin","given":"Sarayudh"},{"family":"Chao","given":"Jung-Tai"},{"family":"Chave","given":"Jerome"},{"family":"Chellam","given":"Ravi"},{"family":"Clark","given":"Connie J."},{"family":"Clavijo","given":"José"},{"family":"Congdon","given":"Robert"},{"family":"Corlett","given":"Richard"},{"family":"Dattaraja","given":"H. S."},{"family":"Dave","given":"Chittaranjan"},{"family":"Davies","given":"Glyn"},{"family":"Mello Beisiegel","given":"Beatriz","non-dropping-particle":"de"},{"family":"Nazaré Paes da Silva","given":"Rosa","non-dropping-particle":"de"},{"family":"Di Fiore","given":"Anthony"},{"family":"Diesmos","given":"Arvin"},{"family":"Dirzo","given":"Rodolfo"},{"family":"Doran-Sheehy","given":"Diane"},{"family":"Eaton","given":"Mitchell"},{"family":"Emmons","given":"Louise"},{"family":"Estrada","given":"Alejandro"},{"family":"Ewango","given":"Corneille"},{"family":"Fedigan","given":"Linda"},{"family":"Feer","given":"François"},{"family":"Fruth","given":"Barbara"},{"family":"Giacalone Willis","given":"Jacalyn"},{"family":"Goodale","given":"Uromi"},{"family":"Goodman","given":"Steven"},{"family":"Guix","given":"Juan C."},{"family":"Guthiga","given":"Paul"},{"family":"Haber","given":"William"},{"family":"Hamer","given":"Keith"},{"family":"Herbinger","given":"Ilka"},{"family":"Hill","given":"Jane"},{"family":"Huang","given":"Zhongliang"},{"family":"Fang Sun","given":"I."},{"family":"Ickes","given":"Kalan"},{"family":"Itoh","given":"Akira"},{"family":"Ivanauskas","given":"Natália"},{"family":"Jackes","given":"Betsy"},{"family":"Janovec","given":"John"},{"family":"Janzen","given":"Daniel"},{"family":"Jiangming","given":"Mo"},{"family":"Jin","given":"Chen"},{"family":"Jones","given":"Trevor"},{"family":"Justiniano","given":"Hermes"},{"family":"Kalko","given":"Elisabeth"},{"family":"Kasangaki","given":"Aventino"},{"family":"Killeen","given":"Timothy"},{"family":"King","given":"Hen-biau"},{"family":"Klop","given":"Erik"},{"family":"Knott","given":"Cheryl"},{"family":"Koné","given":"Inza"},{"family":"Kudavidanage","given":"Enoka"},{"family":"Lahoz da Silva Ribeiro","given":"José"},{"family":"Lattke","given":"John"},{"family":"Laval","given":"Richard"},{"family":"Lawton","given":"Robert"},{"family":"Leal","given":"Miguel"},{"family":"Leighton","given":"Mark"},{"family":"Lentino","given":"Miguel"},{"family":"Leonel","given":"Cristiane"},{"family":"Lindsell","given":"Jeremy"},{"family":"Ling-Ling","given":"Lee"},{"family":"Eduard Linsenmair","given":"K."},{"family":"Losos","given":"Elizabeth"},{"family":"Lugo","given":"Ariel"},{"family":"Lwanga","given":"Jeremiah"},{"family":"Mack","given":"Andrew L."},{"family":"Martins","given":"Marlucia"},{"family":"Scott McGraw","given":"W."},{"family":"McNab","given":"Roan"},{"family":"Montag","given":"Luciano"},{"family":"Myers Thompson","given":"Jo"},{"family":"Nabe-Nielsen","given":"Jacob"},{"family":"Nakagawa","given":"Michiko"},{"family":"Nepal","given":"Sanjay"},{"family":"Norconk","given":"Marilyn"},{"family":"Novotny","given":"Vojtech"},{"family":"O'Donnell","given":"Sean"},{"family":"Opiang","given":"Muse"},{"family":"Ouboter","given":"Paul"},{"family":"Parker","given":"Kenneth"},{"family":"Parthasarathy","given":"N."},{"family":"Pisciotta","given":"Kátia"},{"family":"Prawiradilaga","given":"Dewi"},{"family":"Pringle","given":"Catherine"},{"family":"Rajathurai","given":"Subaraj"},{"family":"Reichard","given":"Ulrich"},{"family":"Reinartz","given":"Gay"},{"family":"Renton","given":"Katherine"},{"family":"Reynolds","given":"Glen"},{"family":"Reynolds","given":"Vernon"},{"family":"Riley","given":"Erin"},{"family":"Rödel","given":"Mark-Oliver"},{"family":"Rothman","given":"Jessica"},{"family":"Round","given":"Philip"},{"family":"Sakai","given":"Shoko"},{"family":"Sanaiotti","given":"Tania"},{"family":"Savini","given":"Tommaso"},{"family":"Schaab","given":"Gertrud"},{"family":"Seidensticker","given":"John"},{"family":"Siaka","given":"Alhaji"},{</w:delInstrText>
        </w:r>
        <w:r w:rsidR="00CC3CB0" w:rsidRPr="00C44F95" w:rsidDel="00A04E8C">
          <w:rPr>
            <w:rFonts w:ascii="Times New Roman" w:hAnsi="Times New Roman" w:cs="Times New Roman"/>
            <w:color w:val="000000" w:themeColor="text1"/>
            <w:sz w:val="24"/>
            <w:szCs w:val="24"/>
            <w:lang w:val="en-US"/>
          </w:rPr>
          <w:delInstrText xml:space="preserve">"family":"Silman","given":"Miles R."},{"family":"Smith","given":"Thomas B."},{"family":"Almeida","given":"Samuel Soares","non-dropping-particle":"de"},{"family":"Sodhi","given":"Navjot"},{"family":"Stanford","given":"Craig"},{"family":"Stewart","given":"Kristine"},{"family":"Stokes","given":"Emma"},{"family":"Stoner","given":"Kathryn E."},{"family":"Sukumar","given":"Raman"},{"family":"Surbeck","given":"Martin"},{"family":"Tobler","given":"Mathias"},{"family":"Tscharntke","given":"Teja"},{"family":"Turkalo","given":"Andrea"},{"family":"Umapathy","given":"Govindaswamy"},{"family":"Weerd","given":"Merlijn","non-dropping-particle":"van"},{"family":"Vega Rivera","given":"Jorge"},{"family":"Venkataraman","given":"Meena"},{"family":"Venn","given":"Linda"},{"family":"Verea","given":"Carlos"},{"family":"Volkmer de Castilho","given":"Carolina"},{"family":"Waltert","given":"Matthias"},{"family":"Wang","given":"Benjamin"},{"family":"Watts","given":"David"},{"family":"Weber","given":"William"},{"family":"West","given":"Paige"},{"family":"Whitacre","given":"David"},{"family":"Whitney","given":"Ken"},{"family":"Wilkie","given":"David"},{"family":"Williams","given":"Stephen"},{"family":"Wright","given":"Debra D."},{"family":"Wright","given":"Patricia"},{"family":"Xiankai","given":"Lu"},{"family":"Yonzon","given":"Pralad"},{"family":"Zamzani","given":"Franky"}],"issued":{"date-parts":[["2012",9]]}}}],"schema":"https://github.com/citation-style-language/schema/raw/master/csl-citation.json"} </w:delInstrText>
        </w:r>
        <w:r w:rsidR="00CC3CB0" w:rsidDel="00A04E8C">
          <w:rPr>
            <w:rFonts w:ascii="Times New Roman" w:hAnsi="Times New Roman" w:cs="Times New Roman"/>
            <w:color w:val="000000" w:themeColor="text1"/>
            <w:sz w:val="24"/>
            <w:szCs w:val="24"/>
            <w:lang w:val="en-US"/>
          </w:rPr>
          <w:fldChar w:fldCharType="separate"/>
        </w:r>
        <w:r w:rsidR="00CC3CB0" w:rsidRPr="00C44F95" w:rsidDel="00A04E8C">
          <w:rPr>
            <w:rFonts w:ascii="Times New Roman" w:hAnsi="Times New Roman" w:cs="Times New Roman"/>
            <w:sz w:val="24"/>
            <w:lang w:val="en-US"/>
          </w:rPr>
          <w:delText>(Laurance et al. 2012)</w:delText>
        </w:r>
        <w:r w:rsidR="00CC3CB0" w:rsidDel="00A04E8C">
          <w:rPr>
            <w:rFonts w:ascii="Times New Roman" w:hAnsi="Times New Roman" w:cs="Times New Roman"/>
            <w:color w:val="000000" w:themeColor="text1"/>
            <w:sz w:val="24"/>
            <w:szCs w:val="24"/>
            <w:lang w:val="en-US"/>
          </w:rPr>
          <w:fldChar w:fldCharType="end"/>
        </w:r>
      </w:del>
      <w:r w:rsidR="00CC3CB0" w:rsidRPr="00C44F95">
        <w:rPr>
          <w:rFonts w:ascii="Times New Roman" w:hAnsi="Times New Roman" w:cs="Times New Roman"/>
          <w:color w:val="000000" w:themeColor="text1"/>
          <w:sz w:val="24"/>
          <w:szCs w:val="24"/>
          <w:lang w:val="en-US"/>
        </w:rPr>
        <w:t>).</w:t>
      </w:r>
      <w:r w:rsidR="00EE2A36" w:rsidRPr="00C44F95">
        <w:rPr>
          <w:rFonts w:ascii="Times New Roman" w:hAnsi="Times New Roman" w:cs="Times New Roman"/>
          <w:color w:val="000000" w:themeColor="text1"/>
          <w:sz w:val="24"/>
          <w:szCs w:val="24"/>
          <w:lang w:val="en-US"/>
        </w:rPr>
        <w:t xml:space="preserve"> </w:t>
      </w:r>
      <w:ins w:id="134" w:author="Aima P" w:date="2022-03-22T13:43:00Z">
        <w:r w:rsidR="002A73C3">
          <w:rPr>
            <w:rFonts w:ascii="Times New Roman" w:hAnsi="Times New Roman" w:cs="Times New Roman"/>
            <w:color w:val="000000" w:themeColor="text1"/>
            <w:sz w:val="24"/>
            <w:szCs w:val="24"/>
            <w:lang w:val="en-US"/>
          </w:rPr>
          <w:t xml:space="preserve">Among anthropogenic direct impacts, </w:t>
        </w:r>
      </w:ins>
      <w:del w:id="135" w:author="Aima P" w:date="2022-03-22T13:43:00Z">
        <w:r w:rsidR="00241A80" w:rsidRPr="00850320" w:rsidDel="002A73C3">
          <w:rPr>
            <w:rFonts w:ascii="Times New Roman" w:hAnsi="Times New Roman" w:cs="Times New Roman"/>
            <w:color w:val="000000" w:themeColor="text1"/>
            <w:sz w:val="24"/>
            <w:szCs w:val="24"/>
            <w:lang w:val="en-US"/>
          </w:rPr>
          <w:delText>R</w:delText>
        </w:r>
      </w:del>
      <w:ins w:id="136" w:author="Aima P" w:date="2022-03-22T13:43:00Z">
        <w:r w:rsidR="002A73C3">
          <w:rPr>
            <w:rFonts w:ascii="Times New Roman" w:hAnsi="Times New Roman" w:cs="Times New Roman"/>
            <w:color w:val="000000" w:themeColor="text1"/>
            <w:sz w:val="24"/>
            <w:szCs w:val="24"/>
            <w:lang w:val="en-US"/>
          </w:rPr>
          <w:t>r</w:t>
        </w:r>
      </w:ins>
      <w:r w:rsidR="00241A80" w:rsidRPr="00850320">
        <w:rPr>
          <w:rFonts w:ascii="Times New Roman" w:hAnsi="Times New Roman" w:cs="Times New Roman"/>
          <w:color w:val="000000" w:themeColor="text1"/>
          <w:sz w:val="24"/>
          <w:szCs w:val="24"/>
          <w:lang w:val="en-US"/>
        </w:rPr>
        <w:t>oadkill</w:t>
      </w:r>
      <w:r w:rsidR="001F2EC9" w:rsidRPr="00850320">
        <w:rPr>
          <w:rFonts w:ascii="Times New Roman" w:hAnsi="Times New Roman" w:cs="Times New Roman"/>
          <w:color w:val="000000" w:themeColor="text1"/>
          <w:sz w:val="24"/>
          <w:szCs w:val="24"/>
          <w:lang w:val="en-US"/>
        </w:rPr>
        <w:t>s</w:t>
      </w:r>
      <w:r w:rsidR="00904532" w:rsidRPr="00850320">
        <w:rPr>
          <w:rFonts w:ascii="Times New Roman" w:hAnsi="Times New Roman" w:cs="Times New Roman"/>
          <w:color w:val="000000" w:themeColor="text1"/>
          <w:sz w:val="24"/>
          <w:szCs w:val="24"/>
          <w:lang w:val="en-US"/>
        </w:rPr>
        <w:t xml:space="preserve"> </w:t>
      </w:r>
      <w:moveToRangeStart w:id="137" w:author="Aima P" w:date="2022-03-22T13:44:00Z" w:name="move98849078"/>
      <w:moveTo w:id="138" w:author="Aima P" w:date="2022-03-22T13:44:00Z">
        <w:r w:rsidR="002C73B3" w:rsidRPr="00850320">
          <w:rPr>
            <w:rFonts w:ascii="Times New Roman" w:hAnsi="Times New Roman" w:cs="Times New Roman"/>
            <w:color w:val="000000" w:themeColor="text1"/>
            <w:sz w:val="24"/>
            <w:szCs w:val="24"/>
            <w:lang w:val="en-US"/>
          </w:rPr>
          <w:t xml:space="preserve">can significantly hinder wildlife population growth and potentially cause </w:t>
        </w:r>
        <w:r w:rsidR="002C73B3">
          <w:rPr>
            <w:rFonts w:ascii="Times New Roman" w:hAnsi="Times New Roman" w:cs="Times New Roman"/>
            <w:color w:val="000000" w:themeColor="text1"/>
            <w:sz w:val="24"/>
            <w:szCs w:val="24"/>
            <w:lang w:val="en-US"/>
          </w:rPr>
          <w:t xml:space="preserve">population </w:t>
        </w:r>
        <w:r w:rsidR="002C73B3" w:rsidRPr="00850320">
          <w:rPr>
            <w:rFonts w:ascii="Times New Roman" w:hAnsi="Times New Roman" w:cs="Times New Roman"/>
            <w:color w:val="000000" w:themeColor="text1"/>
            <w:sz w:val="24"/>
            <w:szCs w:val="24"/>
            <w:lang w:val="en-US"/>
          </w:rPr>
          <w:t xml:space="preserve">extirpation </w:t>
        </w:r>
        <w:commentRangeStart w:id="139"/>
        <w:r w:rsidR="002C73B3" w:rsidRPr="00603F73">
          <w:rPr>
            <w:rFonts w:ascii="Times New Roman" w:hAnsi="Times New Roman" w:cs="Times New Roman"/>
            <w:color w:val="000000" w:themeColor="text1"/>
            <w:sz w:val="24"/>
            <w:szCs w:val="24"/>
            <w:lang w:val="en-US"/>
          </w:rPr>
          <w:fldChar w:fldCharType="begin"/>
        </w:r>
        <w:r w:rsidR="002C73B3">
          <w:rPr>
            <w:rFonts w:ascii="Times New Roman" w:hAnsi="Times New Roman" w:cs="Times New Roman"/>
            <w:color w:val="000000" w:themeColor="text1"/>
            <w:sz w:val="24"/>
            <w:szCs w:val="24"/>
            <w:lang w:val="en-US"/>
          </w:rPr>
          <w:instrText xml:space="preserve"> ADDIN ZOTERO_ITEM CSL_CITATION {"citationID":"9uhYbdPA","properties":{"formattedCitation":"(Roger et al. 2011; Grilo et al. 2015; Parchizadeh et al. 2018)","plainCitation":"(Roger et al. 2011; Grilo et al. 2015; Parchizadeh et al. 2018)","noteIndex":0},"citationItems":[{"id":"qX81ssgi/lAtXYmyJ","uris":["http://zotero.org/users/5432491/items/WIQLM6Z2"],"uri":["http://zotero.org/users/5432491/items/WIQLM6Z2"],"itemData":{"id":4906,"type":"chapter","abstract":"Carnivores are a diverse group of wildlife that occur in most environments around the world. Large, wide-ranging carnivores play key ecological roles in natural systems. They regulate population sizes of herbivores and other small- and medium-sized carnivores that in turn affect the growth, structure and composition of plant communities and habitats and the health of the small-animal populations that live in these habitats. Carnivores are particularly susceptible to the impacts of roads because many species require large areas to sustain their populations, have low reproductive output and occur in low densities. 1 Carnivores with large home ranges, long dispersal distances or inability to tolerate human disturbance are particularly vulnerable to the effects of roads and traffic. 2 Threats from roads and traffic such as wildlife-vehicle collisions barriers to movement, habitat disturbance and road avoidance jeopardise the persistence of certain carnivore populations. 3 Road and landscape-related features influence behavioural responses of carnivores to roads, mortality risk and barrier effects. 4 Different types of crossing structures are needed to increase habitat connectivity for the wide diversity of carnivore species. 5 Fencing, when paired with crossing structures, is critical to reducing the negative effects of roads on carnivores. The effects of roads and traffic on carnivores are well understood and vary significantly because of the diversity in their body size, movement ecology, prey selection and habitat preferences. Consequently, carnivores require a diverse suite of mitigation options, many of which have been well studied. Further research is needed to evaluate effects of roads and mitigation success in maintaining genetic integrity that supports long-term viable populations of carnivores.","container-title":"Handbook of Road Ecology","ISBN":"978-1-118-56817-0","language":"en","note":"section: 35\n_eprint: https://onlinelibrary.wiley.com/doi/pdf/10.1002/9781118568170.ch35\nDOI: 10.1002/9781118568170.ch35","page":"300-312","publisher":"John Wiley &amp; Sons, Ltd","source":"Wiley Online Library","title":"Carnivores: struggling for survival in roaded landsCapes","URL":"https://onlinelibrary.wiley.com/doi/abs/10.1002/9781118568170.ch35","author":[{"family":"Grilo","given":"Clara"},{"family":"Smith","given":"Daniel J."},{"family":"Klar","given":"Nina"}],"accessed":{"date-parts":[["2020",5,18]]},"issued":{"date-parts":[["2015"]]}}},{"id":2868,"uris":["http://zotero.org/users/5432491/items/NXUP6KHV"],"uri":["http://zotero.org/users/5432491/items/NXUP6KHV"],"itemData":{"id":2868,"type":"article-journal","abstract":"Wildlife–vehicle collisions are an important cause of mortality for many animal species. They also prove extremely detrimental to the critically endangered Asiatic cheetah (Acinonyx jubatus venaticus) 1, 2. One to two Asiatic cheetahs are killed by vehicles on Iran’s roads annually 3, 4. As such, the Asiatic cheetah could be the next charismatic felid subspecies to go extinct in the near future [5]. We identified one statistically-significant cluster of cheetah–vehicle collisions on the Shahroud-Sabzevar Highway (SSH), in Semnan Province. Because of the extremely small population of cheetahs and the corresponding difficulty of finding statistically-significant clusters, we propose that every single cheetah–vehicle collision should be considered important. We further recommend that wildlife underpasses and associated fencing be constructed in areas of previous cheetah–vehicle collisions.","container-title":"Current Biology","DOI":"10.1016/j.cub.2018.09.005","ISSN":"0960-9822","issue":"19","journalAbbreviation":"Current Biology","language":"en","note":"number: 19","page":"R1141-R1142","source":"ScienceDirect","title":"Roads threaten Asiatic cheetahs in Iran","volume":"28","author":[{"family":"Parchizadeh","given":"Jamshid"},{"family":"Shilling","given":"Fraser"},{"family":"Gatta","given":"Maria"},{"family":"Bencini","given":"Roberta"},{"family":"Qashqaei","given":"Ali Turk"},{"family":"Adibi","given":"Mohammad Ali"},{"family":"Williams","given":"Samual T."}],"issued":{"date-parts":[["2018",10,8]]}}},{"id":"qX81ssgi/YXyIsYAo","uris":["http://zotero.org/users/5432491/items/WSFU3WNI"],"uri":["http://zotero.org/users/5432491/items/WSFU3WNI"],"itemData":{"id":3946,"type":"article-journal","abstract":"The conservation of wildlife populations living adjacent to roads is gaining international recognition as a worldwide concern. Populations living in road-impacted environments are influenced by spatial parameters including the amount and arrangement of suitable habitat. Similarly, heterogeneity in threatening processes can act at a variety of spatial scales and be crucial in affecting population persistence. Common wombats (Vombatus ursinus) are considered both widespread and abundant throughout their eastern Australian continental distribution. They nevertheless face many threats, primarily human induced. As well as impacts from disease and predation by introduced species, high roadside fatality rates on many rural roads are frequently reported. We parameter</w:instrText>
        </w:r>
        <w:r w:rsidR="002C73B3" w:rsidRPr="00425989">
          <w:rPr>
            <w:rFonts w:ascii="Times New Roman" w:hAnsi="Times New Roman" w:cs="Times New Roman"/>
            <w:color w:val="000000" w:themeColor="text1"/>
            <w:sz w:val="24"/>
            <w:szCs w:val="24"/>
            <w:lang w:val="en-GB"/>
          </w:rPr>
          <w:instrText xml:space="preserve">ized a model for common wombat population viability analysis within a 750-km2 area of the northwestern corner of Kosciuszko National Park in New South Wales, Australia, and tested its sensitivity to changes in the values of basic parameters. We then assessed the relative efficiency of various mitigation measures by examining the combined impact from roads, disease and predation on wombat subpopulation persistence in the area. We constructed a stage-structured and spatially explicit model incorporating estimates of survival and fecundity parameters for each of the identified subpopulations using RAMAS GIS. Estimates of current threatening processes suggest mitigating road-kill is the most effective management solution. Results highlight the importance of recognizing the interplay between various threats and how their combination has the capacity to drive local depletion events.","container-title":"Population Ecology","DOI":"10.1007/s10144-010-0209-6","ISSN":"1438-390X","issue":"1","journalAbbreviation":"Popul Ecol","language":"en","note":"number: 1\ncontainer-title: Population Ecology","page":"215-227","source":"Springer Link","title":"Road impacts a tipping point for wildlife populations in threatened landscapes","volume":"53","author":[{"family":"Roger","given":"Erin"},{"family":"Laffan","given":"Shawn W."},{"family":"Ramp","given":"Daniel"}],"issued":{"date-parts":[["2011",1,1]]}}}],"schema":"https://github.com/citation-style-language/schema/raw/master/csl-citation.json"} </w:instrText>
        </w:r>
        <w:r w:rsidR="002C73B3" w:rsidRPr="00603F73">
          <w:rPr>
            <w:rFonts w:ascii="Times New Roman" w:hAnsi="Times New Roman" w:cs="Times New Roman"/>
            <w:color w:val="000000" w:themeColor="text1"/>
            <w:sz w:val="24"/>
            <w:szCs w:val="24"/>
            <w:lang w:val="en-US"/>
          </w:rPr>
          <w:fldChar w:fldCharType="separate"/>
        </w:r>
        <w:r w:rsidR="002C73B3" w:rsidRPr="00425989">
          <w:rPr>
            <w:rFonts w:ascii="Times New Roman" w:hAnsi="Times New Roman" w:cs="Times New Roman"/>
            <w:sz w:val="24"/>
            <w:lang w:val="en-GB"/>
          </w:rPr>
          <w:t>(Jones 2000; Roger et al. 2011; Grilo et al. 2015; Parchizadeh et al. 2018)</w:t>
        </w:r>
        <w:r w:rsidR="002C73B3" w:rsidRPr="00603F73">
          <w:rPr>
            <w:rFonts w:ascii="Times New Roman" w:hAnsi="Times New Roman" w:cs="Times New Roman"/>
            <w:color w:val="000000" w:themeColor="text1"/>
            <w:sz w:val="24"/>
            <w:szCs w:val="24"/>
            <w:lang w:val="en-US"/>
          </w:rPr>
          <w:fldChar w:fldCharType="end"/>
        </w:r>
        <w:commentRangeEnd w:id="139"/>
        <w:r w:rsidR="002C73B3">
          <w:rPr>
            <w:rStyle w:val="CommentReference"/>
          </w:rPr>
          <w:commentReference w:id="139"/>
        </w:r>
      </w:moveTo>
      <w:ins w:id="140" w:author="Aima P" w:date="2022-03-22T13:44:00Z">
        <w:r w:rsidR="002C73B3">
          <w:rPr>
            <w:rFonts w:ascii="Times New Roman" w:hAnsi="Times New Roman" w:cs="Times New Roman"/>
            <w:color w:val="000000" w:themeColor="text1"/>
            <w:sz w:val="24"/>
            <w:szCs w:val="24"/>
            <w:lang w:val="en-US"/>
          </w:rPr>
          <w:t xml:space="preserve">, and </w:t>
        </w:r>
      </w:ins>
      <w:moveTo w:id="141" w:author="Aima P" w:date="2022-03-22T13:44:00Z">
        <w:del w:id="142" w:author="Aima P" w:date="2022-03-22T13:44:00Z">
          <w:r w:rsidR="002C73B3" w:rsidRPr="00425989" w:rsidDel="002C73B3">
            <w:rPr>
              <w:rFonts w:ascii="Times New Roman" w:hAnsi="Times New Roman" w:cs="Times New Roman"/>
              <w:color w:val="000000" w:themeColor="text1"/>
              <w:sz w:val="24"/>
              <w:szCs w:val="24"/>
              <w:lang w:val="en-GB"/>
            </w:rPr>
            <w:delText xml:space="preserve">. </w:delText>
          </w:r>
        </w:del>
      </w:moveTo>
      <w:moveToRangeEnd w:id="137"/>
      <w:r w:rsidR="00EE2A36" w:rsidRPr="00850320">
        <w:rPr>
          <w:rFonts w:ascii="Times New Roman" w:hAnsi="Times New Roman" w:cs="Times New Roman"/>
          <w:color w:val="000000" w:themeColor="text1"/>
          <w:sz w:val="24"/>
          <w:szCs w:val="24"/>
          <w:lang w:val="en-US"/>
        </w:rPr>
        <w:t xml:space="preserve">are one of the main </w:t>
      </w:r>
      <w:del w:id="143" w:author="Aima P" w:date="2022-03-22T13:44:00Z">
        <w:r w:rsidR="00EE2A36" w:rsidRPr="00850320" w:rsidDel="002C73B3">
          <w:rPr>
            <w:rFonts w:ascii="Times New Roman" w:hAnsi="Times New Roman" w:cs="Times New Roman"/>
            <w:color w:val="000000" w:themeColor="text1"/>
            <w:sz w:val="24"/>
            <w:szCs w:val="24"/>
            <w:lang w:val="en-US"/>
          </w:rPr>
          <w:delText xml:space="preserve">anthropogenic </w:delText>
        </w:r>
      </w:del>
      <w:del w:id="144" w:author="Hofer, Heribert" w:date="2022-03-07T06:42:00Z">
        <w:r w:rsidR="00EE2A36" w:rsidRPr="00850320" w:rsidDel="00B142D6">
          <w:rPr>
            <w:rFonts w:ascii="Times New Roman" w:hAnsi="Times New Roman" w:cs="Times New Roman"/>
            <w:color w:val="000000" w:themeColor="text1"/>
            <w:sz w:val="24"/>
            <w:szCs w:val="24"/>
            <w:lang w:val="en-US"/>
          </w:rPr>
          <w:delText xml:space="preserve">causes </w:delText>
        </w:r>
      </w:del>
      <w:ins w:id="145" w:author="Hofer, Heribert" w:date="2022-03-07T06:42:00Z">
        <w:r w:rsidR="00B142D6">
          <w:rPr>
            <w:rFonts w:ascii="Times New Roman" w:hAnsi="Times New Roman" w:cs="Times New Roman"/>
            <w:color w:val="000000" w:themeColor="text1"/>
            <w:sz w:val="24"/>
            <w:szCs w:val="24"/>
            <w:lang w:val="en-US"/>
          </w:rPr>
          <w:t>sources</w:t>
        </w:r>
        <w:r w:rsidR="00B142D6" w:rsidRPr="00850320">
          <w:rPr>
            <w:rFonts w:ascii="Times New Roman" w:hAnsi="Times New Roman" w:cs="Times New Roman"/>
            <w:color w:val="000000" w:themeColor="text1"/>
            <w:sz w:val="24"/>
            <w:szCs w:val="24"/>
            <w:lang w:val="en-US"/>
          </w:rPr>
          <w:t xml:space="preserve"> </w:t>
        </w:r>
      </w:ins>
      <w:r w:rsidR="00EE2A36" w:rsidRPr="00850320">
        <w:rPr>
          <w:rFonts w:ascii="Times New Roman" w:hAnsi="Times New Roman" w:cs="Times New Roman"/>
          <w:color w:val="000000" w:themeColor="text1"/>
          <w:sz w:val="24"/>
          <w:szCs w:val="24"/>
          <w:lang w:val="en-US"/>
        </w:rPr>
        <w:t>of wildlife mortality in</w:t>
      </w:r>
      <w:r w:rsidR="00267059">
        <w:rPr>
          <w:rFonts w:ascii="Times New Roman" w:hAnsi="Times New Roman" w:cs="Times New Roman"/>
          <w:color w:val="000000" w:themeColor="text1"/>
          <w:sz w:val="24"/>
          <w:szCs w:val="24"/>
          <w:lang w:val="en-US"/>
        </w:rPr>
        <w:t xml:space="preserve"> some</w:t>
      </w:r>
      <w:r w:rsidR="00EE2A36" w:rsidRPr="00850320">
        <w:rPr>
          <w:rFonts w:ascii="Times New Roman" w:hAnsi="Times New Roman" w:cs="Times New Roman"/>
          <w:color w:val="000000" w:themeColor="text1"/>
          <w:sz w:val="24"/>
          <w:szCs w:val="24"/>
          <w:lang w:val="en-US"/>
        </w:rPr>
        <w:t xml:space="preserve"> protected areas </w:t>
      </w:r>
      <w:r w:rsidR="00EE2A36" w:rsidRPr="001F6E03">
        <w:rPr>
          <w:rFonts w:ascii="Times New Roman" w:hAnsi="Times New Roman" w:cs="Times New Roman"/>
          <w:color w:val="000000" w:themeColor="text1"/>
          <w:sz w:val="24"/>
          <w:szCs w:val="24"/>
          <w:lang w:val="en-US"/>
        </w:rPr>
        <w:fldChar w:fldCharType="begin"/>
      </w:r>
      <w:r w:rsidR="00185A55">
        <w:rPr>
          <w:rFonts w:ascii="Times New Roman" w:hAnsi="Times New Roman" w:cs="Times New Roman"/>
          <w:color w:val="000000" w:themeColor="text1"/>
          <w:sz w:val="24"/>
          <w:szCs w:val="24"/>
          <w:lang w:val="en-US"/>
        </w:rPr>
        <w:instrText xml:space="preserve"> ADDIN ZOTERO_ITEM CSL_CITATION {"citationID":"mhCPiuQo","properties":{"formattedCitation":"(Garriga et al. 2012; Grilo et al. 2015; Hill et al. 2019, 2020a)","plainCitation":"(Garriga et al. 2012; Grilo et al. 2015; Hill et al. 2019, 2020a)","noteIndex":0},"citationItems":[{"id":"qX81ssgi/mE0zDu89","uris":["http://zotero.org/users/5432491/items/W98DLUN5"],"uri":["http://zotero.org/users/5432491/items/W98DLUN5"],"itemData":{"id":1936,"type":"article-journal","abstract":"The extension of road networks is considered one of the major factors affecting fauna survival. Roadkill has been documented widely and affects all taxonomic groups. Although roadkill is associated mainly with traffic density, some life-history traits of species and the area surrounding roads are expected to modify number of roadkills both taxonomically and geographically. Here we studied the number of roadkills of vertebrates in an extensive region in the northeastern Iberian Peninsula. We surveyed 820 km of 41 roads in two different seasons (spring and autumn), that differ in traffic intensity. In addition, we covered zones with distinct climatic characteristics and levels of protection of the surrounding habitats. Amphibians showed the highest number of roadkills whereas reptiles, birds and mammals had similar rates. General Linear Model tests showed no differences in roadkills by climatic region; however, differences in number of roadkills were linked to protection status, with the highest number of casualties in highly protected areas. Redundancy Analysis demonstrated that the number of amphibians and reptiles killed was associated with roads in highly protected areas whereas that of mammals and birds was linked to unprotected areas. Protected areas often receive many visitors, which in turn may increase wildlife casualties as a result of greater traffic density. We recommend that correction measures be taken to reduce the high number of vertebrate fauna killed along roads that cross protected areas.","container-title":"Biodiversity and Conservation","DOI":"10.1007/s10531-012-0332-0","ISSN":"1572-9710","issue":"11","journalAbbreviation":"Biodivers Conserv","language":"en","page":"2761-2774","source":"Springer Link","title":"Are protected areas truly protected? The impact of road traffic on vertebrate fauna","title-short":"Are protected areas truly protected?","volume":"21","author":[{"family":"Garriga","given":"Núria"},{"family":"Santos","given":"Xavier"},{"family":"Montori","given":"Albert"},{"family":"Richter-Boix","given":"Alex"},{"family":"Franch","given":"Marc"},{"family":"Llorente","given":"Gustavo A."}],"issued":{"date-parts":[["2012",10,1]]}}},{"id":"qX81ssgi/lAtXYmyJ","uris":["http://zotero.org/users/5432491/items/WIQLM6Z2"],"uri":["http://zotero.org/users/5432491/items/WIQLM6Z2"],"itemData":{"id":4906,"type":"chapter","abstract":"Carnivores are a diverse group of wildlife that occur in most environments around the world. Large, wide-ranging carnivores play key ecological roles in natural systems. They regulate population sizes of herbivores and other small- and medium-sized carnivores that in turn affect the growth, structure and composition of plant communities and habitats and the health of the small-animal populations that live in these habitats. Carnivores are particularly susceptible to the impacts of roads because many species require large areas to sustain their populations, have low reproductive output and occur in low densities. 1 Carnivores with large home ranges, long dispersal distances or inability to tolerate human disturbance are particularly vulnerable to the effects of roads and traffic. 2 Threats from roads and traffic such as wildlife-vehicle collisions barriers to movement, habitat disturbance and road avoidance jeopardise the persistence of certain carnivore populations. 3 Road and landscape-related features influence behavioural responses of carnivores to roads, mortality risk and barrier effects. 4 Different types of crossing structures are needed to increase habitat connectivity for the wide diversity of carnivore species. 5 Fencing, when paired with crossing structures, is critical to reducing the negative effects of roads on carnivores. The effects of roads and traffic on carnivores are well understood and vary significantly because of the diversity in their body size, movement ecology, prey selection and habitat preferences. Consequently, carnivores require a diverse suite of mitigation options, many of which have been well studied. Further research is needed to evaluate effects of roads and mitigation success in maintaining genetic integrity that supports long-term viable populations of carnivores.","container-title":"Handbook of Road Ecology","ISBN":"978-1-118-56817-0","language":"en","note":"section: 35\n_eprint: https://onlinelibrary.wiley.com/doi/pdf/10.1002/9781118568170.ch35\nDOI: 10.1002/9781118568170.ch35","page":"300-312","publisher":"John Wiley &amp; Sons, Ltd","source":"Wiley Online Library","title":"Carnivores: struggling for survival in roaded landsCapes","URL":"https://onlinelibrary.wiley.com/doi/abs/10.1002/9781118568170.ch35","author":[{"family":"Grilo","given":"Clara"},{"family":"Smith","given":"Daniel J."},{"family":"Klar","given":"Nina"}],"accessed":{"date-parts":[["2020",5,18]]},"issued":{"date-parts":[["2015"]]}}},{"id":"qX81ssgi/y3E3ecC8","uris":["http://zotero.org/users/5432491/items/AWBRX2PC"],"uri":["http://zotero.org/users/5432491/items/AWBRX2PC"],"itemData":{"id":4007,"type":"article-journal","abstract":"Aim: Vertebrates are declining worldwide, yet a comprehensive examination of the sources of mortality is lacking. We conducted a global synthesis of terrestrial vertebrate cause‐specific mortality to compare the sources of mortality across taxa and determine predictors of susceptibility to these sources of mortality.","container-title":"Global Ecology and Biogeography","DOI":"10.1111/geb.12881","ISSN":"1466-822X, 1466-8238","issue":"5","journalAbbreviation":"Global Ecol Biogeogr","language":"en","note":"number: 5\ncontainer-title: Global Ecology and Biogeography","page":"680-689","source":"DOI.org (Crossref)","title":"Cause‐specific mortality of the world’s terrestrial vertebrates","volume":"28","author":[{"family":"Hill","given":"Jacob E."},{"family":"DeVault","given":"Travis L."},{"family":"Belant","given":"Jerrold L."}],"editor":[{"family":"Algar","given":"Adam"}],"issued":{"date-parts":[["2019",5]]}}},{"id":"qX81ssgi/37G8iBSI","uris":["http://zotero.org/users/5432491/items/HGNVWYFB"],"uri":["http://zotero.org/users/5432491/items/HGNVWYFB"],"itemData":{"id":4013,"type":"article-journal","abstract":"Over the Earth's terrestrial surface, wildlife species are adversely affected by an increasing number of anthropogenic impacts to the landscape, collectively termed the “human footprint”. However, there is limited understanding of how the human footprint influences cause-specific mortality in wildlife. We conducted a synthesis of cause-specific mortality of North American terrestrial mammals, compiling 247 studies that as a group determined the cause of death of 6607 adult mammals among 19,910 individuals monitored. Species lifespan as well as the interaction between lifespan and the huma</w:instrText>
      </w:r>
      <w:r w:rsidR="00185A55" w:rsidRPr="002C73B3">
        <w:rPr>
          <w:rFonts w:ascii="Times New Roman" w:hAnsi="Times New Roman" w:cs="Times New Roman"/>
          <w:color w:val="000000" w:themeColor="text1"/>
          <w:sz w:val="24"/>
          <w:szCs w:val="24"/>
          <w:lang w:val="es-ES"/>
          <w:rPrChange w:id="146" w:author="Aima P" w:date="2022-03-22T13:44:00Z">
            <w:rPr>
              <w:rFonts w:ascii="Times New Roman" w:hAnsi="Times New Roman" w:cs="Times New Roman"/>
              <w:color w:val="000000" w:themeColor="text1"/>
              <w:sz w:val="24"/>
              <w:szCs w:val="24"/>
              <w:lang w:val="en-US"/>
            </w:rPr>
          </w:rPrChange>
        </w:rPr>
        <w:instrText xml:space="preserve">n footprint were positively associated with the proportion of mortality attributed to anthropogenic sources. Our results indicate that anthropogenic mortality in mammals increases with increasing human-associated impacts on the landscape, and that longer-lived species are affected more than their shorter-lived counterparts. This pattern likely accounts for the extirpation of longer-lived, larger-bodied mammals from many human-dominated areas. We also found that as the human footprint increased in magnitude, harvest mortality declined while vehicle mortality increased. These shifts in mortality can have substantial implications for understanding wildlife population dynamics and managing wildlife populations across landscapes impacted by anthropogenic activities.","container-title":"Frontiers in Ecology and the Environment","DOI":"10.1002/fee.2127","ISSN":"1540-9309","issue":"1","language":"en","note":"number: 1\ncontainer-title: Frontiers in Ecology and the Environment\n_eprint: https://esajournals.onlinelibrary.wiley.com/doi/pdf/10.1002/fee.2127","page":"13-18","source":"Wiley Online Library","title":"Anthropogenic mortality in mammals increases with the human footprint","volume":"18","author":[{"family":"Hill","given":"Jacob E."},{"family":"DeVault","given":"Travis L."},{"family":"Wang","given":"Guiming"},{"family":"Belant","given":"Jerrold L."}],"issued":{"date-parts":[["2020"]]}}}],"schema":"https://github.com/citation-style-language/schema/raw/master/csl-citation.json"} </w:instrText>
      </w:r>
      <w:r w:rsidR="00EE2A36" w:rsidRPr="001F6E03">
        <w:rPr>
          <w:rFonts w:ascii="Times New Roman" w:hAnsi="Times New Roman" w:cs="Times New Roman"/>
          <w:color w:val="000000" w:themeColor="text1"/>
          <w:sz w:val="24"/>
          <w:szCs w:val="24"/>
          <w:lang w:val="en-US"/>
        </w:rPr>
        <w:fldChar w:fldCharType="separate"/>
      </w:r>
      <w:r w:rsidR="005245E8" w:rsidRPr="002C73B3">
        <w:rPr>
          <w:rFonts w:ascii="Times New Roman" w:hAnsi="Times New Roman" w:cs="Times New Roman"/>
          <w:sz w:val="24"/>
          <w:lang w:val="es-ES"/>
          <w:rPrChange w:id="147" w:author="Aima P" w:date="2022-03-22T13:44:00Z">
            <w:rPr>
              <w:rFonts w:ascii="Times New Roman" w:hAnsi="Times New Roman" w:cs="Times New Roman"/>
              <w:sz w:val="24"/>
              <w:lang w:val="en-US"/>
            </w:rPr>
          </w:rPrChange>
        </w:rPr>
        <w:t>(Garriga et al. 2012; Grilo et al. 2015; Hill et al. 2019, 2020a)</w:t>
      </w:r>
      <w:r w:rsidR="00EE2A36" w:rsidRPr="001F6E03">
        <w:rPr>
          <w:rFonts w:ascii="Times New Roman" w:hAnsi="Times New Roman" w:cs="Times New Roman"/>
          <w:color w:val="000000" w:themeColor="text1"/>
          <w:sz w:val="24"/>
          <w:szCs w:val="24"/>
          <w:lang w:val="en-US"/>
        </w:rPr>
        <w:fldChar w:fldCharType="end"/>
      </w:r>
      <w:ins w:id="148" w:author="Aima P" w:date="2022-03-22T13:45:00Z">
        <w:r w:rsidR="002C73B3">
          <w:rPr>
            <w:rFonts w:ascii="Times New Roman" w:hAnsi="Times New Roman" w:cs="Times New Roman"/>
            <w:color w:val="000000" w:themeColor="text1"/>
            <w:sz w:val="24"/>
            <w:szCs w:val="24"/>
            <w:lang w:val="en-US"/>
          </w:rPr>
          <w:t xml:space="preserve">. </w:t>
        </w:r>
      </w:ins>
      <w:del w:id="149" w:author="Aima P" w:date="2022-03-22T13:45:00Z">
        <w:r w:rsidR="00EE2A36" w:rsidRPr="002C73B3" w:rsidDel="002C73B3">
          <w:rPr>
            <w:rFonts w:ascii="Times New Roman" w:hAnsi="Times New Roman" w:cs="Times New Roman"/>
            <w:color w:val="000000" w:themeColor="text1"/>
            <w:sz w:val="24"/>
            <w:szCs w:val="24"/>
            <w:lang w:val="es-ES"/>
            <w:rPrChange w:id="150" w:author="Aima P" w:date="2022-03-22T13:44:00Z">
              <w:rPr>
                <w:rFonts w:ascii="Times New Roman" w:hAnsi="Times New Roman" w:cs="Times New Roman"/>
                <w:color w:val="000000" w:themeColor="text1"/>
                <w:sz w:val="24"/>
                <w:szCs w:val="24"/>
                <w:lang w:val="en-US"/>
              </w:rPr>
            </w:rPrChange>
          </w:rPr>
          <w:delText xml:space="preserve">. </w:delText>
        </w:r>
        <w:r w:rsidR="00241A80" w:rsidRPr="002C73B3" w:rsidDel="002C73B3">
          <w:rPr>
            <w:rFonts w:ascii="Times New Roman" w:hAnsi="Times New Roman" w:cs="Times New Roman"/>
            <w:color w:val="000000" w:themeColor="text1"/>
            <w:sz w:val="24"/>
            <w:szCs w:val="24"/>
            <w:lang w:val="es-ES"/>
            <w:rPrChange w:id="151" w:author="Aima P" w:date="2022-03-22T13:44:00Z">
              <w:rPr>
                <w:rFonts w:ascii="Times New Roman" w:hAnsi="Times New Roman" w:cs="Times New Roman"/>
                <w:color w:val="000000" w:themeColor="text1"/>
                <w:sz w:val="24"/>
                <w:szCs w:val="24"/>
                <w:lang w:val="en-US"/>
              </w:rPr>
            </w:rPrChange>
          </w:rPr>
          <w:delText>Roadkill</w:delText>
        </w:r>
        <w:r w:rsidR="00281C02" w:rsidRPr="002C73B3" w:rsidDel="002C73B3">
          <w:rPr>
            <w:rFonts w:ascii="Times New Roman" w:hAnsi="Times New Roman" w:cs="Times New Roman"/>
            <w:color w:val="000000" w:themeColor="text1"/>
            <w:sz w:val="24"/>
            <w:szCs w:val="24"/>
            <w:lang w:val="es-ES"/>
            <w:rPrChange w:id="152" w:author="Aima P" w:date="2022-03-22T13:44:00Z">
              <w:rPr>
                <w:rFonts w:ascii="Times New Roman" w:hAnsi="Times New Roman" w:cs="Times New Roman"/>
                <w:color w:val="000000" w:themeColor="text1"/>
                <w:sz w:val="24"/>
                <w:szCs w:val="24"/>
                <w:lang w:val="en-US"/>
              </w:rPr>
            </w:rPrChange>
          </w:rPr>
          <w:delText>s</w:delText>
        </w:r>
        <w:r w:rsidR="00EE2A36" w:rsidRPr="002C73B3" w:rsidDel="002C73B3">
          <w:rPr>
            <w:rFonts w:ascii="Times New Roman" w:hAnsi="Times New Roman" w:cs="Times New Roman"/>
            <w:color w:val="000000" w:themeColor="text1"/>
            <w:sz w:val="24"/>
            <w:szCs w:val="24"/>
            <w:lang w:val="es-ES"/>
            <w:rPrChange w:id="153" w:author="Aima P" w:date="2022-03-22T13:44:00Z">
              <w:rPr>
                <w:rFonts w:ascii="Times New Roman" w:hAnsi="Times New Roman" w:cs="Times New Roman"/>
                <w:color w:val="000000" w:themeColor="text1"/>
                <w:sz w:val="24"/>
                <w:szCs w:val="24"/>
                <w:lang w:val="en-US"/>
              </w:rPr>
            </w:rPrChange>
          </w:rPr>
          <w:delText xml:space="preserve"> </w:delText>
        </w:r>
      </w:del>
      <w:moveFromRangeStart w:id="154" w:author="Aima P" w:date="2022-03-22T13:44:00Z" w:name="move98849078"/>
      <w:moveFrom w:id="155" w:author="Aima P" w:date="2022-03-22T13:44:00Z">
        <w:del w:id="156" w:author="Aima P" w:date="2022-03-22T13:45:00Z">
          <w:r w:rsidR="00EE2A36" w:rsidRPr="002C73B3" w:rsidDel="002C73B3">
            <w:rPr>
              <w:rFonts w:ascii="Times New Roman" w:hAnsi="Times New Roman" w:cs="Times New Roman"/>
              <w:color w:val="000000" w:themeColor="text1"/>
              <w:sz w:val="24"/>
              <w:szCs w:val="24"/>
              <w:lang w:val="es-ES"/>
              <w:rPrChange w:id="157" w:author="Aima P" w:date="2022-03-22T13:44:00Z">
                <w:rPr>
                  <w:rFonts w:ascii="Times New Roman" w:hAnsi="Times New Roman" w:cs="Times New Roman"/>
                  <w:color w:val="000000" w:themeColor="text1"/>
                  <w:sz w:val="24"/>
                  <w:szCs w:val="24"/>
                  <w:lang w:val="en-US"/>
                </w:rPr>
              </w:rPrChange>
            </w:rPr>
            <w:delText>c</w:delText>
          </w:r>
        </w:del>
        <w:r w:rsidR="00EE2A36" w:rsidRPr="002C73B3" w:rsidDel="002C73B3">
          <w:rPr>
            <w:rFonts w:ascii="Times New Roman" w:hAnsi="Times New Roman" w:cs="Times New Roman"/>
            <w:color w:val="000000" w:themeColor="text1"/>
            <w:sz w:val="24"/>
            <w:szCs w:val="24"/>
            <w:lang w:val="es-ES"/>
            <w:rPrChange w:id="158" w:author="Aima P" w:date="2022-03-22T13:44:00Z">
              <w:rPr>
                <w:rFonts w:ascii="Times New Roman" w:hAnsi="Times New Roman" w:cs="Times New Roman"/>
                <w:color w:val="000000" w:themeColor="text1"/>
                <w:sz w:val="24"/>
                <w:szCs w:val="24"/>
                <w:lang w:val="en-US"/>
              </w:rPr>
            </w:rPrChange>
          </w:rPr>
          <w:t xml:space="preserve">an significantly hinder wildlife population growth and potentially cause </w:t>
        </w:r>
        <w:ins w:id="159" w:author="Hofer, Heribert" w:date="2022-03-07T06:44:00Z">
          <w:r w:rsidR="00B142D6" w:rsidRPr="002C73B3" w:rsidDel="002C73B3">
            <w:rPr>
              <w:rFonts w:ascii="Times New Roman" w:hAnsi="Times New Roman" w:cs="Times New Roman"/>
              <w:color w:val="000000" w:themeColor="text1"/>
              <w:sz w:val="24"/>
              <w:szCs w:val="24"/>
              <w:lang w:val="es-ES"/>
              <w:rPrChange w:id="160" w:author="Aima P" w:date="2022-03-22T13:44:00Z">
                <w:rPr>
                  <w:rFonts w:ascii="Times New Roman" w:hAnsi="Times New Roman" w:cs="Times New Roman"/>
                  <w:color w:val="000000" w:themeColor="text1"/>
                  <w:sz w:val="24"/>
                  <w:szCs w:val="24"/>
                  <w:lang w:val="en-US"/>
                </w:rPr>
              </w:rPrChange>
            </w:rPr>
            <w:t xml:space="preserve">population </w:t>
          </w:r>
        </w:ins>
        <w:r w:rsidR="00EE2A36" w:rsidRPr="002C73B3" w:rsidDel="002C73B3">
          <w:rPr>
            <w:rFonts w:ascii="Times New Roman" w:hAnsi="Times New Roman" w:cs="Times New Roman"/>
            <w:color w:val="000000" w:themeColor="text1"/>
            <w:sz w:val="24"/>
            <w:szCs w:val="24"/>
            <w:lang w:val="es-ES"/>
            <w:rPrChange w:id="161" w:author="Aima P" w:date="2022-03-22T13:44:00Z">
              <w:rPr>
                <w:rFonts w:ascii="Times New Roman" w:hAnsi="Times New Roman" w:cs="Times New Roman"/>
                <w:color w:val="000000" w:themeColor="text1"/>
                <w:sz w:val="24"/>
                <w:szCs w:val="24"/>
                <w:lang w:val="en-US"/>
              </w:rPr>
            </w:rPrChange>
          </w:rPr>
          <w:t xml:space="preserve">extirpation </w:t>
        </w:r>
        <w:commentRangeStart w:id="162"/>
        <w:r w:rsidR="00EE2A36" w:rsidRPr="00603F73" w:rsidDel="002C73B3">
          <w:rPr>
            <w:rFonts w:ascii="Times New Roman" w:hAnsi="Times New Roman" w:cs="Times New Roman"/>
            <w:color w:val="000000" w:themeColor="text1"/>
            <w:sz w:val="24"/>
            <w:szCs w:val="24"/>
            <w:lang w:val="en-US"/>
          </w:rPr>
          <w:fldChar w:fldCharType="begin"/>
        </w:r>
        <w:r w:rsidR="00185A55" w:rsidRPr="002C73B3" w:rsidDel="002C73B3">
          <w:rPr>
            <w:rFonts w:ascii="Times New Roman" w:hAnsi="Times New Roman" w:cs="Times New Roman"/>
            <w:color w:val="000000" w:themeColor="text1"/>
            <w:sz w:val="24"/>
            <w:szCs w:val="24"/>
            <w:lang w:val="es-ES"/>
            <w:rPrChange w:id="163" w:author="Aima P" w:date="2022-03-22T13:44:00Z">
              <w:rPr>
                <w:rFonts w:ascii="Times New Roman" w:hAnsi="Times New Roman" w:cs="Times New Roman"/>
                <w:color w:val="000000" w:themeColor="text1"/>
                <w:sz w:val="24"/>
                <w:szCs w:val="24"/>
                <w:lang w:val="en-US"/>
              </w:rPr>
            </w:rPrChange>
          </w:rPr>
          <w:instrText xml:space="preserve"> ADDIN ZOTERO_ITEM CSL_CITATION {"citationID":"9uhYbdPA","properties":{"formattedCitation":"(Roger et al. 2011; Grilo et al. 2015; Parchizadeh et al. 2018)","plainCitation":"(Roger et al. 2011; Grilo et al. 2015; Parchizadeh et al. 2018)","noteIndex":0},"citationItems":[{"id":"qX81ssgi/lAtXYmyJ","uris":["http://zotero.org/users/5432491/items/WIQLM6Z2"],"uri":["http://zotero.org/users/5432491/items/WIQLM6Z2"],"itemData":{"id":4906,"type":"chapter","abstract":"Carnivores are a diverse group of wildlife that occur in most environments around the world. Large, wide-ranging carnivores play key ecological roles in natural systems. They regulate population sizes of herbivores and other small- and medium-sized carnivores that in turn affect the growth, structure and composition of plant communities and habitats and the health of the small-animal populations that live in these habitats. Carnivores are particularly susceptible to the impacts of roads because many species require large areas to sustain their populations, have low reproductive output and occur in low densities. 1 Carnivores with large home ranges, long dispersal distances or inability to tolerate human disturbance are particularly vulnerable to the effects of roads and traffic. 2 Threats from roads and traffic such as wildlife-vehicle collisions barriers to movement, habitat disturbance and road avoidance jeopardise the persistence of certain carnivore populations. 3 Road and landscape-related features influence behavioural responses of carnivores to roads, mortality risk and barrier effects. 4 Different types of crossing structures are needed to increase habitat connectivity for the wide diversity of carnivore species. 5 Fencing, when paired with crossing structures, is critical to reducing the negative effects of roads on carnivores. The effects of roads and traffic on carnivores are well understood and vary significantly because of the diversity in their body size, movement ecology, prey selection and habitat preferences. Consequently, carnivores require a diverse suite of mitigation options, many of which have been well studied. Further research is needed to evaluate effects of roads and mitigation success in maintaining genetic integrity that supports long-term viable populations of carnivores.","container-title":"Handbook of Road Ecology","ISBN":"978-1-118-56817-0","language":"en","note":"section: 35\n_eprint: https://onlinelibrary.wiley.com/doi/pdf/10.1002/9781118568170.ch35\nDOI: 10.1002/9781118568170.ch35","page":"300-312","publisher":"John Wiley &amp; Sons, Ltd","source":"Wiley Online Library","title":"Carnivores: struggling for survival in roaded landsCapes","URL":"https://onlinelibrary.wiley.com/doi/abs/10.1002/9781118568170.ch35","author":[{"family":"Grilo","given":"Clara"},{"family":"Smith","given":"Daniel J."},{"family":"Klar","given":"Nina"}],"accessed":{"date-parts":[["2020",5,18]]},"issued":{"date-parts":[["2015"]]}}},{"id":2868,"uris":["http://zotero.org/users/5432491/items/NXUP6KHV"],"uri":["http://zotero.org/users/5432491/items/NXUP6KHV"],"itemData":{"id":2868,"type":"article-journal","abstract":"Wildlife–vehicle collisions are an important cause of mortality for many animal species. They also prove extremely detrimental to the critically endangered Asiatic cheetah (Acinonyx jubatus venaticus) 1, 2. One to two Asiatic cheetahs are killed by vehicles on Iran’s roads annually 3, 4. As such, the Asiatic cheetah could be the next charismatic felid subspecies to go extinct in the near future [5]. We identified one statistically-significant cluster of cheetah–vehicle collisions on the Shahroud-Sabzevar Highway (SSH), in Semnan Province. Because of the extremely small population of cheetahs and the corresponding difficulty of finding statistically-significant clusters, we propose that every single cheetah–vehicle collision should be considered important. We further recommend that wildlife underpasses and associated fencing be constructed in areas of previous cheetah–vehicle collisions.","container-title":"Current Biology","DOI":"10.1016/j.cub.2018.09.005","ISSN":"0960-9822","issue":"19","journalAbbreviation":"Current Biology","language":"en","note":"number: 19","page":"R1141-R1142","source":"ScienceDirect","title":"Roads threaten Asiatic cheetahs in Iran","volume":"28","author":[{"family":"Parchizadeh","given":"Jamshid"},{"family":"Shilling","given":"Fraser"},{"family":"Gatta","given":"Maria"},{"family":"Bencini","given":"Roberta"},{"family":"Qashqaei","given":"Ali Turk"},{"family":"Adibi","given":"Mohammad Ali"},{"family":"Williams","given":"Samual T."}],"issued":{"date-parts":[["2018",10,8]]}}},{"id":"qX81ssgi/YXyIsYAo","uris":["http://zotero.org/users/5432491/items/WSFU3WNI"],"uri":["http://zotero.org/users/5432491/items/WSFU3WNI"],"itemData":{"id":3946,"type":"article-journal","abstract":"The conservation of wildlife populations living adjacent to roads is gaining international recognition as a worldwide concern. Populations living in road-impacted environments are influenced by spatial parameters including the amount and arrangement of suitable habitat. Similarly, heterogeneity in threatening processes can act at a variety of spatial scales and be crucial in affecting population persistence. Common wombats (Vombatus ursinus) are considered both widespread and abundant throughout their eastern Australian continental distribution. They nevertheless face many threats, primarily human induced. As well as impacts from disease and predation by introduced species, high roadside fatality rates on many rural roads are frequently reported. We parameterized a model for common wombat population viability analysis within a 750-km2 area of the northwestern corner of Kosciuszko National Park in New South Wales, Australia, and tested its sensitivity to changes in the values of basic parameters. We then assessed the relative efficiency of various mitigation measures by examining the combined impact from roads, disease and predation on wombat subpopulation persistence in the area. We constructed a stage-structured and spatially explicit model incorporating estimates of survival and fecundity parameters for each of the identified subpopulations using RAMAS GIS. Estimates of current threatening processes suggest mitigating road-kill is the most effective management solution. Results highlight the importance of recognizing the interplay between various threats and how their combination has the capacity to drive local depletion events.","container-title":"Population Ecology","DOI":"10.1007/s10144-010-0209-6","ISSN":"1438-390X","issue":"1","journalAbbreviation":"Popul Ecol","language":"en","note":"number: 1\ncontainer-title: Population Ecology","page":"215-227","source":"Springer Link","title":"Road impacts a tipping point for wildlife populations in threatened landscapes","volume":"53","author":[{"family":"Roger","given":"Erin"},{"family":"Laffan","given":"Shawn W."},{"family":"Ramp","given":"Daniel"}],"issued":{"date-parts":[["2011",1,1]]}}}],"schema":"https://github.com/citation-style-language/schema/raw/master/csl-citation.json"} </w:instrText>
        </w:r>
        <w:r w:rsidR="00EE2A36" w:rsidRPr="00603F73" w:rsidDel="002C73B3">
          <w:rPr>
            <w:rFonts w:ascii="Times New Roman" w:hAnsi="Times New Roman" w:cs="Times New Roman"/>
            <w:color w:val="000000" w:themeColor="text1"/>
            <w:sz w:val="24"/>
            <w:szCs w:val="24"/>
            <w:lang w:val="en-US"/>
          </w:rPr>
          <w:fldChar w:fldCharType="separate"/>
        </w:r>
        <w:r w:rsidR="00EE2A36" w:rsidRPr="002C73B3" w:rsidDel="002C73B3">
          <w:rPr>
            <w:rFonts w:ascii="Times New Roman" w:hAnsi="Times New Roman" w:cs="Times New Roman"/>
            <w:sz w:val="24"/>
            <w:lang w:val="es-ES"/>
            <w:rPrChange w:id="164" w:author="Aima P" w:date="2022-03-22T13:44:00Z">
              <w:rPr>
                <w:rFonts w:ascii="Times New Roman" w:hAnsi="Times New Roman" w:cs="Times New Roman"/>
                <w:sz w:val="24"/>
                <w:lang w:val="en-US"/>
              </w:rPr>
            </w:rPrChange>
          </w:rPr>
          <w:t>(</w:t>
        </w:r>
        <w:ins w:id="165" w:author="East, Marion" w:date="2022-03-11T16:32:00Z">
          <w:r w:rsidR="007C4332" w:rsidRPr="002C73B3" w:rsidDel="002C73B3">
            <w:rPr>
              <w:rFonts w:ascii="Times New Roman" w:hAnsi="Times New Roman" w:cs="Times New Roman"/>
              <w:sz w:val="24"/>
              <w:lang w:val="es-ES"/>
              <w:rPrChange w:id="166" w:author="Aima P" w:date="2022-03-22T13:44:00Z">
                <w:rPr>
                  <w:rFonts w:ascii="Times New Roman" w:hAnsi="Times New Roman" w:cs="Times New Roman"/>
                  <w:sz w:val="24"/>
                  <w:lang w:val="en-US"/>
                </w:rPr>
              </w:rPrChange>
            </w:rPr>
            <w:t xml:space="preserve">Jones </w:t>
          </w:r>
        </w:ins>
        <w:ins w:id="167" w:author="East, Marion" w:date="2022-03-11T16:33:00Z">
          <w:r w:rsidR="007C4332" w:rsidRPr="002C73B3" w:rsidDel="002C73B3">
            <w:rPr>
              <w:rFonts w:ascii="Times New Roman" w:hAnsi="Times New Roman" w:cs="Times New Roman"/>
              <w:sz w:val="24"/>
              <w:lang w:val="es-ES"/>
              <w:rPrChange w:id="168" w:author="Aima P" w:date="2022-03-22T13:44:00Z">
                <w:rPr>
                  <w:rFonts w:ascii="Times New Roman" w:hAnsi="Times New Roman" w:cs="Times New Roman"/>
                  <w:sz w:val="24"/>
                  <w:lang w:val="en-US"/>
                </w:rPr>
              </w:rPrChange>
            </w:rPr>
            <w:t xml:space="preserve">2000; </w:t>
          </w:r>
        </w:ins>
        <w:r w:rsidR="00EE2A36" w:rsidRPr="002C73B3" w:rsidDel="002C73B3">
          <w:rPr>
            <w:rFonts w:ascii="Times New Roman" w:hAnsi="Times New Roman" w:cs="Times New Roman"/>
            <w:sz w:val="24"/>
            <w:lang w:val="es-ES"/>
            <w:rPrChange w:id="169" w:author="Aima P" w:date="2022-03-22T13:44:00Z">
              <w:rPr>
                <w:rFonts w:ascii="Times New Roman" w:hAnsi="Times New Roman" w:cs="Times New Roman"/>
                <w:sz w:val="24"/>
                <w:lang w:val="en-US"/>
              </w:rPr>
            </w:rPrChange>
          </w:rPr>
          <w:t>Roger et al. 2011; Grilo et al. 2015; Parchizadeh et al. 2018)</w:t>
        </w:r>
        <w:r w:rsidR="00EE2A36" w:rsidRPr="00603F73" w:rsidDel="002C73B3">
          <w:rPr>
            <w:rFonts w:ascii="Times New Roman" w:hAnsi="Times New Roman" w:cs="Times New Roman"/>
            <w:color w:val="000000" w:themeColor="text1"/>
            <w:sz w:val="24"/>
            <w:szCs w:val="24"/>
            <w:lang w:val="en-US"/>
          </w:rPr>
          <w:fldChar w:fldCharType="end"/>
        </w:r>
        <w:commentRangeEnd w:id="162"/>
        <w:r w:rsidR="007C4332" w:rsidDel="002C73B3">
          <w:rPr>
            <w:rStyle w:val="CommentReference"/>
          </w:rPr>
          <w:commentReference w:id="162"/>
        </w:r>
        <w:r w:rsidR="00EE2A36" w:rsidRPr="002C73B3" w:rsidDel="002C73B3">
          <w:rPr>
            <w:rFonts w:ascii="Times New Roman" w:hAnsi="Times New Roman" w:cs="Times New Roman"/>
            <w:color w:val="000000" w:themeColor="text1"/>
            <w:sz w:val="24"/>
            <w:szCs w:val="24"/>
            <w:lang w:val="es-ES"/>
            <w:rPrChange w:id="170" w:author="Aima P" w:date="2022-03-22T13:44:00Z">
              <w:rPr>
                <w:rFonts w:ascii="Times New Roman" w:hAnsi="Times New Roman" w:cs="Times New Roman"/>
                <w:color w:val="000000" w:themeColor="text1"/>
                <w:sz w:val="24"/>
                <w:szCs w:val="24"/>
                <w:lang w:val="en-US"/>
              </w:rPr>
            </w:rPrChange>
          </w:rPr>
          <w:t xml:space="preserve">. </w:t>
        </w:r>
      </w:moveFrom>
      <w:moveFromRangeEnd w:id="154"/>
    </w:p>
    <w:p w14:paraId="5BE8D2C6" w14:textId="77777777" w:rsidR="0034362C" w:rsidRPr="002C73B3" w:rsidRDefault="005E57DB" w:rsidP="001A7798">
      <w:pPr>
        <w:spacing w:line="600" w:lineRule="auto"/>
        <w:rPr>
          <w:ins w:id="171" w:author="East, Marion" w:date="2022-03-14T16:19:00Z"/>
          <w:rFonts w:ascii="Times New Roman" w:hAnsi="Times New Roman" w:cs="Times New Roman"/>
          <w:color w:val="000000" w:themeColor="text1"/>
          <w:sz w:val="24"/>
          <w:szCs w:val="24"/>
          <w:lang w:val="es-ES"/>
          <w:rPrChange w:id="172" w:author="Aima P" w:date="2022-03-22T13:44:00Z">
            <w:rPr>
              <w:ins w:id="173" w:author="East, Marion" w:date="2022-03-14T16:19:00Z"/>
              <w:rFonts w:ascii="Times New Roman" w:hAnsi="Times New Roman" w:cs="Times New Roman"/>
              <w:color w:val="000000" w:themeColor="text1"/>
              <w:sz w:val="24"/>
              <w:szCs w:val="24"/>
              <w:lang w:val="en-US"/>
            </w:rPr>
          </w:rPrChange>
        </w:rPr>
      </w:pPr>
      <w:del w:id="174" w:author="East, Marion" w:date="2022-03-11T18:57:00Z">
        <w:r w:rsidRPr="002C73B3" w:rsidDel="005B48E2">
          <w:rPr>
            <w:rFonts w:ascii="Times New Roman" w:hAnsi="Times New Roman" w:cs="Times New Roman"/>
            <w:color w:val="000000" w:themeColor="text1"/>
            <w:sz w:val="24"/>
            <w:szCs w:val="24"/>
            <w:lang w:val="es-ES"/>
            <w:rPrChange w:id="175" w:author="Aima P" w:date="2022-03-22T13:44:00Z">
              <w:rPr>
                <w:rFonts w:ascii="Times New Roman" w:hAnsi="Times New Roman" w:cs="Times New Roman"/>
                <w:color w:val="000000" w:themeColor="text1"/>
                <w:sz w:val="24"/>
                <w:szCs w:val="24"/>
                <w:lang w:val="en-US"/>
              </w:rPr>
            </w:rPrChange>
          </w:rPr>
          <w:delText>Even though</w:delText>
        </w:r>
      </w:del>
    </w:p>
    <w:p w14:paraId="614576CA" w14:textId="7D8F6B65" w:rsidR="00EE2A36" w:rsidRPr="00850320" w:rsidRDefault="005B48E2">
      <w:pPr>
        <w:spacing w:line="600" w:lineRule="auto"/>
        <w:ind w:firstLine="720"/>
        <w:rPr>
          <w:rFonts w:ascii="Times New Roman" w:hAnsi="Times New Roman" w:cs="Times New Roman"/>
          <w:color w:val="000000" w:themeColor="text1"/>
          <w:sz w:val="24"/>
          <w:szCs w:val="24"/>
          <w:lang w:val="en-US"/>
        </w:rPr>
        <w:pPrChange w:id="176" w:author="East, Marion" w:date="2022-03-14T16:38:00Z">
          <w:pPr>
            <w:spacing w:line="600" w:lineRule="auto"/>
          </w:pPr>
        </w:pPrChange>
      </w:pPr>
      <w:ins w:id="177" w:author="East, Marion" w:date="2022-03-11T18:57:00Z">
        <w:r>
          <w:rPr>
            <w:rFonts w:ascii="Times New Roman" w:hAnsi="Times New Roman" w:cs="Times New Roman"/>
            <w:color w:val="000000" w:themeColor="text1"/>
            <w:sz w:val="24"/>
            <w:szCs w:val="24"/>
            <w:lang w:val="en-US"/>
          </w:rPr>
          <w:lastRenderedPageBreak/>
          <w:t>Within protected areas,</w:t>
        </w:r>
      </w:ins>
      <w:r w:rsidR="005E57DB" w:rsidRPr="00850320">
        <w:rPr>
          <w:rFonts w:ascii="Times New Roman" w:hAnsi="Times New Roman" w:cs="Times New Roman"/>
          <w:color w:val="000000" w:themeColor="text1"/>
          <w:sz w:val="24"/>
          <w:szCs w:val="24"/>
          <w:lang w:val="en-US"/>
        </w:rPr>
        <w:t xml:space="preserve"> </w:t>
      </w:r>
      <w:ins w:id="178" w:author="East, Marion" w:date="2022-03-11T18:59:00Z">
        <w:r>
          <w:rPr>
            <w:rFonts w:ascii="Times New Roman" w:hAnsi="Times New Roman" w:cs="Times New Roman"/>
            <w:color w:val="000000" w:themeColor="text1"/>
            <w:sz w:val="24"/>
            <w:szCs w:val="24"/>
            <w:lang w:val="en-US"/>
          </w:rPr>
          <w:t xml:space="preserve">vehicles are </w:t>
        </w:r>
      </w:ins>
      <w:ins w:id="179" w:author="East, Marion" w:date="2022-03-11T19:15:00Z">
        <w:r w:rsidR="00464E65">
          <w:rPr>
            <w:rFonts w:ascii="Times New Roman" w:hAnsi="Times New Roman" w:cs="Times New Roman"/>
            <w:color w:val="000000" w:themeColor="text1"/>
            <w:sz w:val="24"/>
            <w:szCs w:val="24"/>
            <w:lang w:val="en-US"/>
          </w:rPr>
          <w:t xml:space="preserve">typically </w:t>
        </w:r>
      </w:ins>
      <w:ins w:id="180" w:author="East, Marion" w:date="2022-03-11T18:59:00Z">
        <w:r>
          <w:rPr>
            <w:rFonts w:ascii="Times New Roman" w:hAnsi="Times New Roman" w:cs="Times New Roman"/>
            <w:color w:val="000000" w:themeColor="text1"/>
            <w:sz w:val="24"/>
            <w:szCs w:val="24"/>
            <w:lang w:val="en-US"/>
          </w:rPr>
          <w:t xml:space="preserve">expected to </w:t>
        </w:r>
      </w:ins>
      <w:ins w:id="181" w:author="East, Marion" w:date="2022-03-11T19:00:00Z">
        <w:r>
          <w:rPr>
            <w:rFonts w:ascii="Times New Roman" w:hAnsi="Times New Roman" w:cs="Times New Roman"/>
            <w:color w:val="000000" w:themeColor="text1"/>
            <w:sz w:val="24"/>
            <w:szCs w:val="24"/>
            <w:lang w:val="en-US"/>
          </w:rPr>
          <w:t xml:space="preserve">give way to </w:t>
        </w:r>
      </w:ins>
      <w:r w:rsidR="005E57DB" w:rsidRPr="00850320">
        <w:rPr>
          <w:rFonts w:ascii="Times New Roman" w:hAnsi="Times New Roman" w:cs="Times New Roman"/>
          <w:color w:val="000000" w:themeColor="text1"/>
          <w:sz w:val="24"/>
          <w:szCs w:val="24"/>
          <w:lang w:val="en-US"/>
        </w:rPr>
        <w:t xml:space="preserve">wildlife </w:t>
      </w:r>
      <w:del w:id="182" w:author="East, Marion" w:date="2022-03-11T19:01:00Z">
        <w:r w:rsidR="005E57DB" w:rsidRPr="00850320" w:rsidDel="005B48E2">
          <w:rPr>
            <w:rFonts w:ascii="Times New Roman" w:hAnsi="Times New Roman" w:cs="Times New Roman"/>
            <w:color w:val="000000" w:themeColor="text1"/>
            <w:sz w:val="24"/>
            <w:szCs w:val="24"/>
            <w:lang w:val="en-US"/>
          </w:rPr>
          <w:delText xml:space="preserve">is supposed to have the “right of way” </w:delText>
        </w:r>
      </w:del>
      <w:r w:rsidR="005E57DB" w:rsidRPr="00850320">
        <w:rPr>
          <w:rFonts w:ascii="Times New Roman" w:hAnsi="Times New Roman" w:cs="Times New Roman"/>
          <w:color w:val="000000" w:themeColor="text1"/>
          <w:sz w:val="24"/>
          <w:szCs w:val="24"/>
          <w:lang w:val="en-US"/>
        </w:rPr>
        <w:t xml:space="preserve">and </w:t>
      </w:r>
      <w:ins w:id="183" w:author="East, Marion" w:date="2022-03-11T19:04:00Z">
        <w:r w:rsidR="0034362C">
          <w:rPr>
            <w:rFonts w:ascii="Times New Roman" w:hAnsi="Times New Roman" w:cs="Times New Roman"/>
            <w:color w:val="000000" w:themeColor="text1"/>
            <w:sz w:val="24"/>
            <w:szCs w:val="24"/>
            <w:lang w:val="en-US"/>
          </w:rPr>
          <w:t>vehicle</w:t>
        </w:r>
        <w:r>
          <w:rPr>
            <w:rFonts w:ascii="Times New Roman" w:hAnsi="Times New Roman" w:cs="Times New Roman"/>
            <w:color w:val="000000" w:themeColor="text1"/>
            <w:sz w:val="24"/>
            <w:szCs w:val="24"/>
            <w:lang w:val="en-US"/>
          </w:rPr>
          <w:t xml:space="preserve"> </w:t>
        </w:r>
      </w:ins>
      <w:r w:rsidR="005E57DB" w:rsidRPr="00850320">
        <w:rPr>
          <w:rFonts w:ascii="Times New Roman" w:hAnsi="Times New Roman" w:cs="Times New Roman"/>
          <w:color w:val="000000" w:themeColor="text1"/>
          <w:sz w:val="24"/>
          <w:szCs w:val="24"/>
          <w:lang w:val="en-US"/>
        </w:rPr>
        <w:t xml:space="preserve">speed </w:t>
      </w:r>
      <w:ins w:id="184" w:author="East, Marion" w:date="2022-03-14T14:26:00Z">
        <w:r w:rsidR="0034362C">
          <w:rPr>
            <w:rFonts w:ascii="Times New Roman" w:hAnsi="Times New Roman" w:cs="Times New Roman"/>
            <w:color w:val="000000" w:themeColor="text1"/>
            <w:sz w:val="24"/>
            <w:szCs w:val="24"/>
            <w:lang w:val="en-US"/>
          </w:rPr>
          <w:t xml:space="preserve">is often regulated </w:t>
        </w:r>
      </w:ins>
      <w:ins w:id="185" w:author="East, Marion" w:date="2022-03-11T19:01:00Z">
        <w:r w:rsidR="00A04E8C">
          <w:rPr>
            <w:rFonts w:ascii="Times New Roman" w:hAnsi="Times New Roman" w:cs="Times New Roman"/>
            <w:color w:val="000000" w:themeColor="text1"/>
            <w:sz w:val="24"/>
            <w:szCs w:val="24"/>
            <w:lang w:val="en-US"/>
          </w:rPr>
          <w:t xml:space="preserve">to reduce </w:t>
        </w:r>
        <w:r>
          <w:rPr>
            <w:rFonts w:ascii="Times New Roman" w:hAnsi="Times New Roman" w:cs="Times New Roman"/>
            <w:color w:val="000000" w:themeColor="text1"/>
            <w:sz w:val="24"/>
            <w:szCs w:val="24"/>
            <w:lang w:val="en-US"/>
          </w:rPr>
          <w:t>wildlife roadkills</w:t>
        </w:r>
      </w:ins>
      <w:ins w:id="186" w:author="East, Marion" w:date="2022-03-14T15:38:00Z">
        <w:r w:rsidR="0034362C">
          <w:rPr>
            <w:rFonts w:ascii="Times New Roman" w:hAnsi="Times New Roman" w:cs="Times New Roman"/>
            <w:color w:val="000000" w:themeColor="text1"/>
            <w:sz w:val="24"/>
            <w:szCs w:val="24"/>
            <w:lang w:val="en-US"/>
          </w:rPr>
          <w:t xml:space="preserve"> </w:t>
        </w:r>
      </w:ins>
      <w:ins w:id="187" w:author="East, Marion" w:date="2022-03-14T14:37:00Z">
        <w:r w:rsidR="0034362C">
          <w:rPr>
            <w:rFonts w:ascii="Times New Roman" w:hAnsi="Times New Roman" w:cs="Times New Roman"/>
            <w:color w:val="000000" w:themeColor="text1"/>
            <w:sz w:val="24"/>
            <w:szCs w:val="24"/>
            <w:lang w:val="en-US"/>
          </w:rPr>
          <w:t>(</w:t>
        </w:r>
      </w:ins>
      <w:commentRangeStart w:id="188"/>
      <w:ins w:id="189" w:author="East, Marion" w:date="2022-03-14T14:38:00Z">
        <w:r w:rsidR="0034362C">
          <w:rPr>
            <w:rFonts w:ascii="Times New Roman" w:hAnsi="Times New Roman" w:cs="Times New Roman"/>
            <w:color w:val="000000" w:themeColor="text1"/>
            <w:sz w:val="24"/>
            <w:szCs w:val="24"/>
            <w:lang w:val="en-US"/>
          </w:rPr>
          <w:t>Collison</w:t>
        </w:r>
      </w:ins>
      <w:commentRangeEnd w:id="188"/>
      <w:ins w:id="190" w:author="East, Marion" w:date="2022-03-14T14:44:00Z">
        <w:r w:rsidR="0034362C">
          <w:rPr>
            <w:rStyle w:val="CommentReference"/>
          </w:rPr>
          <w:commentReference w:id="188"/>
        </w:r>
      </w:ins>
      <w:ins w:id="191" w:author="East, Marion" w:date="2022-03-14T14:38:00Z">
        <w:r w:rsidR="0034362C">
          <w:rPr>
            <w:rFonts w:ascii="Times New Roman" w:hAnsi="Times New Roman" w:cs="Times New Roman"/>
            <w:color w:val="000000" w:themeColor="text1"/>
            <w:sz w:val="24"/>
            <w:szCs w:val="24"/>
            <w:lang w:val="en-US"/>
          </w:rPr>
          <w:t xml:space="preserve"> </w:t>
        </w:r>
      </w:ins>
      <w:ins w:id="192" w:author="East, Marion" w:date="2022-03-14T14:39:00Z">
        <w:r w:rsidR="0034362C">
          <w:rPr>
            <w:rFonts w:ascii="Times New Roman" w:hAnsi="Times New Roman" w:cs="Times New Roman"/>
            <w:color w:val="000000" w:themeColor="text1"/>
            <w:sz w:val="24"/>
            <w:szCs w:val="24"/>
            <w:lang w:val="en-US"/>
          </w:rPr>
          <w:t>e</w:t>
        </w:r>
      </w:ins>
      <w:ins w:id="193" w:author="East, Marion" w:date="2022-03-14T14:38:00Z">
        <w:r w:rsidR="0034362C">
          <w:rPr>
            <w:rFonts w:ascii="Times New Roman" w:hAnsi="Times New Roman" w:cs="Times New Roman"/>
            <w:color w:val="000000" w:themeColor="text1"/>
            <w:sz w:val="24"/>
            <w:szCs w:val="24"/>
            <w:lang w:val="en-US"/>
          </w:rPr>
          <w:t xml:space="preserve">t al </w:t>
        </w:r>
      </w:ins>
      <w:ins w:id="194" w:author="East, Marion" w:date="2022-03-14T14:47:00Z">
        <w:r w:rsidR="0034362C">
          <w:rPr>
            <w:rFonts w:ascii="Times New Roman" w:hAnsi="Times New Roman" w:cs="Times New Roman"/>
            <w:color w:val="000000" w:themeColor="text1"/>
            <w:sz w:val="24"/>
            <w:szCs w:val="24"/>
            <w:lang w:val="en-US"/>
          </w:rPr>
          <w:t>2019</w:t>
        </w:r>
      </w:ins>
      <w:ins w:id="195" w:author="East, Marion" w:date="2022-03-14T14:50:00Z">
        <w:r w:rsidR="0034362C">
          <w:rPr>
            <w:rFonts w:ascii="Times New Roman" w:hAnsi="Times New Roman" w:cs="Times New Roman"/>
            <w:color w:val="000000" w:themeColor="text1"/>
            <w:sz w:val="24"/>
            <w:szCs w:val="24"/>
            <w:lang w:val="en-US"/>
          </w:rPr>
          <w:t>)</w:t>
        </w:r>
      </w:ins>
      <w:ins w:id="196" w:author="East, Marion" w:date="2022-03-11T19:01:00Z">
        <w:r>
          <w:rPr>
            <w:rFonts w:ascii="Times New Roman" w:hAnsi="Times New Roman" w:cs="Times New Roman"/>
            <w:color w:val="000000" w:themeColor="text1"/>
            <w:sz w:val="24"/>
            <w:szCs w:val="24"/>
            <w:lang w:val="en-US"/>
          </w:rPr>
          <w:t>.</w:t>
        </w:r>
      </w:ins>
      <w:ins w:id="197" w:author="East, Marion" w:date="2022-03-14T14:54:00Z">
        <w:r w:rsidR="0034362C" w:rsidRPr="00850320" w:rsidDel="005B48E2">
          <w:rPr>
            <w:rFonts w:ascii="Times New Roman" w:hAnsi="Times New Roman" w:cs="Times New Roman"/>
            <w:color w:val="000000" w:themeColor="text1"/>
            <w:sz w:val="24"/>
            <w:szCs w:val="24"/>
            <w:lang w:val="en-US"/>
          </w:rPr>
          <w:t xml:space="preserve"> </w:t>
        </w:r>
      </w:ins>
      <w:del w:id="198" w:author="East, Marion" w:date="2022-03-11T19:03:00Z">
        <w:r w:rsidR="005E57DB" w:rsidRPr="00850320" w:rsidDel="005B48E2">
          <w:rPr>
            <w:rFonts w:ascii="Times New Roman" w:hAnsi="Times New Roman" w:cs="Times New Roman"/>
            <w:color w:val="000000" w:themeColor="text1"/>
            <w:sz w:val="24"/>
            <w:szCs w:val="24"/>
            <w:lang w:val="en-US"/>
          </w:rPr>
          <w:delText xml:space="preserve">is typically limited in protected areas, </w:delText>
        </w:r>
      </w:del>
      <w:del w:id="199" w:author="East, Marion" w:date="2022-03-13T13:00:00Z">
        <w:r w:rsidR="005E57DB" w:rsidRPr="00850320" w:rsidDel="00A04E8C">
          <w:rPr>
            <w:rFonts w:ascii="Times New Roman" w:hAnsi="Times New Roman" w:cs="Times New Roman"/>
            <w:color w:val="000000" w:themeColor="text1"/>
            <w:sz w:val="24"/>
            <w:szCs w:val="24"/>
            <w:lang w:val="en-US"/>
          </w:rPr>
          <w:delText>t</w:delText>
        </w:r>
      </w:del>
      <w:ins w:id="200" w:author="Aima P" w:date="2022-03-22T13:46:00Z">
        <w:r w:rsidR="002C73B3">
          <w:rPr>
            <w:rFonts w:ascii="Times New Roman" w:hAnsi="Times New Roman" w:cs="Times New Roman"/>
            <w:color w:val="000000" w:themeColor="text1"/>
            <w:sz w:val="24"/>
            <w:szCs w:val="24"/>
            <w:lang w:val="en-US"/>
          </w:rPr>
          <w:t xml:space="preserve"> However, t</w:t>
        </w:r>
      </w:ins>
      <w:ins w:id="201" w:author="East, Marion" w:date="2022-03-13T13:00:00Z">
        <w:del w:id="202" w:author="Aima P" w:date="2022-03-22T13:46:00Z">
          <w:r w:rsidR="0034362C" w:rsidDel="002C73B3">
            <w:rPr>
              <w:rFonts w:ascii="Times New Roman" w:hAnsi="Times New Roman" w:cs="Times New Roman"/>
              <w:color w:val="000000" w:themeColor="text1"/>
              <w:sz w:val="24"/>
              <w:szCs w:val="24"/>
              <w:lang w:val="en-US"/>
            </w:rPr>
            <w:delText>T</w:delText>
          </w:r>
        </w:del>
      </w:ins>
      <w:r w:rsidR="00EE2A36" w:rsidRPr="00850320">
        <w:rPr>
          <w:rFonts w:ascii="Times New Roman" w:hAnsi="Times New Roman" w:cs="Times New Roman"/>
          <w:color w:val="000000" w:themeColor="text1"/>
          <w:sz w:val="24"/>
          <w:szCs w:val="24"/>
          <w:lang w:val="en-US"/>
        </w:rPr>
        <w:t xml:space="preserve">he </w:t>
      </w:r>
      <w:ins w:id="203" w:author="East, Marion" w:date="2022-03-14T14:27:00Z">
        <w:r w:rsidR="0034362C">
          <w:rPr>
            <w:rFonts w:ascii="Times New Roman" w:hAnsi="Times New Roman" w:cs="Times New Roman"/>
            <w:color w:val="000000" w:themeColor="text1"/>
            <w:sz w:val="24"/>
            <w:szCs w:val="24"/>
            <w:lang w:val="en-US"/>
          </w:rPr>
          <w:t>h</w:t>
        </w:r>
        <w:r w:rsidR="0034362C" w:rsidRPr="00850320">
          <w:rPr>
            <w:rFonts w:ascii="Times New Roman" w:hAnsi="Times New Roman" w:cs="Times New Roman"/>
            <w:color w:val="000000" w:themeColor="text1"/>
            <w:sz w:val="24"/>
            <w:szCs w:val="24"/>
            <w:lang w:val="en-US"/>
          </w:rPr>
          <w:t>uman population</w:t>
        </w:r>
      </w:ins>
      <w:ins w:id="204" w:author="Aima P" w:date="2022-03-22T13:46:00Z">
        <w:r w:rsidR="002C73B3">
          <w:rPr>
            <w:rFonts w:ascii="Times New Roman" w:hAnsi="Times New Roman" w:cs="Times New Roman"/>
            <w:color w:val="000000" w:themeColor="text1"/>
            <w:sz w:val="24"/>
            <w:szCs w:val="24"/>
            <w:lang w:val="en-US"/>
          </w:rPr>
          <w:t>, and therefore the traffic volume,</w:t>
        </w:r>
      </w:ins>
      <w:ins w:id="205" w:author="East, Marion" w:date="2022-03-14T14:27:00Z">
        <w:del w:id="206" w:author="Aima P" w:date="2022-03-22T13:46:00Z">
          <w:r w:rsidR="0034362C" w:rsidDel="002C73B3">
            <w:rPr>
              <w:rFonts w:ascii="Times New Roman" w:hAnsi="Times New Roman" w:cs="Times New Roman"/>
              <w:color w:val="000000" w:themeColor="text1"/>
              <w:sz w:val="24"/>
              <w:szCs w:val="24"/>
              <w:lang w:val="en-US"/>
            </w:rPr>
            <w:delText xml:space="preserve"> </w:delText>
          </w:r>
        </w:del>
        <w:r w:rsidR="0034362C">
          <w:rPr>
            <w:rFonts w:ascii="Times New Roman" w:hAnsi="Times New Roman" w:cs="Times New Roman"/>
            <w:color w:val="000000" w:themeColor="text1"/>
            <w:sz w:val="24"/>
            <w:szCs w:val="24"/>
            <w:lang w:val="en-US"/>
          </w:rPr>
          <w:t>in regions surrounding</w:t>
        </w:r>
        <w:r w:rsidR="0034362C" w:rsidRPr="00850320">
          <w:rPr>
            <w:rFonts w:ascii="Times New Roman" w:hAnsi="Times New Roman" w:cs="Times New Roman"/>
            <w:color w:val="000000" w:themeColor="text1"/>
            <w:sz w:val="24"/>
            <w:szCs w:val="24"/>
            <w:lang w:val="en-US"/>
          </w:rPr>
          <w:t xml:space="preserve"> </w:t>
        </w:r>
      </w:ins>
      <w:ins w:id="207" w:author="East, Marion" w:date="2022-03-14T16:20:00Z">
        <w:r w:rsidR="0034362C">
          <w:rPr>
            <w:rFonts w:ascii="Times New Roman" w:hAnsi="Times New Roman" w:cs="Times New Roman"/>
            <w:color w:val="000000" w:themeColor="text1"/>
            <w:sz w:val="24"/>
            <w:szCs w:val="24"/>
            <w:lang w:val="en-US"/>
          </w:rPr>
          <w:t xml:space="preserve">most </w:t>
        </w:r>
      </w:ins>
      <w:ins w:id="208" w:author="East, Marion" w:date="2022-03-14T14:27:00Z">
        <w:r w:rsidR="0034362C" w:rsidRPr="00850320">
          <w:rPr>
            <w:rFonts w:ascii="Times New Roman" w:hAnsi="Times New Roman" w:cs="Times New Roman"/>
            <w:color w:val="000000" w:themeColor="text1"/>
            <w:sz w:val="24"/>
            <w:szCs w:val="24"/>
            <w:lang w:val="en-US"/>
          </w:rPr>
          <w:t>protected areas</w:t>
        </w:r>
      </w:ins>
      <w:ins w:id="209" w:author="East, Marion" w:date="2022-03-14T15:04:00Z">
        <w:r w:rsidR="0034362C">
          <w:rPr>
            <w:rFonts w:ascii="Times New Roman" w:hAnsi="Times New Roman" w:cs="Times New Roman"/>
            <w:color w:val="000000" w:themeColor="text1"/>
            <w:sz w:val="24"/>
            <w:szCs w:val="24"/>
            <w:lang w:val="en-US"/>
          </w:rPr>
          <w:t xml:space="preserve"> </w:t>
        </w:r>
      </w:ins>
      <w:ins w:id="210" w:author="East, Marion" w:date="2022-03-14T15:10:00Z">
        <w:r w:rsidR="0034362C">
          <w:rPr>
            <w:rFonts w:ascii="Times New Roman" w:hAnsi="Times New Roman" w:cs="Times New Roman"/>
            <w:color w:val="000000" w:themeColor="text1"/>
            <w:sz w:val="24"/>
            <w:szCs w:val="24"/>
            <w:lang w:val="en-US"/>
          </w:rPr>
          <w:t xml:space="preserve">is increasing </w:t>
        </w:r>
      </w:ins>
      <w:ins w:id="211" w:author="East, Marion" w:date="2022-03-14T15:04:00Z">
        <w:r w:rsidR="0034362C">
          <w:rPr>
            <w:rFonts w:ascii="Times New Roman" w:hAnsi="Times New Roman" w:cs="Times New Roman"/>
            <w:color w:val="000000" w:themeColor="text1"/>
            <w:sz w:val="24"/>
            <w:szCs w:val="24"/>
            <w:lang w:val="en-US"/>
          </w:rPr>
          <w:t>(</w:t>
        </w:r>
        <w:r w:rsidR="0034362C" w:rsidRPr="00850320">
          <w:rPr>
            <w:rFonts w:ascii="Times New Roman" w:hAnsi="Times New Roman" w:cs="Times New Roman"/>
            <w:sz w:val="24"/>
            <w:lang w:val="en-US"/>
          </w:rPr>
          <w:t>Wittemyer et al. 2008</w:t>
        </w:r>
        <w:r w:rsidR="0034362C">
          <w:rPr>
            <w:rFonts w:ascii="Times New Roman" w:hAnsi="Times New Roman" w:cs="Times New Roman"/>
            <w:sz w:val="24"/>
            <w:lang w:val="en-US"/>
          </w:rPr>
          <w:t>)</w:t>
        </w:r>
      </w:ins>
      <w:ins w:id="212" w:author="East, Marion" w:date="2022-03-14T15:27:00Z">
        <w:r w:rsidR="0034362C">
          <w:rPr>
            <w:rFonts w:ascii="Times New Roman" w:hAnsi="Times New Roman" w:cs="Times New Roman"/>
            <w:sz w:val="24"/>
            <w:lang w:val="en-US"/>
          </w:rPr>
          <w:t xml:space="preserve"> which </w:t>
        </w:r>
      </w:ins>
      <w:ins w:id="213" w:author="East, Marion" w:date="2022-03-14T15:36:00Z">
        <w:del w:id="214" w:author="Aima P" w:date="2022-03-22T13:46:00Z">
          <w:r w:rsidR="0034362C" w:rsidDel="002C73B3">
            <w:rPr>
              <w:rFonts w:ascii="Times New Roman" w:hAnsi="Times New Roman" w:cs="Times New Roman"/>
              <w:sz w:val="24"/>
              <w:lang w:val="en-US"/>
            </w:rPr>
            <w:delText>is thought to</w:delText>
          </w:r>
        </w:del>
      </w:ins>
      <w:ins w:id="215" w:author="East, Marion" w:date="2022-03-14T15:40:00Z">
        <w:del w:id="216" w:author="Aima P" w:date="2022-03-22T13:46:00Z">
          <w:r w:rsidR="0034362C" w:rsidDel="002C73B3">
            <w:rPr>
              <w:rFonts w:ascii="Times New Roman" w:hAnsi="Times New Roman" w:cs="Times New Roman"/>
              <w:sz w:val="24"/>
              <w:lang w:val="en-US"/>
            </w:rPr>
            <w:delText xml:space="preserve"> </w:delText>
          </w:r>
        </w:del>
        <w:r w:rsidR="0034362C">
          <w:rPr>
            <w:rFonts w:ascii="Times New Roman" w:hAnsi="Times New Roman" w:cs="Times New Roman"/>
            <w:sz w:val="24"/>
            <w:lang w:val="en-US"/>
          </w:rPr>
          <w:t>pose</w:t>
        </w:r>
      </w:ins>
      <w:ins w:id="217" w:author="Aima P" w:date="2022-03-22T13:46:00Z">
        <w:r w:rsidR="002C73B3">
          <w:rPr>
            <w:rFonts w:ascii="Times New Roman" w:hAnsi="Times New Roman" w:cs="Times New Roman"/>
            <w:sz w:val="24"/>
            <w:lang w:val="en-US"/>
          </w:rPr>
          <w:t>s</w:t>
        </w:r>
      </w:ins>
      <w:ins w:id="218" w:author="East, Marion" w:date="2022-03-14T15:40:00Z">
        <w:r w:rsidR="0034362C">
          <w:rPr>
            <w:rFonts w:ascii="Times New Roman" w:hAnsi="Times New Roman" w:cs="Times New Roman"/>
            <w:sz w:val="24"/>
            <w:lang w:val="en-US"/>
          </w:rPr>
          <w:t xml:space="preserve"> a</w:t>
        </w:r>
      </w:ins>
      <w:ins w:id="219" w:author="East, Marion" w:date="2022-03-14T15:36:00Z">
        <w:r w:rsidR="0034362C">
          <w:rPr>
            <w:rFonts w:ascii="Times New Roman" w:hAnsi="Times New Roman" w:cs="Times New Roman"/>
            <w:sz w:val="24"/>
            <w:lang w:val="en-US"/>
          </w:rPr>
          <w:t xml:space="preserve"> </w:t>
        </w:r>
      </w:ins>
      <w:ins w:id="220" w:author="East, Marion" w:date="2022-03-14T15:27:00Z">
        <w:r w:rsidR="0034362C">
          <w:rPr>
            <w:rFonts w:ascii="Times New Roman" w:hAnsi="Times New Roman" w:cs="Times New Roman"/>
            <w:sz w:val="24"/>
            <w:lang w:val="en-US"/>
          </w:rPr>
          <w:t>threat</w:t>
        </w:r>
      </w:ins>
      <w:ins w:id="221" w:author="Aima P" w:date="2022-03-22T13:46:00Z">
        <w:r w:rsidR="002C73B3">
          <w:rPr>
            <w:rFonts w:ascii="Times New Roman" w:hAnsi="Times New Roman" w:cs="Times New Roman"/>
            <w:sz w:val="24"/>
            <w:lang w:val="en-US"/>
          </w:rPr>
          <w:t xml:space="preserve"> to conservation</w:t>
        </w:r>
      </w:ins>
      <w:ins w:id="222" w:author="East, Marion" w:date="2022-03-14T15:43:00Z">
        <w:r w:rsidR="0034362C">
          <w:rPr>
            <w:rFonts w:ascii="Times New Roman" w:hAnsi="Times New Roman" w:cs="Times New Roman"/>
            <w:sz w:val="24"/>
            <w:lang w:val="en-US"/>
          </w:rPr>
          <w:t>,</w:t>
        </w:r>
      </w:ins>
      <w:ins w:id="223" w:author="Aima P" w:date="2022-03-22T13:46:00Z">
        <w:r w:rsidR="002C73B3">
          <w:rPr>
            <w:rFonts w:ascii="Times New Roman" w:hAnsi="Times New Roman" w:cs="Times New Roman"/>
            <w:sz w:val="24"/>
            <w:lang w:val="en-US"/>
          </w:rPr>
          <w:t xml:space="preserve"> </w:t>
        </w:r>
      </w:ins>
      <w:ins w:id="224" w:author="East, Marion" w:date="2022-03-14T15:43:00Z">
        <w:del w:id="225" w:author="Aima P" w:date="2022-03-22T13:51:00Z">
          <w:r w:rsidR="0034362C" w:rsidDel="002D1410">
            <w:rPr>
              <w:rFonts w:ascii="Times New Roman" w:hAnsi="Times New Roman" w:cs="Times New Roman"/>
              <w:sz w:val="24"/>
              <w:lang w:val="en-US"/>
            </w:rPr>
            <w:delText xml:space="preserve"> </w:delText>
          </w:r>
        </w:del>
      </w:ins>
      <w:ins w:id="226" w:author="Aima P" w:date="2022-03-22T13:47:00Z">
        <w:r w:rsidR="002C73B3">
          <w:rPr>
            <w:rFonts w:ascii="Times New Roman" w:hAnsi="Times New Roman" w:cs="Times New Roman"/>
            <w:sz w:val="24"/>
            <w:lang w:val="en-US"/>
          </w:rPr>
          <w:t xml:space="preserve">and </w:t>
        </w:r>
      </w:ins>
      <w:ins w:id="227" w:author="East, Marion" w:date="2022-03-14T15:43:00Z">
        <w:r w:rsidR="0034362C">
          <w:rPr>
            <w:rFonts w:ascii="Times New Roman" w:hAnsi="Times New Roman" w:cs="Times New Roman"/>
            <w:sz w:val="24"/>
            <w:lang w:val="en-US"/>
          </w:rPr>
          <w:t>particularly</w:t>
        </w:r>
      </w:ins>
      <w:ins w:id="228" w:author="East, Marion" w:date="2022-03-14T15:27:00Z">
        <w:r w:rsidR="0034362C">
          <w:rPr>
            <w:rFonts w:ascii="Times New Roman" w:hAnsi="Times New Roman" w:cs="Times New Roman"/>
            <w:sz w:val="24"/>
            <w:lang w:val="en-US"/>
          </w:rPr>
          <w:t xml:space="preserve"> to carnivore populations (</w:t>
        </w:r>
      </w:ins>
      <w:ins w:id="229" w:author="East, Marion" w:date="2022-03-14T15:37:00Z">
        <w:r w:rsidR="0034362C">
          <w:rPr>
            <w:rFonts w:ascii="Times New Roman" w:hAnsi="Times New Roman" w:cs="Times New Roman"/>
            <w:color w:val="000000" w:themeColor="text1"/>
            <w:sz w:val="24"/>
            <w:szCs w:val="24"/>
            <w:lang w:val="en-US"/>
          </w:rPr>
          <w:t xml:space="preserve">Parks &amp; </w:t>
        </w:r>
        <w:commentRangeStart w:id="230"/>
        <w:r w:rsidR="0034362C">
          <w:rPr>
            <w:rFonts w:ascii="Times New Roman" w:hAnsi="Times New Roman" w:cs="Times New Roman"/>
            <w:color w:val="000000" w:themeColor="text1"/>
            <w:sz w:val="24"/>
            <w:szCs w:val="24"/>
            <w:lang w:val="en-US"/>
          </w:rPr>
          <w:t>Harcourt 2002</w:t>
        </w:r>
        <w:commentRangeEnd w:id="230"/>
        <w:r w:rsidR="0034362C">
          <w:rPr>
            <w:rStyle w:val="CommentReference"/>
          </w:rPr>
          <w:commentReference w:id="230"/>
        </w:r>
        <w:r w:rsidR="0034362C">
          <w:rPr>
            <w:rFonts w:ascii="Times New Roman" w:hAnsi="Times New Roman" w:cs="Times New Roman"/>
            <w:color w:val="000000" w:themeColor="text1"/>
            <w:sz w:val="24"/>
            <w:szCs w:val="24"/>
            <w:lang w:val="en-US"/>
          </w:rPr>
          <w:t xml:space="preserve">; </w:t>
        </w:r>
      </w:ins>
      <w:ins w:id="231" w:author="East, Marion" w:date="2022-03-14T15:27:00Z">
        <w:r w:rsidR="0034362C">
          <w:rPr>
            <w:rFonts w:ascii="Times New Roman" w:hAnsi="Times New Roman" w:cs="Times New Roman"/>
            <w:sz w:val="24"/>
            <w:lang w:val="en-US"/>
          </w:rPr>
          <w:t>Cardillo et al.</w:t>
        </w:r>
      </w:ins>
      <w:ins w:id="232" w:author="East, Marion" w:date="2022-03-14T15:28:00Z">
        <w:r w:rsidR="0034362C">
          <w:rPr>
            <w:rFonts w:ascii="Times New Roman" w:hAnsi="Times New Roman" w:cs="Times New Roman"/>
            <w:sz w:val="24"/>
            <w:lang w:val="en-US"/>
          </w:rPr>
          <w:t xml:space="preserve"> 2004)</w:t>
        </w:r>
      </w:ins>
      <w:ins w:id="233" w:author="East, Marion" w:date="2022-03-14T14:27:00Z">
        <w:r w:rsidR="0034362C">
          <w:rPr>
            <w:rFonts w:ascii="Times New Roman" w:hAnsi="Times New Roman" w:cs="Times New Roman"/>
            <w:color w:val="000000" w:themeColor="text1"/>
            <w:sz w:val="24"/>
            <w:szCs w:val="24"/>
            <w:lang w:val="en-US"/>
          </w:rPr>
          <w:t>.</w:t>
        </w:r>
      </w:ins>
      <w:ins w:id="234" w:author="Aima P" w:date="2022-03-22T13:52:00Z">
        <w:r w:rsidR="002D1410">
          <w:rPr>
            <w:rFonts w:ascii="Times New Roman" w:hAnsi="Times New Roman" w:cs="Times New Roman"/>
            <w:color w:val="000000" w:themeColor="text1"/>
            <w:sz w:val="24"/>
            <w:szCs w:val="24"/>
            <w:lang w:val="en-US"/>
          </w:rPr>
          <w:t xml:space="preserve"> In addition, </w:t>
        </w:r>
      </w:ins>
      <w:ins w:id="235" w:author="East, Marion" w:date="2022-03-14T15:09:00Z">
        <w:del w:id="236" w:author="Aima P" w:date="2022-03-22T13:52:00Z">
          <w:r w:rsidR="0034362C" w:rsidDel="002D1410">
            <w:rPr>
              <w:rFonts w:ascii="Times New Roman" w:hAnsi="Times New Roman" w:cs="Times New Roman"/>
              <w:color w:val="000000" w:themeColor="text1"/>
              <w:sz w:val="24"/>
              <w:szCs w:val="24"/>
              <w:lang w:val="en-US"/>
            </w:rPr>
            <w:delText xml:space="preserve"> </w:delText>
          </w:r>
        </w:del>
      </w:ins>
      <w:ins w:id="237" w:author="East, Marion" w:date="2022-03-14T14:27:00Z">
        <w:del w:id="238" w:author="Aima P" w:date="2022-03-22T13:52:00Z">
          <w:r w:rsidR="0034362C" w:rsidDel="002D1410">
            <w:rPr>
              <w:rFonts w:ascii="Times New Roman" w:hAnsi="Times New Roman" w:cs="Times New Roman"/>
              <w:color w:val="000000" w:themeColor="text1"/>
              <w:sz w:val="24"/>
              <w:szCs w:val="24"/>
              <w:lang w:val="en-US"/>
            </w:rPr>
            <w:delText>I</w:delText>
          </w:r>
        </w:del>
      </w:ins>
      <w:ins w:id="239" w:author="East, Marion" w:date="2022-03-14T15:48:00Z">
        <w:del w:id="240" w:author="Aima P" w:date="2022-03-22T13:52:00Z">
          <w:r w:rsidR="0034362C" w:rsidDel="002D1410">
            <w:rPr>
              <w:rFonts w:ascii="Times New Roman" w:hAnsi="Times New Roman" w:cs="Times New Roman"/>
              <w:color w:val="000000" w:themeColor="text1"/>
              <w:sz w:val="24"/>
              <w:szCs w:val="24"/>
              <w:lang w:val="en-US"/>
            </w:rPr>
            <w:delText xml:space="preserve">n recent decades, </w:delText>
          </w:r>
        </w:del>
        <w:r w:rsidR="0034362C">
          <w:rPr>
            <w:rFonts w:ascii="Times New Roman" w:hAnsi="Times New Roman" w:cs="Times New Roman"/>
            <w:color w:val="000000" w:themeColor="text1"/>
            <w:sz w:val="24"/>
            <w:szCs w:val="24"/>
            <w:lang w:val="en-US"/>
          </w:rPr>
          <w:t>w</w:t>
        </w:r>
      </w:ins>
      <w:ins w:id="241" w:author="East, Marion" w:date="2022-03-14T14:27:00Z">
        <w:r w:rsidR="0034362C">
          <w:rPr>
            <w:rFonts w:ascii="Times New Roman" w:hAnsi="Times New Roman" w:cs="Times New Roman"/>
            <w:color w:val="000000" w:themeColor="text1"/>
            <w:sz w:val="24"/>
            <w:szCs w:val="24"/>
            <w:lang w:val="en-US"/>
          </w:rPr>
          <w:t>ildlife tourism</w:t>
        </w:r>
      </w:ins>
      <w:ins w:id="242" w:author="East, Marion" w:date="2022-03-14T15:11:00Z">
        <w:r w:rsidR="0034362C">
          <w:rPr>
            <w:rFonts w:ascii="Times New Roman" w:hAnsi="Times New Roman" w:cs="Times New Roman"/>
            <w:color w:val="000000" w:themeColor="text1"/>
            <w:sz w:val="24"/>
            <w:szCs w:val="24"/>
            <w:lang w:val="en-US"/>
          </w:rPr>
          <w:t xml:space="preserve"> has expanded</w:t>
        </w:r>
      </w:ins>
      <w:ins w:id="243" w:author="Aima P" w:date="2022-03-22T13:52:00Z">
        <w:r w:rsidR="002D1410">
          <w:rPr>
            <w:rFonts w:ascii="Times New Roman" w:hAnsi="Times New Roman" w:cs="Times New Roman"/>
            <w:color w:val="000000" w:themeColor="text1"/>
            <w:sz w:val="24"/>
            <w:szCs w:val="24"/>
            <w:lang w:val="en-US"/>
          </w:rPr>
          <w:t xml:space="preserve"> in recent decades, </w:t>
        </w:r>
      </w:ins>
      <w:ins w:id="244" w:author="Aima P" w:date="2022-03-22T13:53:00Z">
        <w:r w:rsidR="002D1410">
          <w:rPr>
            <w:rFonts w:ascii="Times New Roman" w:hAnsi="Times New Roman" w:cs="Times New Roman"/>
            <w:color w:val="000000" w:themeColor="text1"/>
            <w:sz w:val="24"/>
            <w:szCs w:val="24"/>
            <w:lang w:val="en-US"/>
          </w:rPr>
          <w:t xml:space="preserve">further </w:t>
        </w:r>
      </w:ins>
      <w:ins w:id="245" w:author="Aima P" w:date="2022-03-22T13:52:00Z">
        <w:r w:rsidR="002D1410">
          <w:rPr>
            <w:rFonts w:ascii="Times New Roman" w:hAnsi="Times New Roman" w:cs="Times New Roman"/>
            <w:color w:val="000000" w:themeColor="text1"/>
            <w:sz w:val="24"/>
            <w:szCs w:val="24"/>
            <w:lang w:val="en-US"/>
          </w:rPr>
          <w:t xml:space="preserve">contributing to the expansion of </w:t>
        </w:r>
      </w:ins>
      <w:ins w:id="246" w:author="East, Marion" w:date="2022-03-14T16:21:00Z">
        <w:del w:id="247" w:author="Aima P" w:date="2022-03-22T13:52:00Z">
          <w:r w:rsidR="0034362C" w:rsidDel="002D1410">
            <w:rPr>
              <w:rFonts w:ascii="Times New Roman" w:hAnsi="Times New Roman" w:cs="Times New Roman"/>
              <w:color w:val="000000" w:themeColor="text1"/>
              <w:sz w:val="24"/>
              <w:szCs w:val="24"/>
              <w:lang w:val="en-US"/>
            </w:rPr>
            <w:delText>,</w:delText>
          </w:r>
        </w:del>
      </w:ins>
      <w:ins w:id="248" w:author="East, Marion" w:date="2022-03-14T14:33:00Z">
        <w:del w:id="249" w:author="Aima P" w:date="2022-03-22T13:52:00Z">
          <w:r w:rsidR="0034362C" w:rsidDel="002D1410">
            <w:rPr>
              <w:rFonts w:ascii="Times New Roman" w:hAnsi="Times New Roman" w:cs="Times New Roman"/>
              <w:color w:val="000000" w:themeColor="text1"/>
              <w:sz w:val="24"/>
              <w:szCs w:val="24"/>
              <w:lang w:val="en-US"/>
            </w:rPr>
            <w:delText xml:space="preserve"> as have</w:delText>
          </w:r>
        </w:del>
      </w:ins>
      <w:ins w:id="250" w:author="East, Marion" w:date="2022-03-14T15:46:00Z">
        <w:del w:id="251" w:author="Aima P" w:date="2022-03-22T13:52:00Z">
          <w:r w:rsidR="0034362C" w:rsidDel="002D1410">
            <w:rPr>
              <w:rFonts w:ascii="Times New Roman" w:hAnsi="Times New Roman" w:cs="Times New Roman"/>
              <w:color w:val="000000" w:themeColor="text1"/>
              <w:sz w:val="24"/>
              <w:szCs w:val="24"/>
              <w:lang w:val="en-US"/>
            </w:rPr>
            <w:delText xml:space="preserve"> </w:delText>
          </w:r>
        </w:del>
      </w:ins>
      <w:ins w:id="252" w:author="East, Marion" w:date="2022-03-14T14:33:00Z">
        <w:r w:rsidR="0034362C">
          <w:rPr>
            <w:rFonts w:ascii="Times New Roman" w:hAnsi="Times New Roman" w:cs="Times New Roman"/>
            <w:color w:val="000000" w:themeColor="text1"/>
            <w:sz w:val="24"/>
            <w:szCs w:val="24"/>
            <w:lang w:val="en-US"/>
          </w:rPr>
          <w:t>road network</w:t>
        </w:r>
      </w:ins>
      <w:ins w:id="253" w:author="East, Marion" w:date="2022-03-14T14:34:00Z">
        <w:r w:rsidR="0034362C">
          <w:rPr>
            <w:rFonts w:ascii="Times New Roman" w:hAnsi="Times New Roman" w:cs="Times New Roman"/>
            <w:color w:val="000000" w:themeColor="text1"/>
            <w:sz w:val="24"/>
            <w:szCs w:val="24"/>
            <w:lang w:val="en-US"/>
          </w:rPr>
          <w:t>s</w:t>
        </w:r>
      </w:ins>
      <w:ins w:id="254" w:author="Aima P" w:date="2022-03-22T13:53:00Z">
        <w:r w:rsidR="002D1410">
          <w:rPr>
            <w:rFonts w:ascii="Times New Roman" w:hAnsi="Times New Roman" w:cs="Times New Roman"/>
            <w:color w:val="000000" w:themeColor="text1"/>
            <w:sz w:val="24"/>
            <w:szCs w:val="24"/>
            <w:lang w:val="en-US"/>
          </w:rPr>
          <w:t xml:space="preserve"> and traffic </w:t>
        </w:r>
      </w:ins>
      <w:ins w:id="255" w:author="East, Marion" w:date="2022-03-14T14:33:00Z">
        <w:del w:id="256" w:author="Aima P" w:date="2022-03-22T13:53:00Z">
          <w:r w:rsidR="0034362C" w:rsidDel="002D1410">
            <w:rPr>
              <w:rFonts w:ascii="Times New Roman" w:hAnsi="Times New Roman" w:cs="Times New Roman"/>
              <w:color w:val="000000" w:themeColor="text1"/>
              <w:sz w:val="24"/>
              <w:szCs w:val="24"/>
              <w:lang w:val="en-US"/>
            </w:rPr>
            <w:delText>,</w:delText>
          </w:r>
        </w:del>
      </w:ins>
      <w:ins w:id="257" w:author="East, Marion" w:date="2022-03-14T15:49:00Z">
        <w:del w:id="258" w:author="Aima P" w:date="2022-03-22T13:53:00Z">
          <w:r w:rsidR="0034362C" w:rsidDel="002D1410">
            <w:rPr>
              <w:rFonts w:ascii="Times New Roman" w:hAnsi="Times New Roman" w:cs="Times New Roman"/>
              <w:color w:val="000000" w:themeColor="text1"/>
              <w:sz w:val="24"/>
              <w:szCs w:val="24"/>
              <w:lang w:val="en-US"/>
            </w:rPr>
            <w:delText xml:space="preserve"> the </w:delText>
          </w:r>
        </w:del>
        <w:r w:rsidR="0034362C">
          <w:rPr>
            <w:rFonts w:ascii="Times New Roman" w:hAnsi="Times New Roman" w:cs="Times New Roman"/>
            <w:color w:val="000000" w:themeColor="text1"/>
            <w:sz w:val="24"/>
            <w:szCs w:val="24"/>
            <w:lang w:val="en-US"/>
          </w:rPr>
          <w:t xml:space="preserve">volume </w:t>
        </w:r>
      </w:ins>
      <w:ins w:id="259" w:author="East, Marion" w:date="2022-03-14T16:22:00Z">
        <w:r w:rsidR="0034362C">
          <w:rPr>
            <w:rFonts w:ascii="Times New Roman" w:hAnsi="Times New Roman" w:cs="Times New Roman"/>
            <w:color w:val="000000" w:themeColor="text1"/>
            <w:sz w:val="24"/>
            <w:szCs w:val="24"/>
            <w:lang w:val="en-US"/>
          </w:rPr>
          <w:t xml:space="preserve">and speed </w:t>
        </w:r>
      </w:ins>
      <w:ins w:id="260" w:author="East, Marion" w:date="2022-03-14T15:49:00Z">
        <w:del w:id="261" w:author="Aima P" w:date="2022-03-22T13:53:00Z">
          <w:r w:rsidR="0034362C" w:rsidDel="002D1410">
            <w:rPr>
              <w:rFonts w:ascii="Times New Roman" w:hAnsi="Times New Roman" w:cs="Times New Roman"/>
              <w:color w:val="000000" w:themeColor="text1"/>
              <w:sz w:val="24"/>
              <w:szCs w:val="24"/>
              <w:lang w:val="en-US"/>
            </w:rPr>
            <w:delText>of traffic</w:delText>
          </w:r>
        </w:del>
      </w:ins>
      <w:ins w:id="262" w:author="East, Marion" w:date="2022-03-14T16:22:00Z">
        <w:del w:id="263" w:author="Aima P" w:date="2022-03-22T13:53:00Z">
          <w:r w:rsidR="0034362C" w:rsidDel="002D1410">
            <w:rPr>
              <w:rFonts w:ascii="Times New Roman" w:hAnsi="Times New Roman" w:cs="Times New Roman"/>
              <w:color w:val="000000" w:themeColor="text1"/>
              <w:sz w:val="24"/>
              <w:szCs w:val="24"/>
              <w:lang w:val="en-US"/>
            </w:rPr>
            <w:delText xml:space="preserve"> </w:delText>
          </w:r>
        </w:del>
      </w:ins>
      <w:ins w:id="264" w:author="East, Marion" w:date="2022-03-14T14:33:00Z">
        <w:r w:rsidR="0034362C">
          <w:rPr>
            <w:rFonts w:ascii="Times New Roman" w:hAnsi="Times New Roman" w:cs="Times New Roman"/>
            <w:color w:val="000000" w:themeColor="text1"/>
            <w:sz w:val="24"/>
            <w:szCs w:val="24"/>
            <w:lang w:val="en-US"/>
          </w:rPr>
          <w:t>within protected areas</w:t>
        </w:r>
      </w:ins>
      <w:ins w:id="265" w:author="East, Marion" w:date="2022-03-14T15:50:00Z">
        <w:r w:rsidR="0034362C">
          <w:rPr>
            <w:rFonts w:ascii="Times New Roman" w:hAnsi="Times New Roman" w:cs="Times New Roman"/>
            <w:color w:val="000000" w:themeColor="text1"/>
            <w:sz w:val="24"/>
            <w:szCs w:val="24"/>
            <w:lang w:val="en-US"/>
          </w:rPr>
          <w:t xml:space="preserve"> </w:t>
        </w:r>
        <w:commentRangeStart w:id="266"/>
        <w:commentRangeStart w:id="267"/>
        <w:r w:rsidR="0034362C" w:rsidRPr="001F6E03">
          <w:rPr>
            <w:rFonts w:ascii="Times New Roman" w:hAnsi="Times New Roman" w:cs="Times New Roman"/>
            <w:color w:val="000000" w:themeColor="text1"/>
            <w:sz w:val="24"/>
            <w:szCs w:val="24"/>
            <w:lang w:val="en-US"/>
          </w:rPr>
          <w:fldChar w:fldCharType="begin"/>
        </w:r>
        <w:r w:rsidR="0034362C">
          <w:rPr>
            <w:rFonts w:ascii="Times New Roman" w:hAnsi="Times New Roman" w:cs="Times New Roman"/>
            <w:color w:val="000000" w:themeColor="text1"/>
            <w:sz w:val="24"/>
            <w:szCs w:val="24"/>
            <w:lang w:val="en-US"/>
          </w:rPr>
          <w:instrText xml:space="preserve"> ADDIN ZOTERO_ITEM CSL_CITATION {"citationID":"tSwqKm0I","properties":{"formattedCitation":"(Caro et al. 2014)","plainCitation":"(Caro et al. 2014)","noteIndex":0},"citationItems":[{"id":"qX81ssgi/xfnz25cF","uris":["http://zotero.org/users/5432491/items/KE4C3RTN"],"uri":["http://zotero.org/users/5432491/items/KE4C3RTN"],"itemData":{"id":4966,"type":"article-journal","abstract":"Road construction is now common through wilderness and protected areas in tropical and subtropical countries with adverse consequences for their high native biodiversity. Here, we summarize the scope of the problem and advance specific compromise solutions that reconcile development with conservation.","container-title":"Current Biology","DOI":"10.1016/j.cub.2014.07.007","ISSN":"0960-9822","issue":"16","journalAbbreviation":"Current Biology","language":"en","page":"R722-R725","source":"ScienceDirect","title":"Compromise solutions between conservation and road building in the tropics","volume":"24","author":[{"family":"Caro","given":"Tim"},{"family":"Dobson","given":"Andrew"},{"family":"Marshall","given":"Andrew J."},{"family":"Peres","given":"Carlos A."}],"issued":{"date-parts":[["2014",8,18]]}}}],"schema":"https://github.com/citation-style-language/schema/raw/master/csl-citation.json"} </w:instrText>
        </w:r>
        <w:r w:rsidR="0034362C" w:rsidRPr="001F6E03">
          <w:rPr>
            <w:rFonts w:ascii="Times New Roman" w:hAnsi="Times New Roman" w:cs="Times New Roman"/>
            <w:color w:val="000000" w:themeColor="text1"/>
            <w:sz w:val="24"/>
            <w:szCs w:val="24"/>
            <w:lang w:val="en-US"/>
          </w:rPr>
          <w:fldChar w:fldCharType="separate"/>
        </w:r>
        <w:r w:rsidR="0034362C" w:rsidRPr="00850320">
          <w:rPr>
            <w:rFonts w:ascii="Times New Roman" w:hAnsi="Times New Roman" w:cs="Times New Roman"/>
            <w:sz w:val="24"/>
            <w:lang w:val="en-US"/>
          </w:rPr>
          <w:t>(</w:t>
        </w:r>
      </w:ins>
      <w:ins w:id="268" w:author="East, Marion" w:date="2022-03-14T16:24:00Z">
        <w:r w:rsidR="0034362C" w:rsidRPr="0034362C">
          <w:rPr>
            <w:rFonts w:ascii="Times New Roman" w:hAnsi="Times New Roman" w:cs="Times New Roman"/>
            <w:color w:val="000000" w:themeColor="text1"/>
            <w:sz w:val="24"/>
            <w:szCs w:val="24"/>
            <w:lang w:val="en-US"/>
          </w:rPr>
          <w:t xml:space="preserve"> </w:t>
        </w:r>
        <w:r w:rsidR="0034362C">
          <w:rPr>
            <w:rFonts w:ascii="Times New Roman" w:hAnsi="Times New Roman" w:cs="Times New Roman"/>
            <w:color w:val="000000" w:themeColor="text1"/>
            <w:sz w:val="24"/>
            <w:szCs w:val="24"/>
            <w:lang w:val="en-US"/>
          </w:rPr>
          <w:t>Drews 1995;</w:t>
        </w:r>
      </w:ins>
      <w:ins w:id="269" w:author="East, Marion" w:date="2022-03-14T16:23:00Z">
        <w:r w:rsidR="0034362C" w:rsidRPr="0034362C">
          <w:rPr>
            <w:rFonts w:ascii="Times New Roman" w:hAnsi="Times New Roman" w:cs="Times New Roman"/>
            <w:color w:val="000000" w:themeColor="text1"/>
            <w:sz w:val="24"/>
            <w:szCs w:val="24"/>
            <w:lang w:val="en-US"/>
          </w:rPr>
          <w:t xml:space="preserve"> </w:t>
        </w:r>
        <w:commentRangeStart w:id="270"/>
        <w:r w:rsidR="0034362C">
          <w:rPr>
            <w:rFonts w:ascii="Times New Roman" w:hAnsi="Times New Roman" w:cs="Times New Roman"/>
            <w:color w:val="000000" w:themeColor="text1"/>
            <w:sz w:val="24"/>
            <w:szCs w:val="24"/>
            <w:lang w:val="en-US"/>
          </w:rPr>
          <w:t xml:space="preserve">Mkanda &amp; Chansa </w:t>
        </w:r>
        <w:commentRangeEnd w:id="270"/>
        <w:r w:rsidR="0034362C">
          <w:rPr>
            <w:rStyle w:val="CommentReference"/>
          </w:rPr>
          <w:commentReference w:id="270"/>
        </w:r>
      </w:ins>
      <w:ins w:id="271" w:author="East, Marion" w:date="2022-03-14T16:24:00Z">
        <w:r w:rsidR="0034362C">
          <w:rPr>
            <w:rFonts w:ascii="Times New Roman" w:hAnsi="Times New Roman" w:cs="Times New Roman"/>
            <w:color w:val="000000" w:themeColor="text1"/>
            <w:sz w:val="24"/>
            <w:szCs w:val="24"/>
            <w:lang w:val="en-US"/>
          </w:rPr>
          <w:t xml:space="preserve">2011; </w:t>
        </w:r>
      </w:ins>
      <w:ins w:id="272" w:author="East, Marion" w:date="2022-03-14T15:50:00Z">
        <w:r w:rsidR="0034362C" w:rsidRPr="00850320">
          <w:rPr>
            <w:rFonts w:ascii="Times New Roman" w:hAnsi="Times New Roman" w:cs="Times New Roman"/>
            <w:sz w:val="24"/>
            <w:lang w:val="en-US"/>
          </w:rPr>
          <w:t>Caro et al. 2014</w:t>
        </w:r>
      </w:ins>
      <w:ins w:id="273" w:author="East, Marion" w:date="2022-03-14T16:25:00Z">
        <w:r w:rsidR="0034362C">
          <w:rPr>
            <w:rFonts w:ascii="Times New Roman" w:hAnsi="Times New Roman" w:cs="Times New Roman"/>
            <w:sz w:val="24"/>
            <w:lang w:val="en-US"/>
          </w:rPr>
          <w:t>; Lyamuya et al 2021</w:t>
        </w:r>
      </w:ins>
      <w:ins w:id="274" w:author="East, Marion" w:date="2022-03-14T15:50:00Z">
        <w:r w:rsidR="0034362C" w:rsidRPr="00850320">
          <w:rPr>
            <w:rFonts w:ascii="Times New Roman" w:hAnsi="Times New Roman" w:cs="Times New Roman"/>
            <w:sz w:val="24"/>
            <w:lang w:val="en-US"/>
          </w:rPr>
          <w:t>)</w:t>
        </w:r>
        <w:r w:rsidR="0034362C" w:rsidRPr="001F6E03">
          <w:rPr>
            <w:rFonts w:ascii="Times New Roman" w:hAnsi="Times New Roman" w:cs="Times New Roman"/>
            <w:color w:val="000000" w:themeColor="text1"/>
            <w:sz w:val="24"/>
            <w:szCs w:val="24"/>
            <w:lang w:val="en-US"/>
          </w:rPr>
          <w:fldChar w:fldCharType="end"/>
        </w:r>
      </w:ins>
      <w:commentRangeEnd w:id="266"/>
      <w:commentRangeEnd w:id="267"/>
      <w:r w:rsidR="00A87A67">
        <w:rPr>
          <w:rStyle w:val="CommentReference"/>
        </w:rPr>
        <w:commentReference w:id="266"/>
      </w:r>
      <w:ins w:id="275" w:author="East, Marion" w:date="2022-03-14T15:50:00Z">
        <w:r w:rsidR="0034362C">
          <w:rPr>
            <w:rStyle w:val="CommentReference"/>
          </w:rPr>
          <w:commentReference w:id="267"/>
        </w:r>
      </w:ins>
      <w:ins w:id="276" w:author="East, Marion" w:date="2022-03-14T15:49:00Z">
        <w:r w:rsidR="0034362C">
          <w:rPr>
            <w:rFonts w:ascii="Times New Roman" w:hAnsi="Times New Roman" w:cs="Times New Roman"/>
            <w:color w:val="000000" w:themeColor="text1"/>
            <w:sz w:val="24"/>
            <w:szCs w:val="24"/>
            <w:lang w:val="en-US"/>
          </w:rPr>
          <w:t>.</w:t>
        </w:r>
      </w:ins>
      <w:ins w:id="277" w:author="East, Marion" w:date="2022-03-14T16:25:00Z">
        <w:r w:rsidR="0034362C">
          <w:rPr>
            <w:rFonts w:ascii="Times New Roman" w:hAnsi="Times New Roman" w:cs="Times New Roman"/>
            <w:color w:val="000000" w:themeColor="text1"/>
            <w:sz w:val="24"/>
            <w:szCs w:val="24"/>
            <w:lang w:val="en-US"/>
          </w:rPr>
          <w:t xml:space="preserve"> </w:t>
        </w:r>
      </w:ins>
      <w:ins w:id="278" w:author="East, Marion" w:date="2022-03-14T16:09:00Z">
        <w:r w:rsidR="0034362C">
          <w:rPr>
            <w:rFonts w:ascii="Times New Roman" w:hAnsi="Times New Roman" w:cs="Times New Roman"/>
            <w:color w:val="000000" w:themeColor="text1"/>
            <w:sz w:val="24"/>
            <w:szCs w:val="24"/>
            <w:lang w:val="en-US"/>
          </w:rPr>
          <w:t>All these factors</w:t>
        </w:r>
      </w:ins>
      <w:ins w:id="279" w:author="East, Marion" w:date="2022-03-14T14:36:00Z">
        <w:r w:rsidR="0034362C">
          <w:rPr>
            <w:rFonts w:ascii="Times New Roman" w:hAnsi="Times New Roman" w:cs="Times New Roman"/>
            <w:color w:val="000000" w:themeColor="text1"/>
            <w:sz w:val="24"/>
            <w:szCs w:val="24"/>
            <w:lang w:val="en-US"/>
          </w:rPr>
          <w:t xml:space="preserve"> </w:t>
        </w:r>
      </w:ins>
      <w:ins w:id="280" w:author="East, Marion" w:date="2022-03-14T16:11:00Z">
        <w:del w:id="281" w:author="Aima P" w:date="2022-03-22T13:54:00Z">
          <w:r w:rsidR="0034362C" w:rsidDel="001E4FC9">
            <w:rPr>
              <w:rFonts w:ascii="Times New Roman" w:hAnsi="Times New Roman" w:cs="Times New Roman"/>
              <w:color w:val="000000" w:themeColor="text1"/>
              <w:sz w:val="24"/>
              <w:szCs w:val="24"/>
              <w:lang w:val="en-US"/>
            </w:rPr>
            <w:delText>undermined</w:delText>
          </w:r>
        </w:del>
      </w:ins>
      <w:ins w:id="282" w:author="Aima P" w:date="2022-03-22T13:54:00Z">
        <w:r w:rsidR="001E4FC9">
          <w:rPr>
            <w:rFonts w:ascii="Times New Roman" w:hAnsi="Times New Roman" w:cs="Times New Roman"/>
            <w:color w:val="000000" w:themeColor="text1"/>
            <w:sz w:val="24"/>
            <w:szCs w:val="24"/>
            <w:lang w:val="en-US"/>
          </w:rPr>
          <w:t>challenge</w:t>
        </w:r>
      </w:ins>
      <w:ins w:id="283" w:author="East, Marion" w:date="2022-03-14T16:11:00Z">
        <w:r w:rsidR="0034362C">
          <w:rPr>
            <w:rFonts w:ascii="Times New Roman" w:hAnsi="Times New Roman" w:cs="Times New Roman"/>
            <w:color w:val="000000" w:themeColor="text1"/>
            <w:sz w:val="24"/>
            <w:szCs w:val="24"/>
            <w:lang w:val="en-US"/>
          </w:rPr>
          <w:t xml:space="preserve"> </w:t>
        </w:r>
        <w:r w:rsidR="0034362C" w:rsidRPr="00850320">
          <w:rPr>
            <w:rFonts w:ascii="Times New Roman" w:hAnsi="Times New Roman" w:cs="Times New Roman"/>
            <w:color w:val="000000" w:themeColor="text1"/>
            <w:sz w:val="24"/>
            <w:szCs w:val="24"/>
            <w:lang w:val="en-US"/>
          </w:rPr>
          <w:t>conservation</w:t>
        </w:r>
        <w:r w:rsidR="0034362C">
          <w:rPr>
            <w:rFonts w:ascii="Times New Roman" w:hAnsi="Times New Roman" w:cs="Times New Roman"/>
            <w:color w:val="000000" w:themeColor="text1"/>
            <w:sz w:val="24"/>
            <w:szCs w:val="24"/>
            <w:lang w:val="en-US"/>
          </w:rPr>
          <w:t xml:space="preserve"> within protected areas</w:t>
        </w:r>
        <w:r w:rsidR="0034362C" w:rsidRPr="00850320">
          <w:rPr>
            <w:rFonts w:ascii="Times New Roman" w:hAnsi="Times New Roman" w:cs="Times New Roman"/>
            <w:color w:val="000000" w:themeColor="text1"/>
            <w:sz w:val="24"/>
            <w:szCs w:val="24"/>
            <w:lang w:val="en-US"/>
          </w:rPr>
          <w:t xml:space="preserve"> </w:t>
        </w:r>
      </w:ins>
      <w:del w:id="284" w:author="East, Marion" w:date="2022-03-11T19:06:00Z">
        <w:r w:rsidR="00EE2A36" w:rsidRPr="00850320" w:rsidDel="005B48E2">
          <w:rPr>
            <w:rFonts w:ascii="Times New Roman" w:hAnsi="Times New Roman" w:cs="Times New Roman"/>
            <w:color w:val="000000" w:themeColor="text1"/>
            <w:sz w:val="24"/>
            <w:szCs w:val="24"/>
            <w:lang w:val="en-US"/>
          </w:rPr>
          <w:delText>development</w:delText>
        </w:r>
      </w:del>
      <w:del w:id="285" w:author="East, Marion" w:date="2022-03-14T15:56:00Z">
        <w:r w:rsidR="00EE2A36" w:rsidRPr="00850320" w:rsidDel="0034362C">
          <w:rPr>
            <w:rFonts w:ascii="Times New Roman" w:hAnsi="Times New Roman" w:cs="Times New Roman"/>
            <w:color w:val="000000" w:themeColor="text1"/>
            <w:sz w:val="24"/>
            <w:szCs w:val="24"/>
            <w:lang w:val="en-US"/>
          </w:rPr>
          <w:delText xml:space="preserve"> of road networks</w:delText>
        </w:r>
      </w:del>
      <w:del w:id="286" w:author="East, Marion" w:date="2022-03-14T14:36:00Z">
        <w:r w:rsidR="00EE2A36" w:rsidRPr="00850320" w:rsidDel="0034362C">
          <w:rPr>
            <w:rFonts w:ascii="Times New Roman" w:hAnsi="Times New Roman" w:cs="Times New Roman"/>
            <w:color w:val="000000" w:themeColor="text1"/>
            <w:sz w:val="24"/>
            <w:szCs w:val="24"/>
            <w:lang w:val="en-US"/>
          </w:rPr>
          <w:delText xml:space="preserve"> </w:delText>
        </w:r>
      </w:del>
      <w:commentRangeStart w:id="287"/>
      <w:del w:id="288" w:author="East, Marion" w:date="2022-03-13T13:01:00Z">
        <w:r w:rsidR="00EE2A36" w:rsidRPr="00850320" w:rsidDel="00A04E8C">
          <w:rPr>
            <w:rFonts w:ascii="Times New Roman" w:hAnsi="Times New Roman" w:cs="Times New Roman"/>
            <w:color w:val="000000" w:themeColor="text1"/>
            <w:sz w:val="24"/>
            <w:szCs w:val="24"/>
            <w:lang w:val="en-US"/>
          </w:rPr>
          <w:delText xml:space="preserve">and </w:delText>
        </w:r>
      </w:del>
      <w:del w:id="289" w:author="East, Marion" w:date="2022-03-13T12:53:00Z">
        <w:r w:rsidR="00EE2A36" w:rsidRPr="00850320" w:rsidDel="00A04E8C">
          <w:rPr>
            <w:rFonts w:ascii="Times New Roman" w:hAnsi="Times New Roman" w:cs="Times New Roman"/>
            <w:color w:val="000000" w:themeColor="text1"/>
            <w:sz w:val="24"/>
            <w:szCs w:val="24"/>
            <w:lang w:val="en-US"/>
          </w:rPr>
          <w:delText>the</w:delText>
        </w:r>
      </w:del>
      <w:del w:id="290" w:author="East, Marion" w:date="2022-03-14T15:56:00Z">
        <w:r w:rsidR="00EE2A36" w:rsidRPr="00850320" w:rsidDel="0034362C">
          <w:rPr>
            <w:rFonts w:ascii="Times New Roman" w:hAnsi="Times New Roman" w:cs="Times New Roman"/>
            <w:color w:val="000000" w:themeColor="text1"/>
            <w:sz w:val="24"/>
            <w:szCs w:val="24"/>
            <w:lang w:val="en-US"/>
          </w:rPr>
          <w:delText xml:space="preserve"> </w:delText>
        </w:r>
        <w:commentRangeEnd w:id="287"/>
        <w:r w:rsidR="000525EC" w:rsidDel="0034362C">
          <w:rPr>
            <w:rStyle w:val="CommentReference"/>
          </w:rPr>
          <w:commentReference w:id="287"/>
        </w:r>
        <w:r w:rsidR="00EE2A36" w:rsidRPr="00850320" w:rsidDel="0034362C">
          <w:rPr>
            <w:rFonts w:ascii="Times New Roman" w:hAnsi="Times New Roman" w:cs="Times New Roman"/>
            <w:color w:val="000000" w:themeColor="text1"/>
            <w:sz w:val="24"/>
            <w:szCs w:val="24"/>
            <w:lang w:val="en-US"/>
          </w:rPr>
          <w:delText xml:space="preserve">increase </w:delText>
        </w:r>
      </w:del>
      <w:del w:id="291" w:author="East, Marion" w:date="2022-03-13T13:02:00Z">
        <w:r w:rsidR="00EE2A36" w:rsidRPr="00850320" w:rsidDel="00A04E8C">
          <w:rPr>
            <w:rFonts w:ascii="Times New Roman" w:hAnsi="Times New Roman" w:cs="Times New Roman"/>
            <w:color w:val="000000" w:themeColor="text1"/>
            <w:sz w:val="24"/>
            <w:szCs w:val="24"/>
            <w:lang w:val="en-US"/>
          </w:rPr>
          <w:delText xml:space="preserve">in </w:delText>
        </w:r>
      </w:del>
      <w:del w:id="292" w:author="East, Marion" w:date="2022-03-14T15:56:00Z">
        <w:r w:rsidR="00EE2A36" w:rsidRPr="00850320" w:rsidDel="0034362C">
          <w:rPr>
            <w:rFonts w:ascii="Times New Roman" w:hAnsi="Times New Roman" w:cs="Times New Roman"/>
            <w:color w:val="000000" w:themeColor="text1"/>
            <w:sz w:val="24"/>
            <w:szCs w:val="24"/>
            <w:lang w:val="en-US"/>
          </w:rPr>
          <w:delText>traffic volume</w:delText>
        </w:r>
      </w:del>
      <w:ins w:id="293" w:author="Hofer, Heribert" w:date="2022-03-07T06:44:00Z">
        <w:del w:id="294" w:author="East, Marion" w:date="2022-03-13T13:03:00Z">
          <w:r w:rsidR="00B142D6" w:rsidDel="00A04E8C">
            <w:rPr>
              <w:rFonts w:ascii="Times New Roman" w:hAnsi="Times New Roman" w:cs="Times New Roman"/>
              <w:color w:val="000000" w:themeColor="text1"/>
              <w:sz w:val="24"/>
              <w:szCs w:val="24"/>
              <w:lang w:val="en-US"/>
            </w:rPr>
            <w:delText xml:space="preserve"> in recent years</w:delText>
          </w:r>
        </w:del>
      </w:ins>
      <w:del w:id="295" w:author="East, Marion" w:date="2022-03-14T15:56:00Z">
        <w:r w:rsidR="00EE2A36" w:rsidRPr="00850320" w:rsidDel="0034362C">
          <w:rPr>
            <w:rFonts w:ascii="Times New Roman" w:hAnsi="Times New Roman" w:cs="Times New Roman"/>
            <w:color w:val="000000" w:themeColor="text1"/>
            <w:sz w:val="24"/>
            <w:szCs w:val="24"/>
            <w:lang w:val="en-US"/>
          </w:rPr>
          <w:delText xml:space="preserve"> </w:delText>
        </w:r>
        <w:commentRangeStart w:id="296"/>
        <w:r w:rsidR="00EE2A36" w:rsidRPr="001F6E03" w:rsidDel="0034362C">
          <w:rPr>
            <w:rFonts w:ascii="Times New Roman" w:hAnsi="Times New Roman" w:cs="Times New Roman"/>
            <w:color w:val="000000" w:themeColor="text1"/>
            <w:sz w:val="24"/>
            <w:szCs w:val="24"/>
            <w:lang w:val="en-US"/>
          </w:rPr>
          <w:fldChar w:fldCharType="begin"/>
        </w:r>
        <w:r w:rsidR="00185A55" w:rsidDel="0034362C">
          <w:rPr>
            <w:rFonts w:ascii="Times New Roman" w:hAnsi="Times New Roman" w:cs="Times New Roman"/>
            <w:color w:val="000000" w:themeColor="text1"/>
            <w:sz w:val="24"/>
            <w:szCs w:val="24"/>
            <w:lang w:val="en-US"/>
          </w:rPr>
          <w:delInstrText xml:space="preserve"> ADDIN ZOTERO_ITEM CSL_CITATION {"citationID":"tSwqKm0I","properties":{"formattedCitation":"(Caro et al. 2014)","plainCitation":"(Caro et al. 2014)","noteIndex":0},"citationItems":[{"id":"qX81ssgi/xfnz25cF","uris":["http://zotero.org/users/5432491/items/KE4C3RTN"],"uri":["http://zotero.org/users/5432491/items/KE4C3RTN"],"itemData":{"id":4966,"type":"article-journal","abstract":"Road construction is now common through wilderness and protected areas in tropical and subtropical countries with adverse consequences for their high native biodiversity. Here, we summarize the scope of the problem and advance specific compromise solutions that reconcile development with conservation.","container-title":"Current Biology","DOI":"10.1016/j.cub.2014.07.007","ISSN":"0960-9822","issue":"16","journalAbbreviation":"Current Biology","language":"en","page":"R722-R725","source":"ScienceDirect","title":"Compromise solutions between conservation and road building in the tropics","volume":"24","author":[{"family":"Caro","given":"Tim"},{"family":"Dobson","given":"Andrew"},{"family":"Marshall","given":"Andrew J."},{"family":"Peres","given":"Carlos A."}],"issued":{"date-parts":[["2014",8,18]]}}}],"schema":"https://github.com/citation-style-language/schema/raw/master/csl-citation.json"} </w:delInstrText>
        </w:r>
        <w:r w:rsidR="00EE2A36" w:rsidRPr="001F6E03" w:rsidDel="0034362C">
          <w:rPr>
            <w:rFonts w:ascii="Times New Roman" w:hAnsi="Times New Roman" w:cs="Times New Roman"/>
            <w:color w:val="000000" w:themeColor="text1"/>
            <w:sz w:val="24"/>
            <w:szCs w:val="24"/>
            <w:lang w:val="en-US"/>
          </w:rPr>
          <w:fldChar w:fldCharType="separate"/>
        </w:r>
        <w:r w:rsidR="00EE2A36" w:rsidRPr="00850320" w:rsidDel="0034362C">
          <w:rPr>
            <w:rFonts w:ascii="Times New Roman" w:hAnsi="Times New Roman" w:cs="Times New Roman"/>
            <w:sz w:val="24"/>
            <w:lang w:val="en-US"/>
          </w:rPr>
          <w:delText>(Caro et al. 2014)</w:delText>
        </w:r>
        <w:r w:rsidR="00EE2A36" w:rsidRPr="001F6E03" w:rsidDel="0034362C">
          <w:rPr>
            <w:rFonts w:ascii="Times New Roman" w:hAnsi="Times New Roman" w:cs="Times New Roman"/>
            <w:color w:val="000000" w:themeColor="text1"/>
            <w:sz w:val="24"/>
            <w:szCs w:val="24"/>
            <w:lang w:val="en-US"/>
          </w:rPr>
          <w:fldChar w:fldCharType="end"/>
        </w:r>
        <w:commentRangeEnd w:id="296"/>
        <w:r w:rsidR="000A24F2" w:rsidDel="0034362C">
          <w:rPr>
            <w:rStyle w:val="CommentReference"/>
          </w:rPr>
          <w:commentReference w:id="296"/>
        </w:r>
        <w:r w:rsidR="005E57DB" w:rsidRPr="00850320" w:rsidDel="0034362C">
          <w:rPr>
            <w:rFonts w:ascii="Times New Roman" w:hAnsi="Times New Roman" w:cs="Times New Roman"/>
            <w:color w:val="000000" w:themeColor="text1"/>
            <w:sz w:val="24"/>
            <w:szCs w:val="24"/>
            <w:lang w:val="en-US"/>
          </w:rPr>
          <w:delText xml:space="preserve"> </w:delText>
        </w:r>
      </w:del>
      <w:del w:id="297" w:author="East, Marion" w:date="2022-03-11T19:11:00Z">
        <w:r w:rsidR="005E57DB" w:rsidRPr="00850320" w:rsidDel="00464E65">
          <w:rPr>
            <w:rFonts w:ascii="Times New Roman" w:hAnsi="Times New Roman" w:cs="Times New Roman"/>
            <w:color w:val="000000" w:themeColor="text1"/>
            <w:sz w:val="24"/>
            <w:szCs w:val="24"/>
            <w:lang w:val="en-US"/>
          </w:rPr>
          <w:delText>caused by</w:delText>
        </w:r>
      </w:del>
      <w:del w:id="298" w:author="East, Marion" w:date="2022-03-13T12:56:00Z">
        <w:r w:rsidR="00EE2A36" w:rsidRPr="00850320" w:rsidDel="00A04E8C">
          <w:rPr>
            <w:rFonts w:ascii="Times New Roman" w:hAnsi="Times New Roman" w:cs="Times New Roman"/>
            <w:color w:val="000000" w:themeColor="text1"/>
            <w:sz w:val="24"/>
            <w:szCs w:val="24"/>
            <w:lang w:val="en-US"/>
          </w:rPr>
          <w:delText xml:space="preserve"> </w:delText>
        </w:r>
      </w:del>
      <w:del w:id="299" w:author="East, Marion" w:date="2022-03-11T18:03:00Z">
        <w:r w:rsidR="00EE2A36" w:rsidRPr="00850320" w:rsidDel="001A2134">
          <w:rPr>
            <w:rFonts w:ascii="Times New Roman" w:hAnsi="Times New Roman" w:cs="Times New Roman"/>
            <w:color w:val="000000" w:themeColor="text1"/>
            <w:sz w:val="24"/>
            <w:szCs w:val="24"/>
            <w:lang w:val="en-US"/>
          </w:rPr>
          <w:delText>the</w:delText>
        </w:r>
      </w:del>
      <w:del w:id="300" w:author="East, Marion" w:date="2022-03-13T12:56:00Z">
        <w:r w:rsidR="00EE2A36" w:rsidRPr="00850320" w:rsidDel="00A04E8C">
          <w:rPr>
            <w:rFonts w:ascii="Times New Roman" w:hAnsi="Times New Roman" w:cs="Times New Roman"/>
            <w:color w:val="000000" w:themeColor="text1"/>
            <w:sz w:val="24"/>
            <w:szCs w:val="24"/>
            <w:lang w:val="en-US"/>
          </w:rPr>
          <w:delText xml:space="preserve"> </w:delText>
        </w:r>
      </w:del>
      <w:del w:id="301" w:author="East, Marion" w:date="2022-03-14T15:53:00Z">
        <w:r w:rsidR="00EE2A36" w:rsidRPr="00850320" w:rsidDel="0034362C">
          <w:rPr>
            <w:rFonts w:ascii="Times New Roman" w:hAnsi="Times New Roman" w:cs="Times New Roman"/>
            <w:color w:val="000000" w:themeColor="text1"/>
            <w:sz w:val="24"/>
            <w:szCs w:val="24"/>
            <w:lang w:val="en-US"/>
          </w:rPr>
          <w:delText>rise of</w:delText>
        </w:r>
      </w:del>
      <w:ins w:id="302" w:author="Hofer, Heribert" w:date="2022-03-07T06:45:00Z">
        <w:del w:id="303" w:author="East, Marion" w:date="2022-03-11T17:02:00Z">
          <w:r w:rsidR="00B142D6" w:rsidDel="00336720">
            <w:rPr>
              <w:rFonts w:ascii="Times New Roman" w:hAnsi="Times New Roman" w:cs="Times New Roman"/>
              <w:color w:val="000000" w:themeColor="text1"/>
              <w:sz w:val="24"/>
              <w:szCs w:val="24"/>
              <w:lang w:val="en-US"/>
            </w:rPr>
            <w:delText>increase</w:delText>
          </w:r>
        </w:del>
        <w:del w:id="304" w:author="East, Marion" w:date="2022-03-14T15:53:00Z">
          <w:r w:rsidR="00B142D6" w:rsidDel="0034362C">
            <w:rPr>
              <w:rFonts w:ascii="Times New Roman" w:hAnsi="Times New Roman" w:cs="Times New Roman"/>
              <w:color w:val="000000" w:themeColor="text1"/>
              <w:sz w:val="24"/>
              <w:szCs w:val="24"/>
              <w:lang w:val="en-US"/>
            </w:rPr>
            <w:delText xml:space="preserve"> in</w:delText>
          </w:r>
        </w:del>
      </w:ins>
      <w:del w:id="305" w:author="East, Marion" w:date="2022-03-14T15:53:00Z">
        <w:r w:rsidR="00EE2A36" w:rsidRPr="00850320" w:rsidDel="0034362C">
          <w:rPr>
            <w:rFonts w:ascii="Times New Roman" w:hAnsi="Times New Roman" w:cs="Times New Roman"/>
            <w:color w:val="000000" w:themeColor="text1"/>
            <w:sz w:val="24"/>
            <w:szCs w:val="24"/>
            <w:lang w:val="en-US"/>
          </w:rPr>
          <w:delText xml:space="preserve"> human population</w:delText>
        </w:r>
      </w:del>
      <w:ins w:id="306" w:author="Hofer, Heribert" w:date="2022-03-07T06:45:00Z">
        <w:del w:id="307" w:author="East, Marion" w:date="2022-03-14T15:53:00Z">
          <w:r w:rsidR="00B142D6" w:rsidDel="0034362C">
            <w:rPr>
              <w:rFonts w:ascii="Times New Roman" w:hAnsi="Times New Roman" w:cs="Times New Roman"/>
              <w:color w:val="000000" w:themeColor="text1"/>
              <w:sz w:val="24"/>
              <w:szCs w:val="24"/>
              <w:lang w:val="en-US"/>
            </w:rPr>
            <w:delText>s</w:delText>
          </w:r>
        </w:del>
      </w:ins>
      <w:del w:id="308" w:author="East, Marion" w:date="2022-03-14T15:53:00Z">
        <w:r w:rsidR="00EE2A36" w:rsidRPr="00850320" w:rsidDel="0034362C">
          <w:rPr>
            <w:rFonts w:ascii="Times New Roman" w:hAnsi="Times New Roman" w:cs="Times New Roman"/>
            <w:color w:val="000000" w:themeColor="text1"/>
            <w:sz w:val="24"/>
            <w:szCs w:val="24"/>
            <w:lang w:val="en-US"/>
          </w:rPr>
          <w:delText xml:space="preserve"> </w:delText>
        </w:r>
      </w:del>
      <w:del w:id="309" w:author="East, Marion" w:date="2022-03-11T19:19:00Z">
        <w:r w:rsidR="00EE2A36" w:rsidRPr="00850320" w:rsidDel="00173388">
          <w:rPr>
            <w:rFonts w:ascii="Times New Roman" w:hAnsi="Times New Roman" w:cs="Times New Roman"/>
            <w:color w:val="000000" w:themeColor="text1"/>
            <w:sz w:val="24"/>
            <w:szCs w:val="24"/>
            <w:lang w:val="en-US"/>
          </w:rPr>
          <w:delText>around</w:delText>
        </w:r>
      </w:del>
      <w:del w:id="310" w:author="East, Marion" w:date="2022-03-14T15:53:00Z">
        <w:r w:rsidR="00EE2A36" w:rsidRPr="00850320" w:rsidDel="0034362C">
          <w:rPr>
            <w:rFonts w:ascii="Times New Roman" w:hAnsi="Times New Roman" w:cs="Times New Roman"/>
            <w:color w:val="000000" w:themeColor="text1"/>
            <w:sz w:val="24"/>
            <w:szCs w:val="24"/>
            <w:lang w:val="en-US"/>
          </w:rPr>
          <w:delText xml:space="preserve"> protected </w:delText>
        </w:r>
      </w:del>
      <w:del w:id="311" w:author="East, Marion" w:date="2022-03-14T15:56:00Z">
        <w:r w:rsidR="00EE2A36" w:rsidRPr="00850320" w:rsidDel="0034362C">
          <w:rPr>
            <w:rFonts w:ascii="Times New Roman" w:hAnsi="Times New Roman" w:cs="Times New Roman"/>
            <w:color w:val="000000" w:themeColor="text1"/>
            <w:sz w:val="24"/>
            <w:szCs w:val="24"/>
            <w:lang w:val="en-US"/>
          </w:rPr>
          <w:delText>areas and</w:delText>
        </w:r>
      </w:del>
      <w:del w:id="312" w:author="East, Marion" w:date="2022-03-11T19:12:00Z">
        <w:r w:rsidR="00EE2A36" w:rsidRPr="00850320" w:rsidDel="00464E65">
          <w:rPr>
            <w:rFonts w:ascii="Times New Roman" w:hAnsi="Times New Roman" w:cs="Times New Roman"/>
            <w:color w:val="000000" w:themeColor="text1"/>
            <w:sz w:val="24"/>
            <w:szCs w:val="24"/>
            <w:lang w:val="en-US"/>
          </w:rPr>
          <w:delText xml:space="preserve"> the</w:delText>
        </w:r>
      </w:del>
      <w:del w:id="313" w:author="East, Marion" w:date="2022-03-11T19:21:00Z">
        <w:r w:rsidR="00EE2A36" w:rsidRPr="00850320" w:rsidDel="00173388">
          <w:rPr>
            <w:rFonts w:ascii="Times New Roman" w:hAnsi="Times New Roman" w:cs="Times New Roman"/>
            <w:color w:val="000000" w:themeColor="text1"/>
            <w:sz w:val="24"/>
            <w:szCs w:val="24"/>
            <w:lang w:val="en-US"/>
          </w:rPr>
          <w:delText xml:space="preserve"> </w:delText>
        </w:r>
        <w:r w:rsidR="0054584F" w:rsidDel="00173388">
          <w:rPr>
            <w:rFonts w:ascii="Times New Roman" w:hAnsi="Times New Roman" w:cs="Times New Roman"/>
            <w:color w:val="000000" w:themeColor="text1"/>
            <w:sz w:val="24"/>
            <w:szCs w:val="24"/>
            <w:lang w:val="en-US"/>
          </w:rPr>
          <w:delText>increase</w:delText>
        </w:r>
        <w:r w:rsidR="00EE2A36" w:rsidRPr="00850320" w:rsidDel="00173388">
          <w:rPr>
            <w:rFonts w:ascii="Times New Roman" w:hAnsi="Times New Roman" w:cs="Times New Roman"/>
            <w:color w:val="000000" w:themeColor="text1"/>
            <w:sz w:val="24"/>
            <w:szCs w:val="24"/>
            <w:lang w:val="en-US"/>
          </w:rPr>
          <w:delText xml:space="preserve"> </w:delText>
        </w:r>
        <w:r w:rsidR="0054584F" w:rsidDel="00173388">
          <w:rPr>
            <w:rFonts w:ascii="Times New Roman" w:hAnsi="Times New Roman" w:cs="Times New Roman"/>
            <w:color w:val="000000" w:themeColor="text1"/>
            <w:sz w:val="24"/>
            <w:szCs w:val="24"/>
            <w:lang w:val="en-US"/>
          </w:rPr>
          <w:delText>in</w:delText>
        </w:r>
        <w:r w:rsidR="00EE2A36" w:rsidRPr="00850320" w:rsidDel="00173388">
          <w:rPr>
            <w:rFonts w:ascii="Times New Roman" w:hAnsi="Times New Roman" w:cs="Times New Roman"/>
            <w:color w:val="000000" w:themeColor="text1"/>
            <w:sz w:val="24"/>
            <w:szCs w:val="24"/>
            <w:lang w:val="en-US"/>
          </w:rPr>
          <w:delText xml:space="preserve"> wildlife</w:delText>
        </w:r>
      </w:del>
      <w:del w:id="314" w:author="East, Marion" w:date="2022-03-14T15:56:00Z">
        <w:r w:rsidR="00EE2A36" w:rsidRPr="00850320" w:rsidDel="0034362C">
          <w:rPr>
            <w:rFonts w:ascii="Times New Roman" w:hAnsi="Times New Roman" w:cs="Times New Roman"/>
            <w:color w:val="000000" w:themeColor="text1"/>
            <w:sz w:val="24"/>
            <w:szCs w:val="24"/>
            <w:lang w:val="en-US"/>
          </w:rPr>
          <w:delText xml:space="preserve"> tourism</w:delText>
        </w:r>
      </w:del>
      <w:del w:id="315" w:author="East, Marion" w:date="2022-03-14T16:28:00Z">
        <w:r w:rsidR="00EE2A36" w:rsidRPr="00850320" w:rsidDel="0034362C">
          <w:rPr>
            <w:rFonts w:ascii="Times New Roman" w:hAnsi="Times New Roman" w:cs="Times New Roman"/>
            <w:color w:val="000000" w:themeColor="text1"/>
            <w:sz w:val="24"/>
            <w:szCs w:val="24"/>
            <w:lang w:val="en-US"/>
          </w:rPr>
          <w:delText xml:space="preserve"> </w:delText>
        </w:r>
      </w:del>
      <w:del w:id="316" w:author="East, Marion" w:date="2022-03-13T13:08:00Z">
        <w:r w:rsidR="00EE2A36" w:rsidRPr="00850320" w:rsidDel="00A04E8C">
          <w:rPr>
            <w:rFonts w:ascii="Times New Roman" w:hAnsi="Times New Roman" w:cs="Times New Roman"/>
            <w:color w:val="000000" w:themeColor="text1"/>
            <w:sz w:val="24"/>
            <w:szCs w:val="24"/>
            <w:lang w:val="en-US"/>
          </w:rPr>
          <w:delText xml:space="preserve">represent a challenge for </w:delText>
        </w:r>
      </w:del>
      <w:del w:id="317" w:author="East, Marion" w:date="2022-03-14T16:28:00Z">
        <w:r w:rsidR="00EE2A36" w:rsidRPr="00850320" w:rsidDel="0034362C">
          <w:rPr>
            <w:rFonts w:ascii="Times New Roman" w:hAnsi="Times New Roman" w:cs="Times New Roman"/>
            <w:color w:val="000000" w:themeColor="text1"/>
            <w:sz w:val="24"/>
            <w:szCs w:val="24"/>
            <w:lang w:val="en-US"/>
          </w:rPr>
          <w:delText xml:space="preserve">conservation </w:delText>
        </w:r>
      </w:del>
      <w:r w:rsidR="00EE2A36" w:rsidRPr="001F6E03">
        <w:rPr>
          <w:rFonts w:ascii="Times New Roman" w:hAnsi="Times New Roman" w:cs="Times New Roman"/>
          <w:color w:val="000000" w:themeColor="text1"/>
          <w:sz w:val="24"/>
          <w:szCs w:val="24"/>
          <w:lang w:val="en-US"/>
        </w:rPr>
        <w:fldChar w:fldCharType="begin"/>
      </w:r>
      <w:r w:rsidR="00185A55">
        <w:rPr>
          <w:rFonts w:ascii="Times New Roman" w:hAnsi="Times New Roman" w:cs="Times New Roman"/>
          <w:color w:val="000000" w:themeColor="text1"/>
          <w:sz w:val="24"/>
          <w:szCs w:val="24"/>
          <w:lang w:val="en-US"/>
        </w:rPr>
        <w:instrText xml:space="preserve"> ADDIN ZOTERO_ITEM CSL_CITATION {"citationID":"yGKziXUj","properties":{"formattedCitation":"(Wittemyer et al. 2008; Estes et al. 2012; Veldhuis et al. 2019)","plainCitation":"(Wittemyer et al. 2008; Estes et al. 2012; Veldhuis et al. 2019)","noteIndex":0},"citationItems":[{"id":"qX81ssgi/hZFu5Z2f","uris":["http://zotero.org/users/5432491/items/VD99HZGE"],"uri":["http://zotero.org/users/5432491/items/VD99HZGE"],"itemData":{"id":4420,"type":"article-journal","abstract":"The growth of human populations around protected areas accelerates land conversion and isolation, negatively impacting biodiversity and ecosystem function, and can be exacerbated by immigration. It is often assumed that immigration around protected areas is driven by attraction in the form of economic benefits, but in many cases, people may be pushed from their areas of origin toward protected areas. Mitigating the effects of immigration around protected areas necessitates understanding the actual mechanisms causing it, which can be aided by analysis of patterns of land-cover change. Our goal was to identify the reasons for human population growth and land-cover change around the protected areas in the greater Serengeti ecosystem (henceforth “the park”), and to relate agricultural conversion from 1984–2003 to trends in human demography. We found that conversion of natural habitats to agriculture was greatest closer to the park (up to 2.3% per year), coinciding with the highest rates of human population growth (3.5% per year). Agricultural conversion and population growth were greatest where there was less existing agriculture, and population density was lowest. Lack of unfarmed land farther from the park, coupled with greater poverty near the park, suggest that movement away from areas with high population densities and land scarcity was likely driving immigration near the park, where arable land was available. Our results are essential for conservation planning for one of Africa’s hallmark ecosystems, and should encourage further examination of population growth and land-cover trends near protected areas throughout the developing world.","container-title":"Biological Conservation","DOI":"10.1016/j.biocon.2012.01.010","ISSN":"0006-3207","issue":"1","journalAbbreviation":"Biological Conservation","language":"en","page":"255-263","source":"ScienceDirect","title":"Land-cover change and human population trends in the greater Serengeti ecosystem from 1984–2003","volume":"147","author":[{"family":"Estes","given":"Anna Bond"},{"family":"Kuemmerle","given":"Tobias"},{"family":"Kushnir","given":"Hadas"},{"family":"Radeloff","given":"Volker Christian"},{"family":"Shugart","given":"Herman Henry"}],"issued":{"date-parts":[["2012",3,1]]}}},{"id":"qX81ssgi/IyOlFori","uris":["http://zotero.org/users/5432491/items/TU9T9XU5"],"uri":["http://zotero.org/users/5432491/items/TU9T9XU5"],"itemData":{"id":2204,"type":"article-journal","abstract":"Threats to the Serengeti\nProtected areas are an important tool for conserving biodiversity and ecosystem functioning. But how well do these areas withstand pressure from human activity in surrounding landscapes? Veldhuis et al. studied long-term data from the Serengeti-Mara ecosystem in East Africa. Human activities at boundary regions cause animals to concentrate in the core of the protected area, which eventually reduces soil carbon storage and nitrogen fixation rates and increases vulnerability to extreme droughts. Similar patterns are likely for many, if not all, large protected areas.\nScience, this issue p. 1424\nProtected areas provide major benefits for humans in the form of ecosystem services, but landscape degradation by human activity at their edges may compromise their ecological functioning. Using multiple lines of evidence from 40 years of research in the Serengeti-Mara ecosystem, we find that such edge degradation has effectively “squeezed” wildlife into the core protected area and has altered the ecosystem’s dynamics even within this 40,000-square-kilometer ecosystem. This spatial cascade reduced resilience in the core and was mediated by the movement of grazers, which reduced grass fuel and fires, weakened the capacity of soils to sequester nutrients and carbon, and decreased the responsiveness of primary production to rainfall. Similar effects in other protected ecosystems worldwide may require rethinking of natural resource management outside protected areas.\nHuman impacts at the edges of a protected area lead to pronounced changes in the ecological function at its core.\nHuman impacts at the edges of a protected area lead to pronounced changes in the ecological function at its core.","container-title":"Science","DOI":"10.1126/science.aav0564","ISSN":"0036-8075, 1095-9203","issue":"6434","language":"en","note":"PMID: 30923217","page":"1424-1428","source":"science.sciencemag.org","title":"Cross-boundary human impacts compromise the Serengeti-Mara ecosystem","volume":"363","author":[{"family":"Veldhuis","given":"Michiel P."},{"family":"Ritchie","given":"Mark E."},{"family":"Ogutu","given":"Joseph O."},{"family":"Morrison","given":"Thomas A."},{"family":"Beale","given":"Colin M."},{"family":"Estes","given":"Anna B."},{"family":"Mwakilema","given":"William"},{"family":"Ojwang","given":"Gordon O."},{"family":"Parr","given":"Catherine L."},{"family":"Probert","given":"James"},{"family":"Wargute","given":"Patrick W."},{"family":"Hopcraft","given":"J. Grant C."},{"family":"Olff","given":"Han"}],"issued":{"date-parts":[["2019",3,29]]}}},{"id":"qX81ssgi/Ns2a2aeJ","uris":["http://zotero.org/users/5432491/items/L47MRGQG"],"uri":["http://zotero.org/users/5432491/items/L47MRGQG"],"itemData":{"id":4425,"type":"article-journal","abstract":"Protected areas (PAs) have long been criticized as creations of and for an elite few, where associated costs, but few benefits, are borne by marginalized rural communities. Contrary to predictions of this argument, we found that average human population growth rates on the borders of 306 PAs in 45 countries in Africa and Latin America were nearly double average rural growth, suggesting that PAs attract, rather than repel, human settlement. Higher population growth on PA edges is evident across ecoregions, countries, and continents and is correlated positively with international donor investment in national conservation programs and an index of park-related funding. These findings provide insight on the value of PAs for local people, but also highlight a looming threat to PA effectiveness and biodiversity conservation.\nContrary to expectations, human populations living near protected areas in 45 countries in Africa and Latin America are increasing nearly twice as fast as other rural ones.\nContrary to expectations, human populations living near protected areas in 45 countries in Africa and Latin America are increasing nearly twice as fast as other rural ones.","container-title":"Science","DOI":"10.1126/science.1158900","ISSN":"0036-8075, 1095-9203","issue":"5885","language":"en","note":"publisher: American Association for the Advancement of Science\nsection: Report\nPMID: 18599788","page":"123-126","source":"science-sciencemag-org.acces.bibliotheque-diderot.fr","title":"Accelerated Human Population Growth at Protected Area Edges","volume":"321","author":[{"family":"Wittemyer","given":"George"},{"family":"Elsen","given":"Paul"},{"family":"Bean","given":"William T."},{"family":"Burton","given":"A. Coleman O."},{"family":"Brashares","given":"Justin S."}],"issued":{"date-parts":[["2008",7,4]]}}}],"schema":"https://github.com/citation-style-language/schema/raw/master/csl-citation.json"} </w:instrText>
      </w:r>
      <w:r w:rsidR="00EE2A36" w:rsidRPr="001F6E03">
        <w:rPr>
          <w:rFonts w:ascii="Times New Roman" w:hAnsi="Times New Roman" w:cs="Times New Roman"/>
          <w:color w:val="000000" w:themeColor="text1"/>
          <w:sz w:val="24"/>
          <w:szCs w:val="24"/>
          <w:lang w:val="en-US"/>
        </w:rPr>
        <w:fldChar w:fldCharType="separate"/>
      </w:r>
      <w:r w:rsidR="00EE2A36" w:rsidRPr="00850320">
        <w:rPr>
          <w:rFonts w:ascii="Times New Roman" w:hAnsi="Times New Roman" w:cs="Times New Roman"/>
          <w:sz w:val="24"/>
          <w:lang w:val="en-US"/>
        </w:rPr>
        <w:t>(Wittemyer et al. 2008; Estes et al. 2012; Veldhuis et al. 2019)</w:t>
      </w:r>
      <w:r w:rsidR="00EE2A36" w:rsidRPr="001F6E03">
        <w:rPr>
          <w:rFonts w:ascii="Times New Roman" w:hAnsi="Times New Roman" w:cs="Times New Roman"/>
          <w:color w:val="000000" w:themeColor="text1"/>
          <w:sz w:val="24"/>
          <w:szCs w:val="24"/>
          <w:lang w:val="en-US"/>
        </w:rPr>
        <w:fldChar w:fldCharType="end"/>
      </w:r>
      <w:r w:rsidR="007A69FB" w:rsidRPr="00850320">
        <w:rPr>
          <w:rFonts w:ascii="Times New Roman" w:hAnsi="Times New Roman" w:cs="Times New Roman"/>
          <w:color w:val="000000" w:themeColor="text1"/>
          <w:sz w:val="24"/>
          <w:szCs w:val="24"/>
          <w:lang w:val="en-US"/>
        </w:rPr>
        <w:t>.</w:t>
      </w:r>
      <w:r w:rsidR="00A51AC8" w:rsidRPr="00A5365B">
        <w:rPr>
          <w:lang w:val="en-US"/>
        </w:rPr>
        <w:t xml:space="preserve"> </w:t>
      </w:r>
      <w:ins w:id="318" w:author="East, Marion" w:date="2022-03-14T16:29:00Z">
        <w:r w:rsidR="0034362C">
          <w:rPr>
            <w:rFonts w:ascii="Times New Roman" w:hAnsi="Times New Roman" w:cs="Times New Roman"/>
            <w:color w:val="000000" w:themeColor="text1"/>
            <w:sz w:val="24"/>
            <w:szCs w:val="24"/>
            <w:lang w:val="en-US"/>
          </w:rPr>
          <w:t>Knowledge of the</w:t>
        </w:r>
      </w:ins>
      <w:ins w:id="319" w:author="Sarah Benhaiem" w:date="2022-03-16T17:26:00Z">
        <w:r w:rsidR="00A16DAC">
          <w:rPr>
            <w:rFonts w:ascii="Times New Roman" w:hAnsi="Times New Roman" w:cs="Times New Roman"/>
            <w:color w:val="000000" w:themeColor="text1"/>
            <w:sz w:val="24"/>
            <w:szCs w:val="24"/>
            <w:lang w:val="en-US"/>
          </w:rPr>
          <w:t xml:space="preserve"> </w:t>
        </w:r>
      </w:ins>
      <w:del w:id="320" w:author="East, Marion" w:date="2022-03-14T16:29:00Z">
        <w:r w:rsidR="00A51AC8" w:rsidRPr="00850320" w:rsidDel="0034362C">
          <w:rPr>
            <w:rFonts w:ascii="Times New Roman" w:hAnsi="Times New Roman" w:cs="Times New Roman"/>
            <w:color w:val="000000" w:themeColor="text1"/>
            <w:sz w:val="24"/>
            <w:szCs w:val="24"/>
            <w:lang w:val="en-US"/>
          </w:rPr>
          <w:delText xml:space="preserve">Investigating </w:delText>
        </w:r>
      </w:del>
      <w:r w:rsidR="00A51AC8" w:rsidRPr="00850320">
        <w:rPr>
          <w:rFonts w:ascii="Times New Roman" w:hAnsi="Times New Roman" w:cs="Times New Roman"/>
          <w:color w:val="000000" w:themeColor="text1"/>
          <w:sz w:val="24"/>
          <w:szCs w:val="24"/>
          <w:lang w:val="en-US"/>
        </w:rPr>
        <w:t>spatiotemporal</w:t>
      </w:r>
      <w:ins w:id="321" w:author="East, Marion" w:date="2022-03-11T19:25:00Z">
        <w:r w:rsidR="00173388">
          <w:rPr>
            <w:rFonts w:ascii="Times New Roman" w:hAnsi="Times New Roman" w:cs="Times New Roman"/>
            <w:color w:val="000000" w:themeColor="text1"/>
            <w:sz w:val="24"/>
            <w:szCs w:val="24"/>
            <w:lang w:val="en-US"/>
          </w:rPr>
          <w:t xml:space="preserve"> pattern</w:t>
        </w:r>
      </w:ins>
      <w:ins w:id="322" w:author="East, Marion" w:date="2022-03-13T13:14:00Z">
        <w:r w:rsidR="00A04E8C">
          <w:rPr>
            <w:rFonts w:ascii="Times New Roman" w:hAnsi="Times New Roman" w:cs="Times New Roman"/>
            <w:color w:val="000000" w:themeColor="text1"/>
            <w:sz w:val="24"/>
            <w:szCs w:val="24"/>
            <w:lang w:val="en-US"/>
          </w:rPr>
          <w:t>s</w:t>
        </w:r>
      </w:ins>
      <w:ins w:id="323" w:author="East, Marion" w:date="2022-03-11T19:25:00Z">
        <w:r w:rsidR="00173388">
          <w:rPr>
            <w:rFonts w:ascii="Times New Roman" w:hAnsi="Times New Roman" w:cs="Times New Roman"/>
            <w:color w:val="000000" w:themeColor="text1"/>
            <w:sz w:val="24"/>
            <w:szCs w:val="24"/>
            <w:lang w:val="en-US"/>
          </w:rPr>
          <w:t xml:space="preserve"> of roadkills </w:t>
        </w:r>
      </w:ins>
      <w:ins w:id="324" w:author="East, Marion" w:date="2022-03-11T19:27:00Z">
        <w:r w:rsidR="00173388" w:rsidRPr="00850320">
          <w:rPr>
            <w:rFonts w:ascii="Times New Roman" w:hAnsi="Times New Roman" w:cs="Times New Roman"/>
            <w:color w:val="000000" w:themeColor="text1"/>
            <w:sz w:val="24"/>
            <w:szCs w:val="24"/>
            <w:lang w:val="en-US"/>
          </w:rPr>
          <w:t xml:space="preserve">can help identify </w:t>
        </w:r>
        <w:r w:rsidR="00173388">
          <w:rPr>
            <w:rFonts w:ascii="Times New Roman" w:hAnsi="Times New Roman" w:cs="Times New Roman"/>
            <w:color w:val="000000" w:themeColor="text1"/>
            <w:sz w:val="24"/>
            <w:szCs w:val="24"/>
            <w:lang w:val="en-US"/>
          </w:rPr>
          <w:t xml:space="preserve">sections within </w:t>
        </w:r>
        <w:r w:rsidR="0034362C">
          <w:rPr>
            <w:rFonts w:ascii="Times New Roman" w:hAnsi="Times New Roman" w:cs="Times New Roman"/>
            <w:color w:val="000000" w:themeColor="text1"/>
            <w:sz w:val="24"/>
            <w:szCs w:val="24"/>
            <w:lang w:val="en-US"/>
          </w:rPr>
          <w:t>road network</w:t>
        </w:r>
      </w:ins>
      <w:ins w:id="325" w:author="East, Marion" w:date="2022-03-14T16:37:00Z">
        <w:r w:rsidR="0034362C">
          <w:rPr>
            <w:rFonts w:ascii="Times New Roman" w:hAnsi="Times New Roman" w:cs="Times New Roman"/>
            <w:color w:val="000000" w:themeColor="text1"/>
            <w:sz w:val="24"/>
            <w:szCs w:val="24"/>
            <w:lang w:val="en-US"/>
          </w:rPr>
          <w:t>s</w:t>
        </w:r>
      </w:ins>
      <w:ins w:id="326" w:author="East, Marion" w:date="2022-03-11T19:27:00Z">
        <w:r w:rsidR="0034362C">
          <w:rPr>
            <w:rFonts w:ascii="Times New Roman" w:hAnsi="Times New Roman" w:cs="Times New Roman"/>
            <w:color w:val="000000" w:themeColor="text1"/>
            <w:sz w:val="24"/>
            <w:szCs w:val="24"/>
            <w:lang w:val="en-US"/>
          </w:rPr>
          <w:t xml:space="preserve"> where </w:t>
        </w:r>
      </w:ins>
      <w:ins w:id="327" w:author="East, Marion" w:date="2022-03-14T16:41:00Z">
        <w:r w:rsidR="0034362C">
          <w:rPr>
            <w:rFonts w:ascii="Times New Roman" w:hAnsi="Times New Roman" w:cs="Times New Roman"/>
            <w:color w:val="000000" w:themeColor="text1"/>
            <w:sz w:val="24"/>
            <w:szCs w:val="24"/>
            <w:lang w:val="en-US"/>
          </w:rPr>
          <w:t xml:space="preserve">a specific species is particularly vulnerable to vehicle </w:t>
        </w:r>
        <w:del w:id="328" w:author="Aima P" w:date="2022-03-22T13:55:00Z">
          <w:r w:rsidR="0034362C" w:rsidDel="001E4FC9">
            <w:rPr>
              <w:rFonts w:ascii="Times New Roman" w:hAnsi="Times New Roman" w:cs="Times New Roman"/>
              <w:color w:val="000000" w:themeColor="text1"/>
              <w:sz w:val="24"/>
              <w:szCs w:val="24"/>
              <w:lang w:val="en-US"/>
            </w:rPr>
            <w:delText>accidents</w:delText>
          </w:r>
        </w:del>
      </w:ins>
      <w:ins w:id="329" w:author="Aima P" w:date="2022-03-22T13:55:00Z">
        <w:r w:rsidR="001E4FC9">
          <w:rPr>
            <w:rFonts w:ascii="Times New Roman" w:hAnsi="Times New Roman" w:cs="Times New Roman"/>
            <w:color w:val="000000" w:themeColor="text1"/>
            <w:sz w:val="24"/>
            <w:szCs w:val="24"/>
            <w:lang w:val="en-US"/>
          </w:rPr>
          <w:t>collisions</w:t>
        </w:r>
      </w:ins>
      <w:ins w:id="330" w:author="East, Marion" w:date="2022-03-14T16:41:00Z">
        <w:r w:rsidR="0034362C">
          <w:rPr>
            <w:rFonts w:ascii="Times New Roman" w:hAnsi="Times New Roman" w:cs="Times New Roman"/>
            <w:color w:val="000000" w:themeColor="text1"/>
            <w:sz w:val="24"/>
            <w:szCs w:val="24"/>
            <w:lang w:val="en-US"/>
          </w:rPr>
          <w:t xml:space="preserve"> and </w:t>
        </w:r>
      </w:ins>
      <w:ins w:id="331" w:author="East, Marion" w:date="2022-03-11T19:27:00Z">
        <w:r w:rsidR="00173388">
          <w:rPr>
            <w:rFonts w:ascii="Times New Roman" w:hAnsi="Times New Roman" w:cs="Times New Roman"/>
            <w:color w:val="000000" w:themeColor="text1"/>
            <w:sz w:val="24"/>
            <w:szCs w:val="24"/>
            <w:lang w:val="en-US"/>
          </w:rPr>
          <w:t xml:space="preserve">where </w:t>
        </w:r>
      </w:ins>
      <w:ins w:id="332" w:author="East, Marion" w:date="2022-03-11T19:28:00Z">
        <w:r w:rsidR="00D706E3" w:rsidRPr="00850320">
          <w:rPr>
            <w:rFonts w:ascii="Times New Roman" w:hAnsi="Times New Roman" w:cs="Times New Roman"/>
            <w:color w:val="000000" w:themeColor="text1"/>
            <w:sz w:val="24"/>
            <w:szCs w:val="24"/>
            <w:lang w:val="en-US"/>
          </w:rPr>
          <w:t>mitigation strategies</w:t>
        </w:r>
      </w:ins>
      <w:ins w:id="333" w:author="East, Marion" w:date="2022-03-11T19:27:00Z">
        <w:r w:rsidR="00D706E3">
          <w:rPr>
            <w:rFonts w:ascii="Times New Roman" w:hAnsi="Times New Roman" w:cs="Times New Roman"/>
            <w:color w:val="000000" w:themeColor="text1"/>
            <w:sz w:val="24"/>
            <w:szCs w:val="24"/>
            <w:lang w:val="en-US"/>
          </w:rPr>
          <w:t xml:space="preserve"> should be</w:t>
        </w:r>
        <w:r w:rsidR="00173388" w:rsidRPr="00850320">
          <w:rPr>
            <w:rFonts w:ascii="Times New Roman" w:hAnsi="Times New Roman" w:cs="Times New Roman"/>
            <w:color w:val="000000" w:themeColor="text1"/>
            <w:sz w:val="24"/>
            <w:szCs w:val="24"/>
            <w:lang w:val="en-US"/>
          </w:rPr>
          <w:t xml:space="preserve"> implement</w:t>
        </w:r>
        <w:r w:rsidR="00D706E3">
          <w:rPr>
            <w:rFonts w:ascii="Times New Roman" w:hAnsi="Times New Roman" w:cs="Times New Roman"/>
            <w:color w:val="000000" w:themeColor="text1"/>
            <w:sz w:val="24"/>
            <w:szCs w:val="24"/>
            <w:lang w:val="en-US"/>
          </w:rPr>
          <w:t>ed</w:t>
        </w:r>
      </w:ins>
      <w:ins w:id="334" w:author="East, Marion" w:date="2022-03-13T13:18:00Z">
        <w:r w:rsidR="00A04E8C">
          <w:rPr>
            <w:rFonts w:ascii="Times New Roman" w:hAnsi="Times New Roman" w:cs="Times New Roman"/>
            <w:color w:val="000000" w:themeColor="text1"/>
            <w:sz w:val="24"/>
            <w:szCs w:val="24"/>
            <w:lang w:val="en-US"/>
          </w:rPr>
          <w:t xml:space="preserve"> (</w:t>
        </w:r>
      </w:ins>
      <w:commentRangeStart w:id="335"/>
      <w:ins w:id="336" w:author="East, Marion" w:date="2022-03-13T13:26:00Z">
        <w:r w:rsidR="00A04E8C">
          <w:rPr>
            <w:rFonts w:ascii="Times New Roman" w:hAnsi="Times New Roman" w:cs="Times New Roman"/>
            <w:color w:val="000000" w:themeColor="text1"/>
            <w:sz w:val="24"/>
            <w:szCs w:val="24"/>
            <w:lang w:val="en-US"/>
          </w:rPr>
          <w:t xml:space="preserve">Seiler 2005; </w:t>
        </w:r>
      </w:ins>
      <w:ins w:id="337" w:author="East, Marion" w:date="2022-03-13T13:18:00Z">
        <w:r w:rsidR="00A04E8C">
          <w:rPr>
            <w:rFonts w:ascii="Times New Roman" w:hAnsi="Times New Roman" w:cs="Times New Roman"/>
            <w:color w:val="000000" w:themeColor="text1"/>
            <w:sz w:val="24"/>
            <w:szCs w:val="24"/>
            <w:lang w:val="en-US"/>
          </w:rPr>
          <w:t>Steiner et al.</w:t>
        </w:r>
      </w:ins>
      <w:ins w:id="338" w:author="East, Marion" w:date="2022-03-13T13:19:00Z">
        <w:r w:rsidR="00A04E8C">
          <w:rPr>
            <w:rFonts w:ascii="Times New Roman" w:hAnsi="Times New Roman" w:cs="Times New Roman"/>
            <w:color w:val="000000" w:themeColor="text1"/>
            <w:sz w:val="24"/>
            <w:szCs w:val="24"/>
            <w:lang w:val="en-US"/>
          </w:rPr>
          <w:t xml:space="preserve"> 2014</w:t>
        </w:r>
      </w:ins>
      <w:commentRangeEnd w:id="335"/>
      <w:ins w:id="339" w:author="East, Marion" w:date="2022-03-13T13:32:00Z">
        <w:r w:rsidR="00A04E8C">
          <w:rPr>
            <w:rStyle w:val="CommentReference"/>
          </w:rPr>
          <w:commentReference w:id="335"/>
        </w:r>
      </w:ins>
      <w:ins w:id="340" w:author="East, Marion" w:date="2022-03-13T13:26:00Z">
        <w:r w:rsidR="00A04E8C">
          <w:rPr>
            <w:rFonts w:ascii="Times New Roman" w:hAnsi="Times New Roman" w:cs="Times New Roman"/>
            <w:color w:val="000000" w:themeColor="text1"/>
            <w:sz w:val="24"/>
            <w:szCs w:val="24"/>
            <w:lang w:val="en-US"/>
          </w:rPr>
          <w:t>)</w:t>
        </w:r>
      </w:ins>
      <w:ins w:id="341" w:author="East, Marion" w:date="2022-03-14T16:44:00Z">
        <w:r w:rsidR="0034362C">
          <w:rPr>
            <w:rFonts w:ascii="Times New Roman" w:hAnsi="Times New Roman" w:cs="Times New Roman"/>
            <w:color w:val="000000" w:themeColor="text1"/>
            <w:sz w:val="24"/>
            <w:szCs w:val="24"/>
            <w:lang w:val="en-US"/>
          </w:rPr>
          <w:t xml:space="preserve">. </w:t>
        </w:r>
      </w:ins>
      <w:ins w:id="342" w:author="East, Marion" w:date="2022-03-11T19:28:00Z">
        <w:del w:id="343" w:author="Aima P" w:date="2022-03-22T13:55:00Z">
          <w:r w:rsidR="0034362C" w:rsidDel="001E4FC9">
            <w:rPr>
              <w:rFonts w:ascii="Times New Roman" w:hAnsi="Times New Roman" w:cs="Times New Roman"/>
              <w:color w:val="000000" w:themeColor="text1"/>
              <w:sz w:val="24"/>
              <w:szCs w:val="24"/>
              <w:lang w:val="en-US"/>
            </w:rPr>
            <w:delText xml:space="preserve"> </w:delText>
          </w:r>
        </w:del>
        <w:r w:rsidR="0034362C">
          <w:rPr>
            <w:rFonts w:ascii="Times New Roman" w:hAnsi="Times New Roman" w:cs="Times New Roman"/>
            <w:color w:val="000000" w:themeColor="text1"/>
            <w:sz w:val="24"/>
            <w:szCs w:val="24"/>
            <w:lang w:val="en-US"/>
          </w:rPr>
          <w:t>A</w:t>
        </w:r>
      </w:ins>
      <w:ins w:id="344" w:author="East, Marion" w:date="2022-03-14T16:45:00Z">
        <w:r w:rsidR="0034362C">
          <w:rPr>
            <w:rFonts w:ascii="Times New Roman" w:hAnsi="Times New Roman" w:cs="Times New Roman"/>
            <w:color w:val="000000" w:themeColor="text1"/>
            <w:sz w:val="24"/>
            <w:szCs w:val="24"/>
            <w:lang w:val="en-US"/>
          </w:rPr>
          <w:t>dditionally, d</w:t>
        </w:r>
      </w:ins>
      <w:ins w:id="345" w:author="East, Marion" w:date="2022-03-11T19:28:00Z">
        <w:r w:rsidR="00D706E3">
          <w:rPr>
            <w:rFonts w:ascii="Times New Roman" w:hAnsi="Times New Roman" w:cs="Times New Roman"/>
            <w:color w:val="000000" w:themeColor="text1"/>
            <w:sz w:val="24"/>
            <w:szCs w:val="24"/>
            <w:lang w:val="en-US"/>
          </w:rPr>
          <w:t>emographic information</w:t>
        </w:r>
      </w:ins>
      <w:ins w:id="346" w:author="East, Marion" w:date="2022-03-11T19:30:00Z">
        <w:r w:rsidR="00A04E8C">
          <w:rPr>
            <w:rFonts w:ascii="Times New Roman" w:hAnsi="Times New Roman" w:cs="Times New Roman"/>
            <w:color w:val="000000" w:themeColor="text1"/>
            <w:sz w:val="24"/>
            <w:szCs w:val="24"/>
            <w:lang w:val="en-US"/>
          </w:rPr>
          <w:t xml:space="preserve"> on roadkill</w:t>
        </w:r>
      </w:ins>
      <w:ins w:id="347" w:author="Aima P" w:date="2022-03-22T13:55:00Z">
        <w:r w:rsidR="001E4FC9">
          <w:rPr>
            <w:rFonts w:ascii="Times New Roman" w:hAnsi="Times New Roman" w:cs="Times New Roman"/>
            <w:color w:val="000000" w:themeColor="text1"/>
            <w:sz w:val="24"/>
            <w:szCs w:val="24"/>
            <w:lang w:val="en-US"/>
          </w:rPr>
          <w:t>ed individuals</w:t>
        </w:r>
      </w:ins>
      <w:ins w:id="348" w:author="East, Marion" w:date="2022-03-11T19:30:00Z">
        <w:r w:rsidR="00A04E8C">
          <w:rPr>
            <w:rFonts w:ascii="Times New Roman" w:hAnsi="Times New Roman" w:cs="Times New Roman"/>
            <w:color w:val="000000" w:themeColor="text1"/>
            <w:sz w:val="24"/>
            <w:szCs w:val="24"/>
            <w:lang w:val="en-US"/>
          </w:rPr>
          <w:t xml:space="preserve"> </w:t>
        </w:r>
        <w:del w:id="349" w:author="Aima P" w:date="2022-03-22T13:55:00Z">
          <w:r w:rsidR="00A04E8C" w:rsidDel="001E4FC9">
            <w:rPr>
              <w:rFonts w:ascii="Times New Roman" w:hAnsi="Times New Roman" w:cs="Times New Roman"/>
              <w:color w:val="000000" w:themeColor="text1"/>
              <w:sz w:val="24"/>
              <w:szCs w:val="24"/>
              <w:lang w:val="en-US"/>
            </w:rPr>
            <w:delText xml:space="preserve">victims </w:delText>
          </w:r>
        </w:del>
      </w:ins>
      <w:ins w:id="350" w:author="East, Marion" w:date="2022-03-14T16:45:00Z">
        <w:r w:rsidR="0034362C">
          <w:rPr>
            <w:rFonts w:ascii="Times New Roman" w:hAnsi="Times New Roman" w:cs="Times New Roman"/>
            <w:color w:val="000000" w:themeColor="text1"/>
            <w:sz w:val="24"/>
            <w:szCs w:val="24"/>
            <w:lang w:val="en-US"/>
          </w:rPr>
          <w:t xml:space="preserve">can provide an assessment of </w:t>
        </w:r>
      </w:ins>
      <w:ins w:id="351" w:author="East, Marion" w:date="2022-03-11T19:30:00Z">
        <w:r w:rsidR="00A04E8C">
          <w:rPr>
            <w:rFonts w:ascii="Times New Roman" w:hAnsi="Times New Roman" w:cs="Times New Roman"/>
            <w:color w:val="000000" w:themeColor="text1"/>
            <w:sz w:val="24"/>
            <w:szCs w:val="24"/>
            <w:lang w:val="en-US"/>
          </w:rPr>
          <w:t>the</w:t>
        </w:r>
      </w:ins>
      <w:ins w:id="352" w:author="East, Marion" w:date="2022-03-11T19:35:00Z">
        <w:r w:rsidR="00D706E3">
          <w:rPr>
            <w:rFonts w:ascii="Times New Roman" w:hAnsi="Times New Roman" w:cs="Times New Roman"/>
            <w:color w:val="000000" w:themeColor="text1"/>
            <w:sz w:val="24"/>
            <w:szCs w:val="24"/>
            <w:lang w:val="en-US"/>
          </w:rPr>
          <w:t xml:space="preserve"> scale of loses and possibl</w:t>
        </w:r>
      </w:ins>
      <w:ins w:id="353" w:author="East, Marion" w:date="2022-03-11T19:36:00Z">
        <w:r w:rsidR="00D706E3">
          <w:rPr>
            <w:rFonts w:ascii="Times New Roman" w:hAnsi="Times New Roman" w:cs="Times New Roman"/>
            <w:color w:val="000000" w:themeColor="text1"/>
            <w:sz w:val="24"/>
            <w:szCs w:val="24"/>
            <w:lang w:val="en-US"/>
          </w:rPr>
          <w:t>e</w:t>
        </w:r>
      </w:ins>
      <w:ins w:id="354" w:author="East, Marion" w:date="2022-03-11T19:35:00Z">
        <w:r w:rsidR="00D706E3">
          <w:rPr>
            <w:rFonts w:ascii="Times New Roman" w:hAnsi="Times New Roman" w:cs="Times New Roman"/>
            <w:color w:val="000000" w:themeColor="text1"/>
            <w:sz w:val="24"/>
            <w:szCs w:val="24"/>
            <w:lang w:val="en-US"/>
          </w:rPr>
          <w:t xml:space="preserve"> demographic </w:t>
        </w:r>
      </w:ins>
      <w:ins w:id="355" w:author="East, Marion" w:date="2022-03-11T19:36:00Z">
        <w:r w:rsidR="00D706E3">
          <w:rPr>
            <w:rFonts w:ascii="Times New Roman" w:hAnsi="Times New Roman" w:cs="Times New Roman"/>
            <w:color w:val="000000" w:themeColor="text1"/>
            <w:sz w:val="24"/>
            <w:szCs w:val="24"/>
            <w:lang w:val="en-US"/>
          </w:rPr>
          <w:t>consequences</w:t>
        </w:r>
        <w:r w:rsidR="0034362C">
          <w:rPr>
            <w:rFonts w:ascii="Times New Roman" w:hAnsi="Times New Roman" w:cs="Times New Roman"/>
            <w:color w:val="000000" w:themeColor="text1"/>
            <w:sz w:val="24"/>
            <w:szCs w:val="24"/>
            <w:lang w:val="en-US"/>
          </w:rPr>
          <w:t xml:space="preserve"> for a given</w:t>
        </w:r>
        <w:r w:rsidR="00D706E3">
          <w:rPr>
            <w:rFonts w:ascii="Times New Roman" w:hAnsi="Times New Roman" w:cs="Times New Roman"/>
            <w:color w:val="000000" w:themeColor="text1"/>
            <w:sz w:val="24"/>
            <w:szCs w:val="24"/>
            <w:lang w:val="en-US"/>
          </w:rPr>
          <w:t xml:space="preserve"> species</w:t>
        </w:r>
      </w:ins>
      <w:ins w:id="356" w:author="East, Marion" w:date="2022-03-11T19:27:00Z">
        <w:r w:rsidR="00173388" w:rsidRPr="00850320">
          <w:rPr>
            <w:rFonts w:ascii="Times New Roman" w:hAnsi="Times New Roman" w:cs="Times New Roman"/>
            <w:color w:val="000000" w:themeColor="text1"/>
            <w:sz w:val="24"/>
            <w:szCs w:val="24"/>
            <w:lang w:val="en-US"/>
          </w:rPr>
          <w:t xml:space="preserve"> </w:t>
        </w:r>
      </w:ins>
      <w:del w:id="357" w:author="East, Marion" w:date="2022-03-11T19:37:00Z">
        <w:r w:rsidR="00A51AC8" w:rsidRPr="00850320" w:rsidDel="00361F09">
          <w:rPr>
            <w:rFonts w:ascii="Times New Roman" w:hAnsi="Times New Roman" w:cs="Times New Roman"/>
            <w:color w:val="000000" w:themeColor="text1"/>
            <w:sz w:val="24"/>
            <w:szCs w:val="24"/>
            <w:lang w:val="en-US"/>
          </w:rPr>
          <w:delText xml:space="preserve"> and individual (e.g. age</w:delText>
        </w:r>
        <w:r w:rsidR="00A04FEE" w:rsidRPr="00850320" w:rsidDel="00361F09">
          <w:rPr>
            <w:rFonts w:ascii="Times New Roman" w:hAnsi="Times New Roman" w:cs="Times New Roman"/>
            <w:color w:val="000000" w:themeColor="text1"/>
            <w:sz w:val="24"/>
            <w:szCs w:val="24"/>
            <w:lang w:val="en-US"/>
          </w:rPr>
          <w:delText xml:space="preserve"> or</w:delText>
        </w:r>
        <w:r w:rsidR="00A51AC8" w:rsidRPr="00850320" w:rsidDel="00361F09">
          <w:rPr>
            <w:rFonts w:ascii="Times New Roman" w:hAnsi="Times New Roman" w:cs="Times New Roman"/>
            <w:color w:val="000000" w:themeColor="text1"/>
            <w:sz w:val="24"/>
            <w:szCs w:val="24"/>
            <w:lang w:val="en-US"/>
          </w:rPr>
          <w:delText xml:space="preserve"> sex specific) </w:delText>
        </w:r>
        <w:r w:rsidR="00AA2663" w:rsidRPr="00850320" w:rsidDel="00361F09">
          <w:rPr>
            <w:rFonts w:ascii="Times New Roman" w:hAnsi="Times New Roman" w:cs="Times New Roman"/>
            <w:color w:val="000000" w:themeColor="text1"/>
            <w:sz w:val="24"/>
            <w:szCs w:val="24"/>
            <w:lang w:val="en-US"/>
          </w:rPr>
          <w:delText xml:space="preserve">factors associated with </w:delText>
        </w:r>
        <w:r w:rsidR="00BD6B5D" w:rsidRPr="00850320" w:rsidDel="00361F09">
          <w:rPr>
            <w:rFonts w:ascii="Times New Roman" w:hAnsi="Times New Roman" w:cs="Times New Roman"/>
            <w:color w:val="000000" w:themeColor="text1"/>
            <w:sz w:val="24"/>
            <w:szCs w:val="24"/>
            <w:lang w:val="en-US"/>
          </w:rPr>
          <w:delText>roadkill</w:delText>
        </w:r>
        <w:r w:rsidR="00BD6B5D" w:rsidDel="00361F09">
          <w:rPr>
            <w:rFonts w:ascii="Times New Roman" w:hAnsi="Times New Roman" w:cs="Times New Roman"/>
            <w:color w:val="000000" w:themeColor="text1"/>
            <w:sz w:val="24"/>
            <w:szCs w:val="24"/>
            <w:lang w:val="en-US"/>
          </w:rPr>
          <w:delText>s</w:delText>
        </w:r>
        <w:r w:rsidR="006C4947" w:rsidRPr="00850320" w:rsidDel="00361F09">
          <w:rPr>
            <w:rFonts w:ascii="Times New Roman" w:hAnsi="Times New Roman" w:cs="Times New Roman"/>
            <w:color w:val="000000" w:themeColor="text1"/>
            <w:sz w:val="24"/>
            <w:szCs w:val="24"/>
            <w:lang w:val="en-US"/>
          </w:rPr>
          <w:delText xml:space="preserve"> </w:delText>
        </w:r>
        <w:r w:rsidR="00A51AC8" w:rsidRPr="00850320" w:rsidDel="00361F09">
          <w:rPr>
            <w:rFonts w:ascii="Times New Roman" w:hAnsi="Times New Roman" w:cs="Times New Roman"/>
            <w:color w:val="000000" w:themeColor="text1"/>
            <w:sz w:val="24"/>
            <w:szCs w:val="24"/>
            <w:lang w:val="en-US"/>
          </w:rPr>
          <w:delText xml:space="preserve">in protected areas </w:delText>
        </w:r>
        <w:r w:rsidR="00AA2663" w:rsidRPr="00850320" w:rsidDel="00361F09">
          <w:rPr>
            <w:rFonts w:ascii="Times New Roman" w:hAnsi="Times New Roman" w:cs="Times New Roman"/>
            <w:color w:val="000000" w:themeColor="text1"/>
            <w:sz w:val="24"/>
            <w:szCs w:val="24"/>
            <w:lang w:val="en-US"/>
          </w:rPr>
          <w:delText>can help</w:delText>
        </w:r>
        <w:r w:rsidR="00A51AC8" w:rsidRPr="00850320" w:rsidDel="00361F09">
          <w:rPr>
            <w:rFonts w:ascii="Times New Roman" w:hAnsi="Times New Roman" w:cs="Times New Roman"/>
            <w:color w:val="000000" w:themeColor="text1"/>
            <w:sz w:val="24"/>
            <w:szCs w:val="24"/>
            <w:lang w:val="en-US"/>
          </w:rPr>
          <w:delText xml:space="preserve"> identify </w:delText>
        </w:r>
      </w:del>
      <w:del w:id="358" w:author="East, Marion" w:date="2022-03-11T19:23:00Z">
        <w:r w:rsidR="00A51AC8" w:rsidRPr="00850320" w:rsidDel="00173388">
          <w:rPr>
            <w:rFonts w:ascii="Times New Roman" w:hAnsi="Times New Roman" w:cs="Times New Roman"/>
            <w:color w:val="000000" w:themeColor="text1"/>
            <w:sz w:val="24"/>
            <w:szCs w:val="24"/>
            <w:lang w:val="en-US"/>
          </w:rPr>
          <w:delText>risk factors</w:delText>
        </w:r>
      </w:del>
      <w:del w:id="359" w:author="East, Marion" w:date="2022-03-11T19:37:00Z">
        <w:r w:rsidR="00A51AC8" w:rsidRPr="00850320" w:rsidDel="00361F09">
          <w:rPr>
            <w:rFonts w:ascii="Times New Roman" w:hAnsi="Times New Roman" w:cs="Times New Roman"/>
            <w:color w:val="000000" w:themeColor="text1"/>
            <w:sz w:val="24"/>
            <w:szCs w:val="24"/>
            <w:lang w:val="en-US"/>
          </w:rPr>
          <w:delText xml:space="preserve"> and </w:delText>
        </w:r>
        <w:r w:rsidR="00AA2663" w:rsidRPr="00850320" w:rsidDel="00361F09">
          <w:rPr>
            <w:rFonts w:ascii="Times New Roman" w:hAnsi="Times New Roman" w:cs="Times New Roman"/>
            <w:color w:val="000000" w:themeColor="text1"/>
            <w:sz w:val="24"/>
            <w:szCs w:val="24"/>
            <w:lang w:val="en-US"/>
          </w:rPr>
          <w:delText xml:space="preserve">the </w:delText>
        </w:r>
        <w:r w:rsidR="00A51AC8" w:rsidRPr="00850320" w:rsidDel="00361F09">
          <w:rPr>
            <w:rFonts w:ascii="Times New Roman" w:hAnsi="Times New Roman" w:cs="Times New Roman"/>
            <w:color w:val="000000" w:themeColor="text1"/>
            <w:sz w:val="24"/>
            <w:szCs w:val="24"/>
            <w:lang w:val="en-US"/>
          </w:rPr>
          <w:lastRenderedPageBreak/>
          <w:delText>implement</w:delText>
        </w:r>
        <w:r w:rsidR="00AA2663" w:rsidRPr="00850320" w:rsidDel="00361F09">
          <w:rPr>
            <w:rFonts w:ascii="Times New Roman" w:hAnsi="Times New Roman" w:cs="Times New Roman"/>
            <w:color w:val="000000" w:themeColor="text1"/>
            <w:sz w:val="24"/>
            <w:szCs w:val="24"/>
            <w:lang w:val="en-US"/>
          </w:rPr>
          <w:delText>ation of</w:delText>
        </w:r>
        <w:r w:rsidR="00A51AC8" w:rsidRPr="00850320" w:rsidDel="00361F09">
          <w:rPr>
            <w:rFonts w:ascii="Times New Roman" w:hAnsi="Times New Roman" w:cs="Times New Roman"/>
            <w:color w:val="000000" w:themeColor="text1"/>
            <w:sz w:val="24"/>
            <w:szCs w:val="24"/>
            <w:lang w:val="en-US"/>
          </w:rPr>
          <w:delText xml:space="preserve"> effective mitigation strategies </w:delText>
        </w:r>
      </w:del>
      <w:r w:rsidR="00A51AC8" w:rsidRPr="00850320">
        <w:rPr>
          <w:rFonts w:ascii="Times New Roman" w:hAnsi="Times New Roman" w:cs="Times New Roman"/>
          <w:color w:val="000000" w:themeColor="text1"/>
          <w:sz w:val="24"/>
          <w:szCs w:val="24"/>
          <w:lang w:val="en-US"/>
        </w:rPr>
        <w:t>(Grilo et al. 2015; Gunson &amp; Teixeira 2015; Garriga et al. 2017).</w:t>
      </w:r>
    </w:p>
    <w:p w14:paraId="28451D77" w14:textId="4E01D46B" w:rsidR="00E30EF5" w:rsidRDefault="00EE2A36">
      <w:pPr>
        <w:spacing w:line="600" w:lineRule="auto"/>
        <w:ind w:firstLine="720"/>
        <w:rPr>
          <w:ins w:id="360" w:author="Hofer, Heribert" w:date="2022-03-07T06:47:00Z"/>
          <w:rFonts w:ascii="Times New Roman" w:hAnsi="Times New Roman" w:cs="Times New Roman"/>
          <w:color w:val="000000" w:themeColor="text1"/>
          <w:sz w:val="24"/>
          <w:szCs w:val="24"/>
          <w:lang w:val="en-US"/>
        </w:rPr>
      </w:pPr>
      <w:r w:rsidRPr="00850320">
        <w:rPr>
          <w:rFonts w:ascii="Times New Roman" w:hAnsi="Times New Roman" w:cs="Times New Roman"/>
          <w:color w:val="000000" w:themeColor="text1"/>
          <w:sz w:val="24"/>
          <w:szCs w:val="24"/>
          <w:lang w:val="en-US"/>
        </w:rPr>
        <w:t xml:space="preserve">Large carnivores </w:t>
      </w:r>
      <w:r w:rsidR="000A517D" w:rsidRPr="00850320">
        <w:rPr>
          <w:rFonts w:ascii="Times New Roman" w:hAnsi="Times New Roman" w:cs="Times New Roman"/>
          <w:color w:val="000000" w:themeColor="text1"/>
          <w:sz w:val="24"/>
          <w:szCs w:val="24"/>
          <w:lang w:val="en-US"/>
        </w:rPr>
        <w:t>are</w:t>
      </w:r>
      <w:r w:rsidR="004F1327" w:rsidRPr="00850320">
        <w:rPr>
          <w:rFonts w:ascii="Times New Roman" w:hAnsi="Times New Roman" w:cs="Times New Roman"/>
          <w:color w:val="000000" w:themeColor="text1"/>
          <w:sz w:val="24"/>
          <w:szCs w:val="24"/>
          <w:lang w:val="en-US"/>
        </w:rPr>
        <w:t xml:space="preserve"> </w:t>
      </w:r>
      <w:r w:rsidRPr="00850320">
        <w:rPr>
          <w:rFonts w:ascii="Times New Roman" w:hAnsi="Times New Roman" w:cs="Times New Roman"/>
          <w:color w:val="000000" w:themeColor="text1"/>
          <w:sz w:val="24"/>
          <w:szCs w:val="24"/>
          <w:lang w:val="en-US"/>
        </w:rPr>
        <w:t xml:space="preserve">particularly </w:t>
      </w:r>
      <w:r w:rsidR="00AA2663" w:rsidRPr="00850320">
        <w:rPr>
          <w:rFonts w:ascii="Times New Roman" w:hAnsi="Times New Roman" w:cs="Times New Roman"/>
          <w:color w:val="000000" w:themeColor="text1"/>
          <w:sz w:val="24"/>
          <w:szCs w:val="24"/>
          <w:lang w:val="en-US"/>
        </w:rPr>
        <w:t>vulnerable to road accidents</w:t>
      </w:r>
      <w:r w:rsidRPr="00850320">
        <w:rPr>
          <w:rFonts w:ascii="Times New Roman" w:hAnsi="Times New Roman" w:cs="Times New Roman"/>
          <w:color w:val="000000" w:themeColor="text1"/>
          <w:sz w:val="24"/>
          <w:szCs w:val="24"/>
          <w:lang w:val="en-US"/>
        </w:rPr>
        <w:t xml:space="preserve"> as they </w:t>
      </w:r>
      <w:r w:rsidR="00AE3F3C" w:rsidRPr="00850320">
        <w:rPr>
          <w:rFonts w:ascii="Times New Roman" w:hAnsi="Times New Roman" w:cs="Times New Roman"/>
          <w:color w:val="000000" w:themeColor="text1"/>
          <w:sz w:val="24"/>
          <w:szCs w:val="24"/>
          <w:lang w:val="en-US"/>
        </w:rPr>
        <w:t xml:space="preserve">typically i) </w:t>
      </w:r>
      <w:r w:rsidRPr="00850320">
        <w:rPr>
          <w:rFonts w:ascii="Times New Roman" w:hAnsi="Times New Roman" w:cs="Times New Roman"/>
          <w:color w:val="000000" w:themeColor="text1"/>
          <w:sz w:val="24"/>
          <w:szCs w:val="24"/>
          <w:lang w:val="en-US"/>
        </w:rPr>
        <w:t xml:space="preserve">range </w:t>
      </w:r>
      <w:r w:rsidR="00837842" w:rsidRPr="00850320">
        <w:rPr>
          <w:rFonts w:ascii="Times New Roman" w:hAnsi="Times New Roman" w:cs="Times New Roman"/>
          <w:color w:val="000000" w:themeColor="text1"/>
          <w:sz w:val="24"/>
          <w:szCs w:val="24"/>
          <w:lang w:val="en-US"/>
        </w:rPr>
        <w:t xml:space="preserve">over large distances </w:t>
      </w:r>
      <w:r w:rsidRPr="00850320">
        <w:rPr>
          <w:rFonts w:ascii="Times New Roman" w:hAnsi="Times New Roman" w:cs="Times New Roman"/>
          <w:color w:val="000000" w:themeColor="text1"/>
          <w:sz w:val="24"/>
          <w:szCs w:val="24"/>
          <w:lang w:val="en-US"/>
        </w:rPr>
        <w:t xml:space="preserve">and </w:t>
      </w:r>
      <w:r w:rsidR="00837842" w:rsidRPr="00850320">
        <w:rPr>
          <w:rFonts w:ascii="Times New Roman" w:hAnsi="Times New Roman" w:cs="Times New Roman"/>
          <w:color w:val="000000" w:themeColor="text1"/>
          <w:sz w:val="24"/>
          <w:szCs w:val="24"/>
          <w:lang w:val="en-US"/>
        </w:rPr>
        <w:t>thus may</w:t>
      </w:r>
      <w:r w:rsidRPr="00850320">
        <w:rPr>
          <w:rFonts w:ascii="Times New Roman" w:hAnsi="Times New Roman" w:cs="Times New Roman"/>
          <w:color w:val="000000" w:themeColor="text1"/>
          <w:sz w:val="24"/>
          <w:szCs w:val="24"/>
          <w:lang w:val="en-US"/>
        </w:rPr>
        <w:t xml:space="preserve"> </w:t>
      </w:r>
      <w:del w:id="361" w:author="Aima P" w:date="2022-03-22T13:56:00Z">
        <w:r w:rsidR="006E18A7" w:rsidRPr="00850320" w:rsidDel="001E4FC9">
          <w:rPr>
            <w:rFonts w:ascii="Times New Roman" w:hAnsi="Times New Roman" w:cs="Times New Roman"/>
            <w:color w:val="000000" w:themeColor="text1"/>
            <w:sz w:val="24"/>
            <w:szCs w:val="24"/>
            <w:lang w:val="en-US"/>
          </w:rPr>
          <w:delText xml:space="preserve">frequently </w:delText>
        </w:r>
      </w:del>
      <w:r w:rsidRPr="00850320">
        <w:rPr>
          <w:rFonts w:ascii="Times New Roman" w:hAnsi="Times New Roman" w:cs="Times New Roman"/>
          <w:color w:val="000000" w:themeColor="text1"/>
          <w:sz w:val="24"/>
          <w:szCs w:val="24"/>
          <w:lang w:val="en-US"/>
        </w:rPr>
        <w:t>cross roads</w:t>
      </w:r>
      <w:ins w:id="362" w:author="Aima P" w:date="2022-03-22T13:56:00Z">
        <w:r w:rsidR="001E4FC9">
          <w:rPr>
            <w:rFonts w:ascii="Times New Roman" w:hAnsi="Times New Roman" w:cs="Times New Roman"/>
            <w:color w:val="000000" w:themeColor="text1"/>
            <w:sz w:val="24"/>
            <w:szCs w:val="24"/>
            <w:lang w:val="en-US"/>
          </w:rPr>
          <w:t xml:space="preserve"> more frequently</w:t>
        </w:r>
      </w:ins>
      <w:r w:rsidRPr="00850320">
        <w:rPr>
          <w:rFonts w:ascii="Times New Roman" w:hAnsi="Times New Roman" w:cs="Times New Roman"/>
          <w:color w:val="000000" w:themeColor="text1"/>
          <w:sz w:val="24"/>
          <w:szCs w:val="24"/>
          <w:lang w:val="en-US"/>
        </w:rPr>
        <w:t xml:space="preserve"> </w:t>
      </w:r>
      <w:r w:rsidRPr="001F6E03">
        <w:rPr>
          <w:rFonts w:ascii="Times New Roman" w:hAnsi="Times New Roman" w:cs="Times New Roman"/>
          <w:color w:val="000000" w:themeColor="text1"/>
          <w:sz w:val="24"/>
          <w:szCs w:val="24"/>
          <w:lang w:val="en-US"/>
        </w:rPr>
        <w:fldChar w:fldCharType="begin"/>
      </w:r>
      <w:r w:rsidR="00185A55">
        <w:rPr>
          <w:rFonts w:ascii="Times New Roman" w:hAnsi="Times New Roman" w:cs="Times New Roman"/>
          <w:color w:val="000000" w:themeColor="text1"/>
          <w:sz w:val="24"/>
          <w:szCs w:val="24"/>
          <w:lang w:val="en-US"/>
        </w:rPr>
        <w:instrText xml:space="preserve"> ADDIN ZOTERO_ITEM CSL_CITATION {"citationID":"taMTjsNm","properties":{"formattedCitation":"(Grilo et al. 2015)","plainCitation":"(Grilo et al. 2015)","noteIndex":0},"citationItems":[{"id":"qX81ssgi/lAtXYmyJ","uris":["http://zotero.org/users/5432491/items/WIQLM6Z2"],"uri":["http://zotero.org/users/5432491/items/WIQLM6Z2"],"itemData":{"id":4906,"type":"chapter","abstract":"Carnivores are a diverse group of wildlife that occur in most environments around the world. Large, wide-ranging carnivores play key ecological roles in natural systems. They regulate population sizes of herbivores and other small- and medium-sized carnivores that in turn affect the growth, structure and composition of plant communities and habitats and the health of the small-animal populations that live in these habitats. Carnivores are particularly susceptible to the impacts of roads because many species require large areas to sustain their populations, have low reproductive output and occur in low densities. 1 Carnivores with large home ranges, long dispersal distances or inability to tolerate human disturbance are particularly vulnerable to the effects of roads and traffic. 2 Threats from roads and traffic such as wildlife-vehicle collisions barriers to movement, habitat disturbance and road avoidance jeopardise the persistence of certain carnivore populations. 3 Road and landscape-related features influence behavioural responses of carnivores to roads, mortality risk and barrier effects. 4 Different types of crossing structures are needed to increase habitat connectivity for the wide diversity of carnivore species. 5 Fencing, when paired with crossing structures, is critical to reducing the negative effects of roads on carnivores. The effects of roads and traffic on carnivores are well understood and vary significantly because of the diversity in their body size, movement ecology, prey selection and habitat preferences. Consequently, carnivores require a diverse suite of mitigation options, many of which have been well studied. Further research is needed to evaluate effects of roads and mitigation success in maintaining genetic integrity that supports long-term viable populations of carnivores.","container-title":"Handbook of Road Ecology","ISBN":"978-1-118-56817-0","language":"en","note":"section: 35\n_eprint: https://onlinelibrary.wiley.com/doi/pdf/10.1002/9781118568170.ch35\nDOI: 10.1002/9781118568170.ch35","page":"300-312","publisher":"John Wiley &amp; Sons, Ltd","source":"Wiley Online Library","title":"Carnivores: struggling for survival in roaded landsCapes","URL":"https://onlinelibrary.wiley.com/doi/abs/10.1002/9781118568170.ch35","author":[{"family":"Grilo","given":"Clara"},{"family":"Smith","given":"Daniel J."},{"family":"Klar","given":"Nina"}],"accessed":{"date-parts":[["2020",5,18]]},"issued":{"date-parts":[["2015"]]}}}],"schema":"https://github.com/citation-style-language/schema/raw/master/csl-citation.json"} </w:instrText>
      </w:r>
      <w:r w:rsidRPr="001F6E03">
        <w:rPr>
          <w:rFonts w:ascii="Times New Roman" w:hAnsi="Times New Roman" w:cs="Times New Roman"/>
          <w:color w:val="000000" w:themeColor="text1"/>
          <w:sz w:val="24"/>
          <w:szCs w:val="24"/>
          <w:lang w:val="en-US"/>
        </w:rPr>
        <w:fldChar w:fldCharType="separate"/>
      </w:r>
      <w:r w:rsidRPr="00850320">
        <w:rPr>
          <w:rFonts w:ascii="Times New Roman" w:hAnsi="Times New Roman" w:cs="Times New Roman"/>
          <w:sz w:val="24"/>
          <w:lang w:val="en-US"/>
        </w:rPr>
        <w:t>(Grilo et al. 2015)</w:t>
      </w:r>
      <w:r w:rsidRPr="001F6E03">
        <w:rPr>
          <w:rFonts w:ascii="Times New Roman" w:hAnsi="Times New Roman" w:cs="Times New Roman"/>
          <w:color w:val="000000" w:themeColor="text1"/>
          <w:sz w:val="24"/>
          <w:szCs w:val="24"/>
          <w:lang w:val="en-US"/>
        </w:rPr>
        <w:fldChar w:fldCharType="end"/>
      </w:r>
      <w:r w:rsidR="00E77902" w:rsidRPr="00850320">
        <w:rPr>
          <w:rFonts w:ascii="Times New Roman" w:hAnsi="Times New Roman" w:cs="Times New Roman"/>
          <w:color w:val="000000" w:themeColor="text1"/>
          <w:sz w:val="24"/>
          <w:szCs w:val="24"/>
          <w:lang w:val="en-US"/>
        </w:rPr>
        <w:t>,</w:t>
      </w:r>
      <w:r w:rsidR="000A517D" w:rsidRPr="00850320">
        <w:rPr>
          <w:rFonts w:ascii="Times New Roman" w:hAnsi="Times New Roman" w:cs="Times New Roman"/>
          <w:color w:val="000000" w:themeColor="text1"/>
          <w:sz w:val="24"/>
          <w:szCs w:val="24"/>
          <w:lang w:val="en-US"/>
        </w:rPr>
        <w:t xml:space="preserve"> </w:t>
      </w:r>
      <w:r w:rsidR="00AE3F3C" w:rsidRPr="00850320">
        <w:rPr>
          <w:rFonts w:ascii="Times New Roman" w:hAnsi="Times New Roman" w:cs="Times New Roman"/>
          <w:color w:val="000000" w:themeColor="text1"/>
          <w:sz w:val="24"/>
          <w:szCs w:val="24"/>
          <w:lang w:val="en-US"/>
        </w:rPr>
        <w:t xml:space="preserve">ii) </w:t>
      </w:r>
      <w:r w:rsidR="00837842" w:rsidRPr="00850320">
        <w:rPr>
          <w:rFonts w:ascii="Times New Roman" w:hAnsi="Times New Roman" w:cs="Times New Roman"/>
          <w:color w:val="000000" w:themeColor="text1"/>
          <w:sz w:val="24"/>
          <w:szCs w:val="24"/>
          <w:lang w:val="en-US"/>
        </w:rPr>
        <w:t>often travel along</w:t>
      </w:r>
      <w:r w:rsidR="005419E0" w:rsidRPr="00850320">
        <w:rPr>
          <w:rFonts w:ascii="Times New Roman" w:hAnsi="Times New Roman" w:cs="Times New Roman"/>
          <w:color w:val="000000" w:themeColor="text1"/>
          <w:sz w:val="24"/>
          <w:szCs w:val="24"/>
          <w:lang w:val="en-US"/>
        </w:rPr>
        <w:t xml:space="preserve"> roads</w:t>
      </w:r>
      <w:r w:rsidR="00C04F22">
        <w:rPr>
          <w:rFonts w:ascii="Times New Roman" w:hAnsi="Times New Roman" w:cs="Times New Roman"/>
          <w:color w:val="000000" w:themeColor="text1"/>
          <w:sz w:val="24"/>
          <w:szCs w:val="24"/>
          <w:lang w:val="en-US"/>
        </w:rPr>
        <w:t xml:space="preserve"> and tracks</w:t>
      </w:r>
      <w:r w:rsidR="00837842" w:rsidRPr="00850320">
        <w:rPr>
          <w:rFonts w:ascii="Times New Roman" w:hAnsi="Times New Roman" w:cs="Times New Roman"/>
          <w:color w:val="000000" w:themeColor="text1"/>
          <w:sz w:val="24"/>
          <w:szCs w:val="24"/>
          <w:lang w:val="en-US"/>
        </w:rPr>
        <w:t xml:space="preserve"> </w:t>
      </w:r>
      <w:r w:rsidR="00E078C1" w:rsidRPr="00850320">
        <w:rPr>
          <w:rFonts w:ascii="Times New Roman" w:hAnsi="Times New Roman" w:cs="Times New Roman"/>
          <w:color w:val="000000" w:themeColor="text1"/>
          <w:sz w:val="24"/>
          <w:szCs w:val="24"/>
          <w:lang w:val="en-US"/>
        </w:rPr>
        <w:t xml:space="preserve"> </w:t>
      </w:r>
      <w:r w:rsidR="00E078C1" w:rsidRPr="001F6E03">
        <w:rPr>
          <w:rFonts w:ascii="Times New Roman" w:hAnsi="Times New Roman" w:cs="Times New Roman"/>
          <w:color w:val="000000" w:themeColor="text1"/>
          <w:sz w:val="24"/>
          <w:szCs w:val="24"/>
          <w:lang w:val="en-US"/>
        </w:rPr>
        <w:fldChar w:fldCharType="begin"/>
      </w:r>
      <w:r w:rsidR="00BD6B5D">
        <w:rPr>
          <w:rFonts w:ascii="Times New Roman" w:hAnsi="Times New Roman" w:cs="Times New Roman"/>
          <w:color w:val="000000" w:themeColor="text1"/>
          <w:sz w:val="24"/>
          <w:szCs w:val="24"/>
          <w:lang w:val="en-US"/>
        </w:rPr>
        <w:instrText xml:space="preserve"> ADDIN ZOTERO_ITEM CSL_CITATION {"citationID":"M9lfJnae","properties":{"formattedCitation":"(Hill et al. 2020b)","plainCitation":"(Hill et al. 2020b)","noteIndex":0},"citationItems":[{"id":4601,"uris":["http://zotero.org/users/5432491/items/WSKP5JTS"],"uri":["http://zotero.org/users/5432491/items/WSKP5JTS"],"itemData":{"id":4601,"type":"article-journal","abstract":"Roads have numerous negative impacts for mammals, but may also serve as attractants due to altered vegetation or provisioning of resources. We reviewed the use of roads and their associated features by mammals, in order to understand the ecological factors contributing to road use. We documented 129 studies that recorded road use by 116 mammalian species, spanning 15 orders and 35 families, in six continents. Carnivora was the most common order (40 species, 34% of all 116 species), followed by Artiodactyla (24 species, 20%) and Rodentia (21 species, 18%). The species were placed in the IUCN categories Least Concern (88 species, 76% of all 116 species), Vulnerable (11 species, 9%), Near Threatened (9 species, 8%), Endangered (6 species, 5%), and Critically Endangered (2 species, 2%). We assigned road use to five ecological categories, reflecting the reason for it, with subcategories where appropriate: (1) communication; (2) foraging (subcategories: anthropogenic food, herbivory, predation, salt, scavenging, water); (3) movement (subcategories: bridges, environmental alterations, habitat connectivity); (4) refuge (subcategories: avoidance, burrowing and denning, cover, roosting); and (5) thermoregulation. Foraging, movement, and refuge were the most common uses. Roads provide a variety of resources to mammals, but road use is highly dynamic in time and space. We suggest that the use of roads by mammals is extensive, both geographically and taxonomically. Road use is likely to influence mammalian ecology while contributing to the risk of collisions with vehicles.","container-title":"Mammal Review","DOI":"https://doi.org/10.1111/mam.12222","ISSN":"1365-2907","issue":"n/a","language":"en","note":"_eprint: https://onlinelibrary.wiley.com/doi/pdf/10.1111/mam.12222","source":"Wiley Online Library","title":"A review of ecological factors promoting road use by mammals","URL":"http://onlinelibrary.wiley.com/doi/abs/10.1111/mam.12222","volume":"n/a","author":[{"family":"Hill","given":"Jacob E."},{"family":"Vault","given":"Travis L. De"},{"family":"Belant","given":"Jerrold L."}],"accessed":{"date-parts":[["2021",1,19]]},"issued":{"date-parts":[["2020",9]]}}}],"schema":"https://github.com/citation-style-language/schema/raw/master/csl-citation.json"} </w:instrText>
      </w:r>
      <w:r w:rsidR="00E078C1" w:rsidRPr="001F6E03">
        <w:rPr>
          <w:rFonts w:ascii="Times New Roman" w:hAnsi="Times New Roman" w:cs="Times New Roman"/>
          <w:color w:val="000000" w:themeColor="text1"/>
          <w:sz w:val="24"/>
          <w:szCs w:val="24"/>
          <w:lang w:val="en-US"/>
        </w:rPr>
        <w:fldChar w:fldCharType="separate"/>
      </w:r>
      <w:r w:rsidR="005245E8" w:rsidRPr="00A5365B">
        <w:rPr>
          <w:rFonts w:ascii="Times New Roman" w:hAnsi="Times New Roman" w:cs="Times New Roman"/>
          <w:sz w:val="24"/>
          <w:lang w:val="en-US"/>
        </w:rPr>
        <w:t>(Hill et al. 2020b)</w:t>
      </w:r>
      <w:r w:rsidR="00E078C1" w:rsidRPr="001F6E03">
        <w:rPr>
          <w:rFonts w:ascii="Times New Roman" w:hAnsi="Times New Roman" w:cs="Times New Roman"/>
          <w:color w:val="000000" w:themeColor="text1"/>
          <w:sz w:val="24"/>
          <w:szCs w:val="24"/>
          <w:lang w:val="en-US"/>
        </w:rPr>
        <w:fldChar w:fldCharType="end"/>
      </w:r>
      <w:ins w:id="363" w:author="Hofer, Heribert" w:date="2022-03-07T06:46:00Z">
        <w:r w:rsidR="00B142D6">
          <w:rPr>
            <w:rFonts w:ascii="Times New Roman" w:hAnsi="Times New Roman" w:cs="Times New Roman"/>
            <w:color w:val="000000" w:themeColor="text1"/>
            <w:sz w:val="24"/>
            <w:szCs w:val="24"/>
            <w:lang w:val="en-US"/>
          </w:rPr>
          <w:t>,</w:t>
        </w:r>
      </w:ins>
      <w:r w:rsidR="00E77902" w:rsidRPr="00850320">
        <w:rPr>
          <w:rFonts w:ascii="Times New Roman" w:hAnsi="Times New Roman" w:cs="Times New Roman"/>
          <w:color w:val="000000" w:themeColor="text1"/>
          <w:sz w:val="24"/>
          <w:szCs w:val="24"/>
          <w:lang w:val="en-US"/>
        </w:rPr>
        <w:t xml:space="preserve"> </w:t>
      </w:r>
      <w:r w:rsidR="00AE3F3C" w:rsidRPr="00850320">
        <w:rPr>
          <w:rFonts w:ascii="Times New Roman" w:hAnsi="Times New Roman" w:cs="Times New Roman"/>
          <w:color w:val="000000" w:themeColor="text1"/>
          <w:sz w:val="24"/>
          <w:szCs w:val="24"/>
          <w:lang w:val="en-US"/>
        </w:rPr>
        <w:t>and iii)</w:t>
      </w:r>
      <w:r w:rsidRPr="00850320">
        <w:rPr>
          <w:rFonts w:ascii="Times New Roman" w:hAnsi="Times New Roman" w:cs="Times New Roman"/>
          <w:color w:val="000000" w:themeColor="text1"/>
          <w:sz w:val="24"/>
          <w:szCs w:val="24"/>
          <w:lang w:val="en-US"/>
        </w:rPr>
        <w:t xml:space="preserve"> </w:t>
      </w:r>
      <w:r w:rsidR="00BD6B5D">
        <w:rPr>
          <w:rFonts w:ascii="Times New Roman" w:hAnsi="Times New Roman" w:cs="Times New Roman"/>
          <w:color w:val="000000" w:themeColor="text1"/>
          <w:sz w:val="24"/>
          <w:szCs w:val="24"/>
          <w:lang w:val="en-US"/>
        </w:rPr>
        <w:t>may</w:t>
      </w:r>
      <w:r w:rsidR="005419E0" w:rsidRPr="00850320">
        <w:rPr>
          <w:rFonts w:ascii="Times New Roman" w:hAnsi="Times New Roman" w:cs="Times New Roman"/>
          <w:color w:val="000000" w:themeColor="text1"/>
          <w:sz w:val="24"/>
          <w:szCs w:val="24"/>
          <w:lang w:val="en-US"/>
        </w:rPr>
        <w:t xml:space="preserve"> forage on prey or carcasses on</w:t>
      </w:r>
      <w:r w:rsidRPr="00850320">
        <w:rPr>
          <w:rFonts w:ascii="Times New Roman" w:hAnsi="Times New Roman" w:cs="Times New Roman"/>
          <w:color w:val="000000" w:themeColor="text1"/>
          <w:sz w:val="24"/>
          <w:szCs w:val="24"/>
          <w:lang w:val="en-US"/>
        </w:rPr>
        <w:t xml:space="preserve"> road</w:t>
      </w:r>
      <w:r w:rsidR="00BD6B5D">
        <w:rPr>
          <w:rFonts w:ascii="Times New Roman" w:hAnsi="Times New Roman" w:cs="Times New Roman"/>
          <w:color w:val="000000" w:themeColor="text1"/>
          <w:sz w:val="24"/>
          <w:szCs w:val="24"/>
          <w:lang w:val="en-US"/>
        </w:rPr>
        <w:t>s</w:t>
      </w:r>
      <w:r w:rsidRPr="00850320">
        <w:rPr>
          <w:rFonts w:ascii="Times New Roman" w:hAnsi="Times New Roman" w:cs="Times New Roman"/>
          <w:color w:val="000000" w:themeColor="text1"/>
          <w:sz w:val="24"/>
          <w:szCs w:val="24"/>
          <w:lang w:val="en-US"/>
        </w:rPr>
        <w:t xml:space="preserve"> </w:t>
      </w:r>
      <w:del w:id="364" w:author="Aima P" w:date="2022-03-22T13:56:00Z">
        <w:r w:rsidR="003E31E5" w:rsidRPr="00850320" w:rsidDel="001E4FC9">
          <w:rPr>
            <w:rFonts w:ascii="Times New Roman" w:hAnsi="Times New Roman" w:cs="Times New Roman"/>
            <w:color w:val="000000" w:themeColor="text1"/>
            <w:sz w:val="24"/>
            <w:szCs w:val="24"/>
            <w:lang w:val="en-US"/>
          </w:rPr>
          <w:delText xml:space="preserve"> </w:delText>
        </w:r>
      </w:del>
      <w:r w:rsidR="003E31E5" w:rsidRPr="00603F73">
        <w:rPr>
          <w:rFonts w:ascii="Times New Roman" w:hAnsi="Times New Roman" w:cs="Times New Roman"/>
          <w:color w:val="000000" w:themeColor="text1"/>
          <w:sz w:val="24"/>
          <w:szCs w:val="24"/>
          <w:lang w:val="en-US"/>
        </w:rPr>
        <w:fldChar w:fldCharType="begin"/>
      </w:r>
      <w:r w:rsidR="00BD6B5D">
        <w:rPr>
          <w:rFonts w:ascii="Times New Roman" w:hAnsi="Times New Roman" w:cs="Times New Roman"/>
          <w:color w:val="000000" w:themeColor="text1"/>
          <w:sz w:val="24"/>
          <w:szCs w:val="24"/>
          <w:lang w:val="en-US"/>
        </w:rPr>
        <w:instrText xml:space="preserve"> ADDIN ZOTERO_ITEM CSL_CITATION {"citationID":"PShRwXVc","properties":{"formattedCitation":"(Planillo et al. 2018; Hill et al. 2020b)","plainCitation":"(Planillo et al. 2018; Hill et al. 2020b)","noteIndex":0},"citationItems":[{"id":4775,"uris":["http://zotero.org/users/5432491/items/TUXLB6H6"],"uri":["http://zotero.org/users/5432491/items/TUXLB6H6"],"itemData":{"id":4775,"type":"article-journal","abstract":"Landscape disturbance by roads may increase abundance of prey in verges (i.e., strips of terrain adjacent to roadways) or create other features that can attract carnivores and expose them to a higher risk of mortality by vehicle collision. We studied a system that included European rabbits (Oryctolagus cuniculus) and their predators in central Spain near 3 motorways during 2011 and 2012. We analyzed carnivore and rabbit abundance and the potential effect of prey populations on carnivore roadkill. We estimated rabbit and carnivore abundance index by surveying scats in 1-km transects in the landscape, and calculated a roadkill index in motorway stretches parallel to the transects from roadkill data obtained in a roadkill monitoring survey from 2007 to 2011. We analyzed carnivore response for the entire carnivore community and for 2 groups of species: the red fox, which is the most synanthropic carnivore in our study area, and the other carnivores. Fox abundance was higher near motorways compared to control sites, whereas the abundance of other species was related only to rabbit abundance. Furthermore, motorway stretches with higher carnivore abundance presented higher values of carnivore roadkills. Thus, motorways are a source of mortality for carnivores that should be managed carefully. The potential cascading effect of food resources near roads on carnivore mortality should be considered in management and food abundance near roads should be minimized in areas inhabited by carnivores of conservation concern. © 2017 The Wildlife Society.","container-title":"The Journal of Wildlife Management","DOI":"https://doi.org/10.1002/jwmg.21384","ISSN":"1937-2817","issue":"2","language":"en","note":"_eprint: https://onlinelibrary.wiley.com/doi/pdf/10.1002/jwmg.21384","page":"319-327","source":"Wiley Online Library","title":"Carnivore abundance near motorways related to prey and roadkills","volume":"82","author":[{"family":"Planillo","given":"Aimara"},{"family":"Mata","given":"Cristina"},{"family":"Manica","given":"Andrea"},{"family":"Malo","given":"Juan E."}],"issued":{"date-parts":[["2018"]]}}},{"id":4601,"uris":["http://zotero.org/users/5432491/items/WSKP5JTS"],"uri":["http://zotero.org/users/5432491/items/WSKP5JTS"],"itemData":{"id":4601,"type":"article-journal","abstract":"Roads have numerous negative impacts for mammals, but may also serve as attractants due to altered vegetation or provisioning of resources. We reviewed the use of roads and their associated features by mammals, in order to understand the ecological factors contributing to road use. We documented 129 studies that recorded road use by 116 mammalian species, spanning 15 orders and 35 families, in six continents. Carnivora was the most common order (40 species, 34% of all 116 species), followed by Artiodactyla (24 species, 20%) and Rodentia (21 species, 18%). The species were placed in the IUCN categories Least Concern (88 species, 76% of all 116 species), Vulnerable (11 species, 9%), Near Threatened (9 species, 8%), Endangered (6 species, 5%), and Critically Endangered </w:instrText>
      </w:r>
      <w:r w:rsidR="00BD6B5D" w:rsidRPr="00303116">
        <w:rPr>
          <w:rFonts w:ascii="Times New Roman" w:hAnsi="Times New Roman" w:cs="Times New Roman"/>
          <w:color w:val="000000" w:themeColor="text1"/>
          <w:sz w:val="24"/>
          <w:szCs w:val="24"/>
          <w:lang w:val="en-US"/>
        </w:rPr>
        <w:instrText xml:space="preserve">(2 species, 2%). We assigned road use to five ecological categories, reflecting the reason for it, with subcategories where appropriate: (1) communication; (2) foraging (subcategories: anthropogenic food, herbivory, predation, salt, scavenging, water); (3) movement (subcategories: bridges, environmental alterations, habitat connectivity); (4) refuge (subcategories: avoidance, burrowing and denning, cover, roosting); and (5) thermoregulation. Foraging, movement, and refuge were the most common uses. Roads provide a variety of resources to mammals, but road use is highly dynamic in time and space. We suggest that the use of roads by mammals is extensive, both geographically and taxonomically. Road use is likely to influence mammalian ecology while contributing to the risk of collisions with vehicles.","container-title":"Mammal Review","DOI":"https://doi.org/10.1111/mam.12222","ISSN":"1365-2907","issue":"n/a","language":"en","note":"_eprint: https://onlinelibrary.wiley.com/doi/pdf/10.1111/mam.12222","source":"Wiley Online Library","title":"A review of ecological factors promoting road use by mammals","URL":"http://onlinelibrary.wiley.com/doi/abs/10.1111/mam.12222","volume":"n/a","author":[{"family":"Hill","given":"Jacob E."},{"family":"Vault","given":"Travis L. De"},{"family":"Belant","given":"Jerrold L."}],"accessed":{"date-parts":[["2021",1,19]]},"issued":{"date-parts":[["2020",9]]}}}],"schema":"https://github.com/citation-style-language/schema/raw/master/csl-citation.json"} </w:instrText>
      </w:r>
      <w:r w:rsidR="003E31E5" w:rsidRPr="00603F73">
        <w:rPr>
          <w:rFonts w:ascii="Times New Roman" w:hAnsi="Times New Roman" w:cs="Times New Roman"/>
          <w:color w:val="000000" w:themeColor="text1"/>
          <w:sz w:val="24"/>
          <w:szCs w:val="24"/>
          <w:lang w:val="en-US"/>
        </w:rPr>
        <w:fldChar w:fldCharType="separate"/>
      </w:r>
      <w:r w:rsidR="00BD6B5D" w:rsidRPr="00B04563">
        <w:rPr>
          <w:rFonts w:ascii="Times New Roman" w:hAnsi="Times New Roman" w:cs="Times New Roman"/>
          <w:sz w:val="24"/>
          <w:lang w:val="en-US"/>
        </w:rPr>
        <w:t>(Planillo et al. 2018; Hill et al. 2020b)</w:t>
      </w:r>
      <w:r w:rsidR="003E31E5" w:rsidRPr="00603F73">
        <w:rPr>
          <w:rFonts w:ascii="Times New Roman" w:hAnsi="Times New Roman" w:cs="Times New Roman"/>
          <w:color w:val="000000" w:themeColor="text1"/>
          <w:sz w:val="24"/>
          <w:szCs w:val="24"/>
          <w:lang w:val="en-US"/>
        </w:rPr>
        <w:fldChar w:fldCharType="end"/>
      </w:r>
      <w:r w:rsidR="003E31E5" w:rsidRPr="00303116">
        <w:rPr>
          <w:rFonts w:ascii="Times New Roman" w:hAnsi="Times New Roman" w:cs="Times New Roman"/>
          <w:color w:val="000000" w:themeColor="text1"/>
          <w:sz w:val="24"/>
          <w:szCs w:val="24"/>
          <w:lang w:val="en-US"/>
        </w:rPr>
        <w:t>.</w:t>
      </w:r>
      <w:r w:rsidRPr="00303116">
        <w:rPr>
          <w:rFonts w:ascii="Times New Roman" w:hAnsi="Times New Roman" w:cs="Times New Roman"/>
          <w:color w:val="000000" w:themeColor="text1"/>
          <w:sz w:val="24"/>
          <w:szCs w:val="24"/>
          <w:lang w:val="en-US"/>
        </w:rPr>
        <w:t xml:space="preserve"> </w:t>
      </w:r>
      <w:r w:rsidRPr="00850320">
        <w:rPr>
          <w:rFonts w:ascii="Times New Roman" w:hAnsi="Times New Roman" w:cs="Times New Roman"/>
          <w:color w:val="000000" w:themeColor="text1"/>
          <w:sz w:val="24"/>
          <w:szCs w:val="24"/>
          <w:lang w:val="en-US"/>
        </w:rPr>
        <w:t xml:space="preserve">Within </w:t>
      </w:r>
      <w:r w:rsidR="00C90828">
        <w:rPr>
          <w:rFonts w:ascii="Times New Roman" w:hAnsi="Times New Roman" w:cs="Times New Roman"/>
          <w:color w:val="000000" w:themeColor="text1"/>
          <w:sz w:val="24"/>
          <w:szCs w:val="24"/>
          <w:lang w:val="en-US"/>
        </w:rPr>
        <w:t>a</w:t>
      </w:r>
      <w:r w:rsidRPr="00850320">
        <w:rPr>
          <w:rFonts w:ascii="Times New Roman" w:hAnsi="Times New Roman" w:cs="Times New Roman"/>
          <w:color w:val="000000" w:themeColor="text1"/>
          <w:sz w:val="24"/>
          <w:szCs w:val="24"/>
          <w:lang w:val="en-US"/>
        </w:rPr>
        <w:t xml:space="preserve"> </w:t>
      </w:r>
      <w:ins w:id="365" w:author="Hofer, Heribert" w:date="2022-03-07T06:46:00Z">
        <w:r w:rsidR="00E30EF5">
          <w:rPr>
            <w:rFonts w:ascii="Times New Roman" w:hAnsi="Times New Roman" w:cs="Times New Roman"/>
            <w:color w:val="000000" w:themeColor="text1"/>
            <w:sz w:val="24"/>
            <w:szCs w:val="24"/>
            <w:lang w:val="en-US"/>
          </w:rPr>
          <w:t xml:space="preserve">given </w:t>
        </w:r>
      </w:ins>
      <w:r w:rsidRPr="00850320">
        <w:rPr>
          <w:rFonts w:ascii="Times New Roman" w:hAnsi="Times New Roman" w:cs="Times New Roman"/>
          <w:color w:val="000000" w:themeColor="text1"/>
          <w:sz w:val="24"/>
          <w:szCs w:val="24"/>
          <w:lang w:val="en-US"/>
        </w:rPr>
        <w:t>carnivore species, sex or age</w:t>
      </w:r>
      <w:r w:rsidR="006E18A7" w:rsidRPr="00850320">
        <w:rPr>
          <w:rFonts w:ascii="Times New Roman" w:hAnsi="Times New Roman" w:cs="Times New Roman"/>
          <w:color w:val="000000" w:themeColor="text1"/>
          <w:sz w:val="24"/>
          <w:szCs w:val="24"/>
          <w:lang w:val="en-US"/>
        </w:rPr>
        <w:t xml:space="preserve"> </w:t>
      </w:r>
      <w:r w:rsidRPr="00850320">
        <w:rPr>
          <w:rFonts w:ascii="Times New Roman" w:hAnsi="Times New Roman" w:cs="Times New Roman"/>
          <w:color w:val="000000" w:themeColor="text1"/>
          <w:sz w:val="24"/>
          <w:szCs w:val="24"/>
          <w:lang w:val="en-US"/>
        </w:rPr>
        <w:t xml:space="preserve">specific </w:t>
      </w:r>
      <w:r w:rsidR="00E63B1A" w:rsidRPr="00850320">
        <w:rPr>
          <w:rFonts w:ascii="Times New Roman" w:hAnsi="Times New Roman" w:cs="Times New Roman"/>
          <w:color w:val="000000" w:themeColor="text1"/>
          <w:sz w:val="24"/>
          <w:szCs w:val="24"/>
          <w:lang w:val="en-US"/>
        </w:rPr>
        <w:t>differences in</w:t>
      </w:r>
      <w:r w:rsidR="00C04F22">
        <w:rPr>
          <w:rFonts w:ascii="Times New Roman" w:hAnsi="Times New Roman" w:cs="Times New Roman"/>
          <w:color w:val="000000" w:themeColor="text1"/>
          <w:sz w:val="24"/>
          <w:szCs w:val="24"/>
          <w:lang w:val="en-US"/>
        </w:rPr>
        <w:t xml:space="preserve"> </w:t>
      </w:r>
      <w:r w:rsidR="00303116">
        <w:rPr>
          <w:rFonts w:ascii="Times New Roman" w:hAnsi="Times New Roman" w:cs="Times New Roman"/>
          <w:color w:val="000000" w:themeColor="text1"/>
          <w:sz w:val="24"/>
          <w:szCs w:val="24"/>
          <w:lang w:val="en-US"/>
        </w:rPr>
        <w:t>movement</w:t>
      </w:r>
      <w:r w:rsidRPr="00850320">
        <w:rPr>
          <w:rFonts w:ascii="Times New Roman" w:hAnsi="Times New Roman" w:cs="Times New Roman"/>
          <w:color w:val="000000" w:themeColor="text1"/>
          <w:sz w:val="24"/>
          <w:szCs w:val="24"/>
          <w:lang w:val="en-US"/>
        </w:rPr>
        <w:t xml:space="preserve"> patterns</w:t>
      </w:r>
      <w:r w:rsidR="00813D29">
        <w:rPr>
          <w:rFonts w:ascii="Times New Roman" w:hAnsi="Times New Roman" w:cs="Times New Roman"/>
          <w:color w:val="000000" w:themeColor="text1"/>
          <w:sz w:val="24"/>
          <w:szCs w:val="24"/>
          <w:lang w:val="en-US"/>
        </w:rPr>
        <w:t xml:space="preserve"> </w:t>
      </w:r>
      <w:del w:id="366" w:author="Aima P" w:date="2022-03-22T13:56:00Z">
        <w:r w:rsidR="00813D29" w:rsidDel="001E4FC9">
          <w:rPr>
            <w:rFonts w:ascii="Times New Roman" w:hAnsi="Times New Roman" w:cs="Times New Roman"/>
            <w:color w:val="000000" w:themeColor="text1"/>
            <w:sz w:val="24"/>
            <w:szCs w:val="24"/>
            <w:lang w:val="en-US"/>
          </w:rPr>
          <w:delText>and the distance over which individuals range</w:delText>
        </w:r>
        <w:r w:rsidRPr="00850320" w:rsidDel="001E4FC9">
          <w:rPr>
            <w:rFonts w:ascii="Times New Roman" w:hAnsi="Times New Roman" w:cs="Times New Roman"/>
            <w:color w:val="000000" w:themeColor="text1"/>
            <w:sz w:val="24"/>
            <w:szCs w:val="24"/>
            <w:lang w:val="en-US"/>
          </w:rPr>
          <w:delText xml:space="preserve"> </w:delText>
        </w:r>
      </w:del>
      <w:r w:rsidRPr="00850320">
        <w:rPr>
          <w:rFonts w:ascii="Times New Roman" w:hAnsi="Times New Roman" w:cs="Times New Roman"/>
          <w:color w:val="000000" w:themeColor="text1"/>
          <w:sz w:val="24"/>
          <w:szCs w:val="24"/>
          <w:lang w:val="en-US"/>
        </w:rPr>
        <w:t>may modulate</w:t>
      </w:r>
      <w:r w:rsidR="00E63B1A" w:rsidRPr="00850320">
        <w:rPr>
          <w:rFonts w:ascii="Times New Roman" w:hAnsi="Times New Roman" w:cs="Times New Roman"/>
          <w:color w:val="000000" w:themeColor="text1"/>
          <w:sz w:val="24"/>
          <w:szCs w:val="24"/>
          <w:lang w:val="en-US"/>
        </w:rPr>
        <w:t xml:space="preserve"> t</w:t>
      </w:r>
      <w:r w:rsidR="000676A3">
        <w:rPr>
          <w:rFonts w:ascii="Times New Roman" w:hAnsi="Times New Roman" w:cs="Times New Roman"/>
          <w:color w:val="000000" w:themeColor="text1"/>
          <w:sz w:val="24"/>
          <w:szCs w:val="24"/>
          <w:lang w:val="en-US"/>
        </w:rPr>
        <w:t>he risk of being hit by a vehicle</w:t>
      </w:r>
      <w:r w:rsidR="0057516D" w:rsidRPr="00850320">
        <w:rPr>
          <w:rFonts w:ascii="Times New Roman" w:hAnsi="Times New Roman" w:cs="Times New Roman"/>
          <w:color w:val="000000" w:themeColor="text1"/>
          <w:sz w:val="24"/>
          <w:szCs w:val="24"/>
          <w:lang w:val="en-US"/>
        </w:rPr>
        <w:t>. For instance,</w:t>
      </w:r>
      <w:r w:rsidRPr="00850320">
        <w:rPr>
          <w:rFonts w:ascii="Times New Roman" w:hAnsi="Times New Roman" w:cs="Times New Roman"/>
          <w:color w:val="000000" w:themeColor="text1"/>
          <w:sz w:val="24"/>
          <w:szCs w:val="24"/>
          <w:lang w:val="en-US"/>
        </w:rPr>
        <w:t xml:space="preserve"> </w:t>
      </w:r>
      <w:r w:rsidR="006E18A7" w:rsidRPr="00850320">
        <w:rPr>
          <w:rFonts w:ascii="Times New Roman" w:hAnsi="Times New Roman" w:cs="Times New Roman"/>
          <w:color w:val="000000" w:themeColor="text1"/>
          <w:sz w:val="24"/>
          <w:szCs w:val="24"/>
          <w:lang w:val="en-US"/>
        </w:rPr>
        <w:t>adult</w:t>
      </w:r>
      <w:r w:rsidR="00E63B1A" w:rsidRPr="00850320">
        <w:rPr>
          <w:rFonts w:ascii="Times New Roman" w:hAnsi="Times New Roman" w:cs="Times New Roman"/>
          <w:color w:val="000000" w:themeColor="text1"/>
          <w:sz w:val="24"/>
          <w:szCs w:val="24"/>
          <w:lang w:val="en-US"/>
        </w:rPr>
        <w:t xml:space="preserve"> male</w:t>
      </w:r>
      <w:r w:rsidR="006E18A7" w:rsidRPr="00850320">
        <w:rPr>
          <w:rFonts w:ascii="Times New Roman" w:hAnsi="Times New Roman" w:cs="Times New Roman"/>
          <w:color w:val="000000" w:themeColor="text1"/>
          <w:sz w:val="24"/>
          <w:szCs w:val="24"/>
          <w:lang w:val="en-US"/>
        </w:rPr>
        <w:t xml:space="preserve"> </w:t>
      </w:r>
      <w:r w:rsidRPr="00850320">
        <w:rPr>
          <w:rFonts w:ascii="Times New Roman" w:hAnsi="Times New Roman" w:cs="Times New Roman"/>
          <w:sz w:val="24"/>
          <w:szCs w:val="24"/>
          <w:lang w:val="en-US"/>
        </w:rPr>
        <w:t>otter</w:t>
      </w:r>
      <w:r w:rsidR="00B30B81" w:rsidRPr="00850320">
        <w:rPr>
          <w:rFonts w:ascii="Times New Roman" w:hAnsi="Times New Roman" w:cs="Times New Roman"/>
          <w:sz w:val="24"/>
          <w:szCs w:val="24"/>
          <w:lang w:val="en-US"/>
        </w:rPr>
        <w:t>s</w:t>
      </w:r>
      <w:r w:rsidRPr="00850320">
        <w:rPr>
          <w:rFonts w:ascii="Times New Roman" w:hAnsi="Times New Roman" w:cs="Times New Roman"/>
          <w:sz w:val="24"/>
          <w:szCs w:val="24"/>
          <w:lang w:val="en-US"/>
        </w:rPr>
        <w:t xml:space="preserve"> (</w:t>
      </w:r>
      <w:r w:rsidRPr="00850320">
        <w:rPr>
          <w:rFonts w:ascii="Times New Roman" w:hAnsi="Times New Roman" w:cs="Times New Roman"/>
          <w:i/>
          <w:iCs/>
          <w:sz w:val="24"/>
          <w:szCs w:val="24"/>
          <w:lang w:val="en-US"/>
        </w:rPr>
        <w:t>Lutra lutra</w:t>
      </w:r>
      <w:r w:rsidRPr="00850320">
        <w:rPr>
          <w:rFonts w:ascii="Times New Roman" w:hAnsi="Times New Roman" w:cs="Times New Roman"/>
          <w:sz w:val="24"/>
          <w:szCs w:val="24"/>
          <w:lang w:val="en-US"/>
        </w:rPr>
        <w:t>)</w:t>
      </w:r>
      <w:r w:rsidR="00AE3F3C" w:rsidRPr="00850320">
        <w:rPr>
          <w:rFonts w:ascii="Times New Roman" w:hAnsi="Times New Roman" w:cs="Times New Roman"/>
          <w:sz w:val="24"/>
          <w:szCs w:val="24"/>
          <w:lang w:val="en-US"/>
        </w:rPr>
        <w:t xml:space="preserve"> (Philcox et al. 1999)</w:t>
      </w:r>
      <w:r w:rsidR="006E18A7" w:rsidRPr="00850320">
        <w:rPr>
          <w:rFonts w:ascii="Times New Roman" w:hAnsi="Times New Roman" w:cs="Times New Roman"/>
          <w:sz w:val="24"/>
          <w:szCs w:val="24"/>
          <w:lang w:val="en-US"/>
        </w:rPr>
        <w:t xml:space="preserve">, </w:t>
      </w:r>
      <w:r w:rsidR="00E63B1A" w:rsidRPr="00850320">
        <w:rPr>
          <w:rFonts w:ascii="Times New Roman" w:hAnsi="Times New Roman" w:cs="Times New Roman"/>
          <w:sz w:val="24"/>
          <w:szCs w:val="24"/>
          <w:lang w:val="en-US"/>
        </w:rPr>
        <w:t xml:space="preserve">adult </w:t>
      </w:r>
      <w:r w:rsidR="006E18A7" w:rsidRPr="00850320">
        <w:rPr>
          <w:rFonts w:ascii="Times New Roman" w:hAnsi="Times New Roman" w:cs="Times New Roman"/>
          <w:sz w:val="24"/>
          <w:szCs w:val="24"/>
          <w:lang w:val="en-US"/>
        </w:rPr>
        <w:t>male and female badgers</w:t>
      </w:r>
      <w:r w:rsidR="00CA7B0B" w:rsidRPr="00850320">
        <w:rPr>
          <w:rFonts w:ascii="Times New Roman" w:hAnsi="Times New Roman" w:cs="Times New Roman"/>
          <w:sz w:val="24"/>
          <w:szCs w:val="24"/>
          <w:lang w:val="en-US"/>
        </w:rPr>
        <w:t xml:space="preserve"> (</w:t>
      </w:r>
      <w:r w:rsidR="00CA7B0B" w:rsidRPr="00850320">
        <w:rPr>
          <w:rFonts w:ascii="Times New Roman" w:hAnsi="Times New Roman" w:cs="Times New Roman"/>
          <w:i/>
          <w:sz w:val="24"/>
          <w:szCs w:val="24"/>
          <w:lang w:val="en-US"/>
        </w:rPr>
        <w:t>Meles meles</w:t>
      </w:r>
      <w:r w:rsidR="00CA7B0B" w:rsidRPr="00850320">
        <w:rPr>
          <w:rFonts w:ascii="Times New Roman" w:hAnsi="Times New Roman" w:cs="Times New Roman"/>
          <w:sz w:val="24"/>
          <w:szCs w:val="24"/>
          <w:lang w:val="en-US"/>
        </w:rPr>
        <w:t>)</w:t>
      </w:r>
      <w:r w:rsidR="006E18A7" w:rsidRPr="00850320">
        <w:rPr>
          <w:rFonts w:ascii="Times New Roman" w:hAnsi="Times New Roman" w:cs="Times New Roman"/>
          <w:sz w:val="24"/>
          <w:szCs w:val="24"/>
          <w:lang w:val="en-US"/>
        </w:rPr>
        <w:t xml:space="preserve"> during the </w:t>
      </w:r>
      <w:r w:rsidR="00E63B1A" w:rsidRPr="00850320">
        <w:rPr>
          <w:rFonts w:ascii="Times New Roman" w:hAnsi="Times New Roman" w:cs="Times New Roman"/>
          <w:sz w:val="24"/>
          <w:szCs w:val="24"/>
          <w:lang w:val="en-US"/>
        </w:rPr>
        <w:t xml:space="preserve">biannual </w:t>
      </w:r>
      <w:r w:rsidR="006E18A7" w:rsidRPr="00850320">
        <w:rPr>
          <w:rFonts w:ascii="Times New Roman" w:hAnsi="Times New Roman" w:cs="Times New Roman"/>
          <w:sz w:val="24"/>
          <w:szCs w:val="24"/>
          <w:lang w:val="en-US"/>
        </w:rPr>
        <w:t xml:space="preserve"> peaks of female fertility</w:t>
      </w:r>
      <w:r w:rsidR="00EC6C8D">
        <w:rPr>
          <w:rFonts w:ascii="Times New Roman" w:hAnsi="Times New Roman" w:cs="Times New Roman"/>
          <w:sz w:val="24"/>
          <w:szCs w:val="24"/>
          <w:lang w:val="en-US"/>
        </w:rPr>
        <w:t xml:space="preserve"> </w:t>
      </w:r>
      <w:r w:rsidR="00EC6C8D">
        <w:rPr>
          <w:rFonts w:ascii="Times New Roman" w:hAnsi="Times New Roman" w:cs="Times New Roman"/>
          <w:sz w:val="24"/>
          <w:szCs w:val="24"/>
          <w:lang w:val="en-US"/>
        </w:rPr>
        <w:fldChar w:fldCharType="begin"/>
      </w:r>
      <w:r w:rsidR="00EC6C8D">
        <w:rPr>
          <w:rFonts w:ascii="Times New Roman" w:hAnsi="Times New Roman" w:cs="Times New Roman"/>
          <w:sz w:val="24"/>
          <w:szCs w:val="24"/>
          <w:lang w:val="en-US"/>
        </w:rPr>
        <w:instrText xml:space="preserve"> ADDIN ZOTERO_ITEM CSL_CITATION {"citationID":"AMuHORxy","properties":{"formattedCitation":"(Davies et al. 1987)","plainCitation":"(Davies et al. 1987)","noteIndex":0},"citationItems":[{"id":9041,"uris":["http://zotero.org/users/5432491/items/EPK5ITNJ"],"uri":["http://zotero.org/users/5432491/items/EPK5ITNJ"],"itemData":{"id":9041,"type":"article-journal","abstract":"Data from 984 road-killed badgers collected in the south of England during 1984 show a bimodal distribution in mortality for both sexes, with peaks in mortality occurring in spring and late summer. There was no significant difference between the total number of males and females killed, and no difference in the seasonal distribution of deaths between the two sexes. Nor was there evidence that dispersal of young animals contributes to either of the seasonal peaks in mortality. We suggest that the seasonal peaks in mortality reflect increased activity in conjunction with mating.","container-title":"Journal of Zoology","DOI":"10.1111/j.1469-7998.1987.tb01550.x","ISSN":"1469-7998","issue":"3","language":"en","note":"_eprint: https://zslpublications.onlinelibrary.wiley.com/doi/pdf/10.1111/j.1469-7998.1987.tb01550.x","page":"525-529","source":"Wiley Online Library","title":"Seasonal distribution of road kills in the European badger (Meles meles)","volume":"211","author":[{"family":"Davies","given":"J. M."},{"family":"Roper","given":"T. J."},{"family":"Shepherdson","given":"D. J."}],"issued":{"date-parts":[["1987"]]}}}],"schema":"https://github.com/citation-style-language/schema/raw/master/csl-citation.json"} </w:instrText>
      </w:r>
      <w:r w:rsidR="00EC6C8D">
        <w:rPr>
          <w:rFonts w:ascii="Times New Roman" w:hAnsi="Times New Roman" w:cs="Times New Roman"/>
          <w:sz w:val="24"/>
          <w:szCs w:val="24"/>
          <w:lang w:val="en-US"/>
        </w:rPr>
        <w:fldChar w:fldCharType="separate"/>
      </w:r>
      <w:r w:rsidR="00EC6C8D" w:rsidRPr="00B04563">
        <w:rPr>
          <w:rFonts w:ascii="Times New Roman" w:hAnsi="Times New Roman" w:cs="Times New Roman"/>
          <w:sz w:val="24"/>
          <w:lang w:val="en-US"/>
        </w:rPr>
        <w:t>(Davies et al. 1987)</w:t>
      </w:r>
      <w:r w:rsidR="00EC6C8D">
        <w:rPr>
          <w:rFonts w:ascii="Times New Roman" w:hAnsi="Times New Roman" w:cs="Times New Roman"/>
          <w:sz w:val="24"/>
          <w:szCs w:val="24"/>
          <w:lang w:val="en-US"/>
        </w:rPr>
        <w:fldChar w:fldCharType="end"/>
      </w:r>
      <w:r w:rsidRPr="00850320">
        <w:rPr>
          <w:rFonts w:ascii="Times New Roman" w:hAnsi="Times New Roman" w:cs="Times New Roman"/>
          <w:sz w:val="24"/>
          <w:szCs w:val="24"/>
          <w:lang w:val="en-US"/>
        </w:rPr>
        <w:t xml:space="preserve"> and dispersing</w:t>
      </w:r>
      <w:r w:rsidR="00B30B81" w:rsidRPr="00850320">
        <w:rPr>
          <w:rFonts w:ascii="Times New Roman" w:hAnsi="Times New Roman" w:cs="Times New Roman"/>
          <w:sz w:val="24"/>
          <w:szCs w:val="24"/>
          <w:lang w:val="en-US"/>
        </w:rPr>
        <w:t xml:space="preserve"> </w:t>
      </w:r>
      <w:r w:rsidR="00E63B1A" w:rsidRPr="00850320">
        <w:rPr>
          <w:rFonts w:ascii="Times New Roman" w:hAnsi="Times New Roman" w:cs="Times New Roman"/>
          <w:sz w:val="24"/>
          <w:szCs w:val="24"/>
          <w:lang w:val="en-US"/>
        </w:rPr>
        <w:t xml:space="preserve">adult </w:t>
      </w:r>
      <w:r w:rsidR="00B30B81" w:rsidRPr="00850320">
        <w:rPr>
          <w:rFonts w:ascii="Times New Roman" w:hAnsi="Times New Roman" w:cs="Times New Roman"/>
          <w:sz w:val="24"/>
          <w:szCs w:val="24"/>
          <w:lang w:val="en-US"/>
        </w:rPr>
        <w:t>male</w:t>
      </w:r>
      <w:r w:rsidR="006E18A7" w:rsidRPr="00850320">
        <w:rPr>
          <w:rFonts w:ascii="Times New Roman" w:hAnsi="Times New Roman" w:cs="Times New Roman"/>
          <w:sz w:val="24"/>
          <w:szCs w:val="24"/>
          <w:lang w:val="en-US"/>
        </w:rPr>
        <w:t xml:space="preserve"> </w:t>
      </w:r>
      <w:r w:rsidRPr="00850320">
        <w:rPr>
          <w:rFonts w:ascii="Times New Roman" w:hAnsi="Times New Roman" w:cs="Times New Roman"/>
          <w:sz w:val="24"/>
          <w:szCs w:val="24"/>
          <w:lang w:val="en-US"/>
        </w:rPr>
        <w:t>black bear</w:t>
      </w:r>
      <w:r w:rsidR="00B30B81" w:rsidRPr="00850320">
        <w:rPr>
          <w:rFonts w:ascii="Times New Roman" w:hAnsi="Times New Roman" w:cs="Times New Roman"/>
          <w:sz w:val="24"/>
          <w:szCs w:val="24"/>
          <w:lang w:val="en-US"/>
        </w:rPr>
        <w:t>s</w:t>
      </w:r>
      <w:r w:rsidRPr="00850320">
        <w:rPr>
          <w:rFonts w:ascii="Times New Roman" w:hAnsi="Times New Roman" w:cs="Times New Roman"/>
          <w:sz w:val="24"/>
          <w:szCs w:val="24"/>
          <w:lang w:val="en-US"/>
        </w:rPr>
        <w:t xml:space="preserve"> (</w:t>
      </w:r>
      <w:r w:rsidRPr="00850320">
        <w:rPr>
          <w:rFonts w:ascii="Times New Roman" w:hAnsi="Times New Roman" w:cs="Times New Roman"/>
          <w:i/>
          <w:iCs/>
          <w:sz w:val="24"/>
          <w:szCs w:val="24"/>
          <w:lang w:val="en-US"/>
        </w:rPr>
        <w:t>Ursus americanus</w:t>
      </w:r>
      <w:r w:rsidRPr="00850320">
        <w:rPr>
          <w:rFonts w:ascii="Times New Roman" w:hAnsi="Times New Roman" w:cs="Times New Roman"/>
          <w:sz w:val="24"/>
          <w:szCs w:val="24"/>
          <w:lang w:val="en-US"/>
        </w:rPr>
        <w:t xml:space="preserve">) </w:t>
      </w:r>
      <w:r w:rsidRPr="001F6E03">
        <w:rPr>
          <w:rFonts w:ascii="Times New Roman" w:hAnsi="Times New Roman" w:cs="Times New Roman"/>
          <w:color w:val="000000" w:themeColor="text1"/>
          <w:sz w:val="24"/>
          <w:szCs w:val="24"/>
          <w:lang w:val="en-US"/>
        </w:rPr>
        <w:fldChar w:fldCharType="begin"/>
      </w:r>
      <w:r w:rsidR="00185A55">
        <w:rPr>
          <w:rFonts w:ascii="Times New Roman" w:hAnsi="Times New Roman" w:cs="Times New Roman"/>
          <w:color w:val="000000" w:themeColor="text1"/>
          <w:sz w:val="24"/>
          <w:szCs w:val="24"/>
          <w:lang w:val="en-US"/>
        </w:rPr>
        <w:instrText xml:space="preserve"> ADDIN ZOTERO_ITEM CSL_CITATION {"citationID":"VtO958l4","properties":{"formattedCitation":"(Philcox et al. 1999; Grilo et al. 2015)","plainCitation":"(Philcox et al. 1999; Grilo et al. 2015)","dontUpdate":true,"noteIndex":0},"citationItems":[{"id":4464,"uris":["http://zotero.org/users/5432491/items/EYD54X28"],"uri":["http://zotero.org/users/5432491/items/EYD54X28"],"itemData":{"id":4464,"type":"article-journal","abstract":"1. This paper examines patterns of otter road traffic accidents and the possibilities for reducing this mortality. 2. Records of otter road casualties in Britain (673 between 1971 and 1996) were compiled and accident sites were plotted on 1:50000 scale Ordnance Survey maps. Casualty records were categorized by geographical region, road type, distance to watercourses and presence and type of river crossings. The data were analysed for demographic, seasonal, temporal and spatial trends. 3. A rapid increase in numbers of road traffic accident records has occurred since 1983. Fifty-six per cent of fatalities were males, representing a statistically significant bias. 4. The number, but not the sex ratio, of otter road casualties differed between seasons and in all areas was positively correlated with either seasonal rainfall or river flow. 5. Significant effects of geographical region, road density and year were found on the annual number of casualties recorded in mainland regions, and the regional rates of increase in numbers of road traffic accidents were significantly different. There is also evidence that road traffic accidents are influenced by otter site occupancy of a region. 6. Trunk and A-roads accounted for 57% of road traffic accident records, even though they comprise only 13% of the road network. 7. A 100-m wide zone surrounding fresh water and the coast accounted for 67% of all casualty records. Measures to reduce road mortality should target this zone. 8. The seasonal correlations of otter road traffic accidents with rainfall and river flow, and the fact that 91% of accidents occurred where a road crossed a watercourse, suggest that substantial reductions in road mortality could be achieved by improving the design of road crossings of watercourses. 9. We suggest that the optimal approach to road crossing design is to maintain a continuous, and where possible, natural bank above the level of high flows, using either wide-span bridges, over-sized culverts or artificial ledges. 10. The use of otter-proof fencing may be required to reduce mortality where roads pass close to watercourses, but care must be taken that this does not create a barrier to all movements of otters and other wildlife.","container-title":"Journal of Applied Ecology","DOI":"https://doi.org/10.1046/j.1365-2664.1999.00441.x","ISSN":"1365-2664","issue":"5","language":"en","note":"_eprint: https://besjournals.onlinelibrary.wiley.com/doi/pdf/10.1046/j.1365-2664.1999.00441.x","page":"748-761","source":"Wiley Online Library","title":"Patterns of otter Lutra lutra road mortality in Britain","volume":"36","author":[{"family":"Philcox","given":"C. K."},{"family":"Grogan","given":"A. L."},{"family":"Macdonald","given":"D. W."}],"issued":{"date-parts":[["1999"]]}}},{"id":"qX81ssgi/lAtXYmyJ","uris":["http://zotero.org/users/5432491/items/WIQLM6Z2"],"uri":["http://zotero.org/users/5432491/items/WIQLM6Z2"],"itemData":{"id":4906,"type":"chapter","abstract":"Carnivores are a diverse group of wildlife that occur in most environments around the world. Large, wide-ranging carnivores play key ecological roles in natural systems. They regulate population sizes of herbivores and other small- and medium-sized carnivores that in turn affect the growth, structure and composition of plant communities and habitats and the health of the small-animal populations that live in these habitats. Carnivores are particularly susceptible to the impacts of roads because many species require large areas to sustain their populations, have low reproductive output and occur in low densities. 1 Carnivores with large home ranges, long dispersal distances or inability to tolerate human disturbance are particularly vulnerable to the effects of roads and traffic. 2 Threats from roads and traffic such as wildlife-vehicle collisions barriers to movement, habitat disturbance and road avoidance jeopardise the persistence of certain carnivore populations. 3 Road and landscape-related features influence behavioural responses of carnivores to roads, mortality risk and barrier effects. 4 Different types of crossing structures are needed to increase habitat connectivity for the wide diversity of carnivore species. 5 Fencing, when paired with crossing structures, is critical to reducing the negative effects of roads on carnivores. The effects of roads and traffic on carnivores are well understood and vary significantly because of the diversity in their body size, movement ecology, prey selection and habitat preferences. Consequently, carnivores require a diverse suite of mitigation options, many of which have been well studied. Further research is needed to evaluate effects of roads and mitigation success in maintaining genetic integrity that supports long-term viable populations of carnivores.","container-title":"Handbook of Road Ecology","ISBN":"978-1-118-56817-0","language":"en","note":"section: 35\n_eprint: https://onlinelibrary.wiley.com/doi/pdf/10.1002/9781118568170.ch35\nDOI: 10.1002/9781118568170.ch35","page":"300-312","publisher":"John Wiley &amp; Sons, Ltd","source":"Wiley Online Library","title":"Carnivores: struggling for survival in roaded landsCapes","URL":"https://onlinelibrary.wiley.com/doi/abs/10.1002/9781118568170.ch35","author":[{"family":"Grilo","given":"Clara"},{"family":"Smith","given":"Daniel J."},{"family":"Klar","given":"Nina"}],"accessed":{"date-parts":[["2020",5,18]]},"issued":{"date-parts":[["2015"]]}}}],"schema":"https://github.com/citation-style-language/schema/raw/master/csl-citation.json"} </w:instrText>
      </w:r>
      <w:r w:rsidRPr="001F6E03">
        <w:rPr>
          <w:rFonts w:ascii="Times New Roman" w:hAnsi="Times New Roman" w:cs="Times New Roman"/>
          <w:color w:val="000000" w:themeColor="text1"/>
          <w:sz w:val="24"/>
          <w:szCs w:val="24"/>
          <w:lang w:val="en-US"/>
        </w:rPr>
        <w:fldChar w:fldCharType="separate"/>
      </w:r>
      <w:r w:rsidR="00B30B81" w:rsidRPr="00A5365B">
        <w:rPr>
          <w:rFonts w:ascii="Times New Roman" w:hAnsi="Times New Roman" w:cs="Times New Roman"/>
          <w:sz w:val="24"/>
          <w:lang w:val="en-US"/>
        </w:rPr>
        <w:t>(Grilo et al. 2015)</w:t>
      </w:r>
      <w:r w:rsidRPr="001F6E03">
        <w:rPr>
          <w:rFonts w:ascii="Times New Roman" w:hAnsi="Times New Roman" w:cs="Times New Roman"/>
          <w:color w:val="000000" w:themeColor="text1"/>
          <w:sz w:val="24"/>
          <w:szCs w:val="24"/>
          <w:lang w:val="en-US"/>
        </w:rPr>
        <w:fldChar w:fldCharType="end"/>
      </w:r>
      <w:r w:rsidR="00303116">
        <w:rPr>
          <w:rFonts w:ascii="Times New Roman" w:hAnsi="Times New Roman" w:cs="Times New Roman"/>
          <w:color w:val="000000" w:themeColor="text1"/>
          <w:sz w:val="24"/>
          <w:szCs w:val="24"/>
          <w:lang w:val="en-US"/>
        </w:rPr>
        <w:t xml:space="preserve"> </w:t>
      </w:r>
      <w:r w:rsidR="00303116" w:rsidRPr="00850320">
        <w:rPr>
          <w:rFonts w:ascii="Times New Roman" w:hAnsi="Times New Roman" w:cs="Times New Roman"/>
          <w:sz w:val="24"/>
          <w:szCs w:val="24"/>
          <w:lang w:val="en-US"/>
        </w:rPr>
        <w:t>are</w:t>
      </w:r>
      <w:r w:rsidR="00303116" w:rsidRPr="00850320">
        <w:rPr>
          <w:rFonts w:ascii="Times New Roman" w:hAnsi="Times New Roman" w:cs="Times New Roman"/>
          <w:color w:val="000000" w:themeColor="text1"/>
          <w:sz w:val="24"/>
          <w:szCs w:val="24"/>
          <w:lang w:val="en-US"/>
        </w:rPr>
        <w:t xml:space="preserve"> particularly susceptible to being killed by vehicles</w:t>
      </w:r>
      <w:r w:rsidRPr="00850320">
        <w:rPr>
          <w:rFonts w:ascii="Times New Roman" w:hAnsi="Times New Roman" w:cs="Times New Roman"/>
          <w:color w:val="000000" w:themeColor="text1"/>
          <w:sz w:val="24"/>
          <w:szCs w:val="24"/>
          <w:lang w:val="en-US"/>
        </w:rPr>
        <w:t>.</w:t>
      </w:r>
      <w:r w:rsidR="00136811" w:rsidRPr="00850320">
        <w:rPr>
          <w:rFonts w:ascii="Times New Roman" w:hAnsi="Times New Roman" w:cs="Times New Roman"/>
          <w:color w:val="000000" w:themeColor="text1"/>
          <w:sz w:val="24"/>
          <w:szCs w:val="24"/>
          <w:lang w:val="en-US"/>
        </w:rPr>
        <w:t xml:space="preserve"> </w:t>
      </w:r>
    </w:p>
    <w:p w14:paraId="4FFF0539" w14:textId="45B6E3CF" w:rsidR="00486C0C" w:rsidDel="00E30EF5" w:rsidRDefault="00EE2A36">
      <w:pPr>
        <w:spacing w:line="600" w:lineRule="auto"/>
        <w:ind w:firstLine="720"/>
        <w:rPr>
          <w:del w:id="367" w:author="Hofer, Heribert" w:date="2022-03-07T06:48:00Z"/>
          <w:rFonts w:ascii="Times New Roman" w:hAnsi="Times New Roman" w:cs="Times New Roman"/>
          <w:color w:val="000000" w:themeColor="text1"/>
          <w:sz w:val="24"/>
          <w:szCs w:val="24"/>
          <w:lang w:val="en-US"/>
        </w:rPr>
      </w:pPr>
      <w:r w:rsidRPr="00850320">
        <w:rPr>
          <w:rFonts w:ascii="Times New Roman" w:hAnsi="Times New Roman" w:cs="Times New Roman"/>
          <w:color w:val="000000" w:themeColor="text1"/>
          <w:sz w:val="24"/>
          <w:szCs w:val="24"/>
          <w:lang w:val="en-US"/>
        </w:rPr>
        <w:t xml:space="preserve">Most studies on </w:t>
      </w:r>
      <w:r w:rsidR="00241A80" w:rsidRPr="00850320">
        <w:rPr>
          <w:rFonts w:ascii="Times New Roman" w:hAnsi="Times New Roman" w:cs="Times New Roman"/>
          <w:color w:val="000000" w:themeColor="text1"/>
          <w:sz w:val="24"/>
          <w:szCs w:val="24"/>
          <w:lang w:val="en-US"/>
        </w:rPr>
        <w:t>roadkill</w:t>
      </w:r>
      <w:r w:rsidR="00281C02" w:rsidRPr="00850320">
        <w:rPr>
          <w:rFonts w:ascii="Times New Roman" w:hAnsi="Times New Roman" w:cs="Times New Roman"/>
          <w:color w:val="000000" w:themeColor="text1"/>
          <w:sz w:val="24"/>
          <w:szCs w:val="24"/>
          <w:lang w:val="en-US"/>
        </w:rPr>
        <w:t>s</w:t>
      </w:r>
      <w:r w:rsidRPr="00850320">
        <w:rPr>
          <w:rFonts w:ascii="Times New Roman" w:hAnsi="Times New Roman" w:cs="Times New Roman"/>
          <w:color w:val="000000" w:themeColor="text1"/>
          <w:sz w:val="24"/>
          <w:szCs w:val="24"/>
          <w:lang w:val="en-US"/>
        </w:rPr>
        <w:t xml:space="preserve"> of large carnivores have been conducted in North America and Europe</w:t>
      </w:r>
      <w:ins w:id="368" w:author="Hofer, Heribert" w:date="2022-03-07T06:47:00Z">
        <w:r w:rsidR="00E30EF5">
          <w:rPr>
            <w:rFonts w:ascii="Times New Roman" w:hAnsi="Times New Roman" w:cs="Times New Roman"/>
            <w:color w:val="000000" w:themeColor="text1"/>
            <w:sz w:val="24"/>
            <w:szCs w:val="24"/>
            <w:lang w:val="en-US"/>
          </w:rPr>
          <w:t xml:space="preserve"> outside protected areas</w:t>
        </w:r>
      </w:ins>
      <w:r w:rsidRPr="00850320">
        <w:rPr>
          <w:rFonts w:ascii="Times New Roman" w:hAnsi="Times New Roman" w:cs="Times New Roman"/>
          <w:color w:val="000000" w:themeColor="text1"/>
          <w:sz w:val="24"/>
          <w:szCs w:val="24"/>
          <w:lang w:val="en-US"/>
        </w:rPr>
        <w:t xml:space="preserve"> (e.g. </w:t>
      </w:r>
      <w:ins w:id="369" w:author="Sarah Benhaiem" w:date="2022-03-16T17:32:00Z">
        <w:r w:rsidR="00B86BFC">
          <w:rPr>
            <w:rFonts w:ascii="Times New Roman" w:hAnsi="Times New Roman" w:cs="Times New Roman"/>
            <w:color w:val="000000" w:themeColor="text1"/>
            <w:sz w:val="24"/>
            <w:szCs w:val="24"/>
            <w:lang w:val="en-US"/>
          </w:rPr>
          <w:t>Planillo et al. 2018</w:t>
        </w:r>
        <w:del w:id="370" w:author="Benhaiem, Sarah" w:date="2022-03-17T13:02:00Z">
          <w:r w:rsidR="00B86BFC" w:rsidDel="00C26BA8">
            <w:rPr>
              <w:rFonts w:ascii="Times New Roman" w:hAnsi="Times New Roman" w:cs="Times New Roman"/>
              <w:color w:val="000000" w:themeColor="text1"/>
              <w:sz w:val="24"/>
              <w:szCs w:val="24"/>
              <w:lang w:val="en-US"/>
            </w:rPr>
            <w:delText>,</w:delText>
          </w:r>
        </w:del>
      </w:ins>
      <w:ins w:id="371" w:author="Benhaiem, Sarah" w:date="2022-03-17T13:02:00Z">
        <w:r w:rsidR="00C26BA8">
          <w:rPr>
            <w:rFonts w:ascii="Times New Roman" w:hAnsi="Times New Roman" w:cs="Times New Roman"/>
            <w:color w:val="000000" w:themeColor="text1"/>
            <w:sz w:val="24"/>
            <w:szCs w:val="24"/>
            <w:lang w:val="en-US"/>
          </w:rPr>
          <w:t>;</w:t>
        </w:r>
      </w:ins>
      <w:ins w:id="372" w:author="Sarah Benhaiem" w:date="2022-03-16T17:32:00Z">
        <w:r w:rsidR="00B86BFC">
          <w:rPr>
            <w:rFonts w:ascii="Times New Roman" w:hAnsi="Times New Roman" w:cs="Times New Roman"/>
            <w:color w:val="000000" w:themeColor="text1"/>
            <w:sz w:val="24"/>
            <w:szCs w:val="24"/>
            <w:lang w:val="en-US"/>
          </w:rPr>
          <w:t xml:space="preserve"> </w:t>
        </w:r>
      </w:ins>
      <w:r w:rsidRPr="001F6E03">
        <w:rPr>
          <w:rFonts w:ascii="Times New Roman" w:hAnsi="Times New Roman" w:cs="Times New Roman"/>
          <w:color w:val="000000" w:themeColor="text1"/>
          <w:sz w:val="24"/>
          <w:szCs w:val="24"/>
          <w:lang w:val="en-US"/>
        </w:rPr>
        <w:fldChar w:fldCharType="begin"/>
      </w:r>
      <w:r w:rsidR="00185A55">
        <w:rPr>
          <w:rFonts w:ascii="Times New Roman" w:hAnsi="Times New Roman" w:cs="Times New Roman"/>
          <w:color w:val="000000" w:themeColor="text1"/>
          <w:sz w:val="24"/>
          <w:szCs w:val="24"/>
          <w:lang w:val="en-US"/>
        </w:rPr>
        <w:instrText xml:space="preserve"> ADDIN ZOTERO_ITEM CSL_CITATION {"citationID":"e6by3Elj","properties":{"formattedCitation":"(Bencin et al. 2019)","plainCitation":"(Bencin et al. 2019)","noteIndex":0},"citationItems":[{"id":"qX81ssgi/iQ6Tm8BQ","uris":["http://zotero.org/users/5432491/items/RVRN5RPY"],"uri":["http://zotero.org/users/5432491/items/RVRN5RPY"],"itemData":{"id":4877,"type":"article-journal","abstract":"Roadways pose challenges for conserving wide-ranging animal species. As bobcat (Lynx rufus) populations recover in Ohio, an accurate evaluation of population metrics is critical to understanding future population trajectories. In this study, we integrated multiple datasets to examine overall road mortality rates in Ohio. First, we utilized a long-term vehicle-strike dataset (1978–2017) to determine landscape and local predictors of road mortality. We found that bobcats were killed at higher rates on interstates regardless of surrounding landscape composition, but that landscape variables were useful at predicting mortality on lower-traffic roads. To explore road avoidance behaviors, we used GPS telemetry data from 18 individuals to compare road crossings along trajectory paths with random road crossings simulated using Correlated Random Walks. Bobcats exhibited avoidance of certain route types (county, municipal, and US routes). Finally, by integrating traffic volume data, road crossing behavior, and accounting for the proportion of each route type present in the study area, we estimated that a minimum of 6% and up to 18% of the bobcat population in Ohio is lost to vehicle-strikes annually. To fully understand the population level impacts of this mortality, we recommend further monitoring of age structure and sex of roadkill animals. Our results identify potential areas for mitigation of vehicle-strikes and emphasize the importance of accounting for road mortality when making management decisions for Ohio’s recovering bobcat population.","container-title":"Scientific Reports","DOI":"10.1038/s41598-019-50931-5","ISSN":"2045-2322","issue":"1","language":"en","note":"container-title: Scientific Reports\nnumber: 1\npublisher: Nature Publishing Group","page":"15391","source":"www.nature.com","title":"Roadkill and space use data predict vehicle-strike hotspots and mortality rates in a recovering bobcat ( Lynx rufus ) population","volume":"9","author":[{"family":"Bencin","given":"Heidi L."},{"family":"Prange","given":"Suzanne"},{"family":"Rose","given":"Christa"},{"family":"Popescu","given":"Viorel D."}],"issued":{"date-parts":[["2019",10,28]]}}}],"schema":"https://github.com/citation-style-language/schema/raw/master/csl-citation.json"} </w:instrText>
      </w:r>
      <w:r w:rsidRPr="001F6E03">
        <w:rPr>
          <w:rFonts w:ascii="Times New Roman" w:hAnsi="Times New Roman" w:cs="Times New Roman"/>
          <w:color w:val="000000" w:themeColor="text1"/>
          <w:sz w:val="24"/>
          <w:szCs w:val="24"/>
          <w:lang w:val="en-US"/>
        </w:rPr>
        <w:fldChar w:fldCharType="separate"/>
      </w:r>
      <w:del w:id="373" w:author="Hofer, Heribert" w:date="2022-03-07T06:47:00Z">
        <w:r w:rsidR="00D500C2" w:rsidRPr="00B04563" w:rsidDel="00E30EF5">
          <w:rPr>
            <w:rFonts w:ascii="Times New Roman" w:hAnsi="Times New Roman" w:cs="Times New Roman"/>
            <w:sz w:val="24"/>
            <w:lang w:val="en-US"/>
          </w:rPr>
          <w:delText>(</w:delText>
        </w:r>
      </w:del>
      <w:r w:rsidR="00D500C2" w:rsidRPr="00B04563">
        <w:rPr>
          <w:rFonts w:ascii="Times New Roman" w:hAnsi="Times New Roman" w:cs="Times New Roman"/>
          <w:sz w:val="24"/>
          <w:lang w:val="en-US"/>
        </w:rPr>
        <w:t>Bencin et al. 2019)</w:t>
      </w:r>
      <w:r w:rsidRPr="001F6E03">
        <w:rPr>
          <w:rFonts w:ascii="Times New Roman" w:hAnsi="Times New Roman" w:cs="Times New Roman"/>
          <w:color w:val="000000" w:themeColor="text1"/>
          <w:sz w:val="24"/>
          <w:szCs w:val="24"/>
          <w:lang w:val="en-US"/>
        </w:rPr>
        <w:fldChar w:fldCharType="end"/>
      </w:r>
      <w:del w:id="374" w:author="Hofer, Heribert" w:date="2022-03-07T06:47:00Z">
        <w:r w:rsidR="009141A5" w:rsidDel="00E30EF5">
          <w:rPr>
            <w:rFonts w:ascii="Times New Roman" w:hAnsi="Times New Roman" w:cs="Times New Roman"/>
            <w:color w:val="000000" w:themeColor="text1"/>
            <w:sz w:val="24"/>
            <w:szCs w:val="24"/>
            <w:lang w:val="en-US"/>
          </w:rPr>
          <w:delText>,</w:delText>
        </w:r>
      </w:del>
      <w:ins w:id="375" w:author="Hofer, Heribert" w:date="2022-03-07T06:47:00Z">
        <w:r w:rsidR="00E30EF5">
          <w:rPr>
            <w:rFonts w:ascii="Times New Roman" w:hAnsi="Times New Roman" w:cs="Times New Roman"/>
            <w:color w:val="000000" w:themeColor="text1"/>
            <w:sz w:val="24"/>
            <w:szCs w:val="24"/>
            <w:lang w:val="en-US"/>
          </w:rPr>
          <w:t>.</w:t>
        </w:r>
      </w:ins>
      <w:r w:rsidR="009141A5">
        <w:rPr>
          <w:rFonts w:ascii="Times New Roman" w:hAnsi="Times New Roman" w:cs="Times New Roman"/>
          <w:color w:val="000000" w:themeColor="text1"/>
          <w:sz w:val="24"/>
          <w:szCs w:val="24"/>
          <w:lang w:val="en-US"/>
        </w:rPr>
        <w:t xml:space="preserve"> </w:t>
      </w:r>
      <w:del w:id="376" w:author="Hofer, Heribert" w:date="2022-03-07T06:47:00Z">
        <w:r w:rsidR="009141A5" w:rsidDel="00E30EF5">
          <w:rPr>
            <w:rFonts w:ascii="Times New Roman" w:hAnsi="Times New Roman" w:cs="Times New Roman"/>
            <w:color w:val="000000" w:themeColor="text1"/>
            <w:sz w:val="24"/>
            <w:szCs w:val="24"/>
            <w:lang w:val="en-US"/>
          </w:rPr>
          <w:delText>but</w:delText>
        </w:r>
        <w:r w:rsidR="000676A3" w:rsidDel="00E30EF5">
          <w:rPr>
            <w:rFonts w:ascii="Times New Roman" w:hAnsi="Times New Roman" w:cs="Times New Roman"/>
            <w:color w:val="000000" w:themeColor="text1"/>
            <w:sz w:val="24"/>
            <w:szCs w:val="24"/>
            <w:lang w:val="en-US"/>
          </w:rPr>
          <w:delText xml:space="preserve"> r</w:delText>
        </w:r>
      </w:del>
      <w:ins w:id="377" w:author="Hofer, Heribert" w:date="2022-03-07T06:47:00Z">
        <w:r w:rsidR="00E30EF5">
          <w:rPr>
            <w:rFonts w:ascii="Times New Roman" w:hAnsi="Times New Roman" w:cs="Times New Roman"/>
            <w:color w:val="000000" w:themeColor="text1"/>
            <w:sz w:val="24"/>
            <w:szCs w:val="24"/>
            <w:lang w:val="en-US"/>
          </w:rPr>
          <w:t>R</w:t>
        </w:r>
      </w:ins>
      <w:r w:rsidR="000676A3">
        <w:rPr>
          <w:rFonts w:ascii="Times New Roman" w:hAnsi="Times New Roman" w:cs="Times New Roman"/>
          <w:color w:val="000000" w:themeColor="text1"/>
          <w:sz w:val="24"/>
          <w:szCs w:val="24"/>
          <w:lang w:val="en-US"/>
        </w:rPr>
        <w:t>elatively</w:t>
      </w:r>
      <w:r w:rsidR="00C23170" w:rsidRPr="00850320">
        <w:rPr>
          <w:rFonts w:ascii="Times New Roman" w:hAnsi="Times New Roman" w:cs="Times New Roman"/>
          <w:color w:val="000000" w:themeColor="text1"/>
          <w:sz w:val="24"/>
          <w:szCs w:val="24"/>
          <w:lang w:val="en-US"/>
        </w:rPr>
        <w:t xml:space="preserve"> </w:t>
      </w:r>
      <w:r w:rsidR="006E18A7" w:rsidRPr="00850320">
        <w:rPr>
          <w:rFonts w:ascii="Times New Roman" w:hAnsi="Times New Roman" w:cs="Times New Roman"/>
          <w:color w:val="000000" w:themeColor="text1"/>
          <w:sz w:val="24"/>
          <w:szCs w:val="24"/>
          <w:lang w:val="en-US"/>
        </w:rPr>
        <w:t xml:space="preserve">little is known about </w:t>
      </w:r>
      <w:r w:rsidR="009141A5">
        <w:rPr>
          <w:rFonts w:ascii="Times New Roman" w:hAnsi="Times New Roman" w:cs="Times New Roman"/>
          <w:color w:val="000000" w:themeColor="text1"/>
          <w:sz w:val="24"/>
          <w:szCs w:val="24"/>
          <w:lang w:val="en-US"/>
        </w:rPr>
        <w:t>large carnivores killed on roads</w:t>
      </w:r>
      <w:r w:rsidR="006E18A7" w:rsidRPr="00850320">
        <w:rPr>
          <w:rFonts w:ascii="Times New Roman" w:hAnsi="Times New Roman" w:cs="Times New Roman"/>
          <w:color w:val="000000" w:themeColor="text1"/>
          <w:sz w:val="24"/>
          <w:szCs w:val="24"/>
          <w:lang w:val="en-US"/>
        </w:rPr>
        <w:t xml:space="preserve"> in </w:t>
      </w:r>
      <w:r w:rsidRPr="00850320">
        <w:rPr>
          <w:rFonts w:ascii="Times New Roman" w:hAnsi="Times New Roman" w:cs="Times New Roman"/>
          <w:color w:val="000000" w:themeColor="text1"/>
          <w:sz w:val="24"/>
          <w:szCs w:val="24"/>
          <w:lang w:val="en-US"/>
        </w:rPr>
        <w:t>protected areas in Africa</w:t>
      </w:r>
      <w:ins w:id="378" w:author="East, Marion" w:date="2022-03-11T19:43:00Z">
        <w:r w:rsidR="00361F09">
          <w:rPr>
            <w:rFonts w:ascii="Times New Roman" w:hAnsi="Times New Roman" w:cs="Times New Roman"/>
            <w:color w:val="000000" w:themeColor="text1"/>
            <w:sz w:val="24"/>
            <w:szCs w:val="24"/>
            <w:lang w:val="en-US"/>
          </w:rPr>
          <w:t xml:space="preserve"> (Drew 1995; </w:t>
        </w:r>
      </w:ins>
      <w:ins w:id="379" w:author="East, Marion" w:date="2022-03-11T19:55:00Z">
        <w:r w:rsidR="001338AD">
          <w:rPr>
            <w:rFonts w:ascii="Times New Roman" w:hAnsi="Times New Roman" w:cs="Times New Roman"/>
            <w:color w:val="000000" w:themeColor="text1"/>
            <w:sz w:val="24"/>
            <w:szCs w:val="24"/>
            <w:lang w:val="en-US"/>
          </w:rPr>
          <w:t xml:space="preserve">Mkanda </w:t>
        </w:r>
        <w:del w:id="380" w:author="Benhaiem, Sarah" w:date="2022-03-17T13:02:00Z">
          <w:r w:rsidR="001338AD" w:rsidDel="00C26BA8">
            <w:rPr>
              <w:rFonts w:ascii="Times New Roman" w:hAnsi="Times New Roman" w:cs="Times New Roman"/>
              <w:color w:val="000000" w:themeColor="text1"/>
              <w:sz w:val="24"/>
              <w:szCs w:val="24"/>
              <w:lang w:val="en-US"/>
            </w:rPr>
            <w:delText>and</w:delText>
          </w:r>
        </w:del>
      </w:ins>
      <w:ins w:id="381" w:author="Benhaiem, Sarah" w:date="2022-03-17T13:02:00Z">
        <w:r w:rsidR="00C26BA8">
          <w:rPr>
            <w:rFonts w:ascii="Times New Roman" w:hAnsi="Times New Roman" w:cs="Times New Roman"/>
            <w:color w:val="000000" w:themeColor="text1"/>
            <w:sz w:val="24"/>
            <w:szCs w:val="24"/>
            <w:lang w:val="en-US"/>
          </w:rPr>
          <w:t>&amp;</w:t>
        </w:r>
      </w:ins>
      <w:ins w:id="382" w:author="East, Marion" w:date="2022-03-11T19:56:00Z">
        <w:r w:rsidR="001338AD">
          <w:rPr>
            <w:rFonts w:ascii="Times New Roman" w:hAnsi="Times New Roman" w:cs="Times New Roman"/>
            <w:color w:val="000000" w:themeColor="text1"/>
            <w:sz w:val="24"/>
            <w:szCs w:val="24"/>
            <w:lang w:val="en-US"/>
          </w:rPr>
          <w:t xml:space="preserve"> Chansa 2010;</w:t>
        </w:r>
      </w:ins>
      <w:ins w:id="383" w:author="East, Marion" w:date="2022-03-11T19:55:00Z">
        <w:r w:rsidR="001338AD">
          <w:rPr>
            <w:rFonts w:ascii="Times New Roman" w:hAnsi="Times New Roman" w:cs="Times New Roman"/>
            <w:color w:val="000000" w:themeColor="text1"/>
            <w:sz w:val="24"/>
            <w:szCs w:val="24"/>
            <w:lang w:val="en-US"/>
          </w:rPr>
          <w:t xml:space="preserve"> </w:t>
        </w:r>
      </w:ins>
      <w:commentRangeStart w:id="384"/>
      <w:ins w:id="385" w:author="East, Marion" w:date="2022-03-11T19:45:00Z">
        <w:r w:rsidR="00361F09">
          <w:rPr>
            <w:rFonts w:ascii="Times New Roman" w:hAnsi="Times New Roman" w:cs="Times New Roman"/>
            <w:color w:val="000000" w:themeColor="text1"/>
            <w:sz w:val="24"/>
            <w:szCs w:val="24"/>
            <w:lang w:val="en-US"/>
          </w:rPr>
          <w:t>Njovu et al. 2018</w:t>
        </w:r>
        <w:commentRangeEnd w:id="384"/>
        <w:r w:rsidR="00361F09">
          <w:rPr>
            <w:rStyle w:val="CommentReference"/>
          </w:rPr>
          <w:commentReference w:id="384"/>
        </w:r>
        <w:r w:rsidR="00361F09">
          <w:rPr>
            <w:rFonts w:ascii="Times New Roman" w:hAnsi="Times New Roman" w:cs="Times New Roman"/>
            <w:color w:val="000000" w:themeColor="text1"/>
            <w:sz w:val="24"/>
            <w:szCs w:val="24"/>
            <w:lang w:val="en-US"/>
          </w:rPr>
          <w:t xml:space="preserve">; </w:t>
        </w:r>
      </w:ins>
      <w:ins w:id="386" w:author="East, Marion" w:date="2022-03-11T19:43:00Z">
        <w:r w:rsidR="00361F09">
          <w:rPr>
            <w:rFonts w:ascii="Times New Roman" w:hAnsi="Times New Roman" w:cs="Times New Roman"/>
            <w:sz w:val="24"/>
            <w:lang w:val="en-US"/>
          </w:rPr>
          <w:t>Lyamuya et al. 2021</w:t>
        </w:r>
        <w:r w:rsidR="00361F09" w:rsidRPr="00A5365B">
          <w:rPr>
            <w:rFonts w:ascii="Times New Roman" w:hAnsi="Times New Roman" w:cs="Times New Roman"/>
            <w:sz w:val="24"/>
            <w:szCs w:val="24"/>
            <w:lang w:val="en-US"/>
          </w:rPr>
          <w:t>)</w:t>
        </w:r>
      </w:ins>
      <w:r w:rsidR="00322DDB" w:rsidRPr="00850320">
        <w:rPr>
          <w:rFonts w:ascii="Times New Roman" w:hAnsi="Times New Roman" w:cs="Times New Roman"/>
          <w:color w:val="000000" w:themeColor="text1"/>
          <w:sz w:val="24"/>
          <w:szCs w:val="24"/>
          <w:lang w:val="en-US"/>
        </w:rPr>
        <w:t xml:space="preserve">, </w:t>
      </w:r>
      <w:r w:rsidR="003261B2" w:rsidRPr="00850320">
        <w:rPr>
          <w:rFonts w:ascii="Times New Roman" w:hAnsi="Times New Roman" w:cs="Times New Roman"/>
          <w:color w:val="000000" w:themeColor="text1"/>
          <w:sz w:val="24"/>
          <w:szCs w:val="24"/>
          <w:lang w:val="en-US"/>
        </w:rPr>
        <w:t xml:space="preserve">even though they </w:t>
      </w:r>
      <w:del w:id="387" w:author="Hofer, Heribert" w:date="2022-03-07T06:48:00Z">
        <w:r w:rsidR="009141A5" w:rsidDel="00E30EF5">
          <w:rPr>
            <w:rFonts w:ascii="Times New Roman" w:hAnsi="Times New Roman" w:cs="Times New Roman"/>
            <w:color w:val="000000" w:themeColor="text1"/>
            <w:sz w:val="24"/>
            <w:szCs w:val="24"/>
            <w:lang w:val="en-US"/>
          </w:rPr>
          <w:delText xml:space="preserve">can </w:delText>
        </w:r>
      </w:del>
      <w:ins w:id="388" w:author="Hofer, Heribert" w:date="2022-03-07T06:48:00Z">
        <w:r w:rsidR="00E30EF5">
          <w:rPr>
            <w:rFonts w:ascii="Times New Roman" w:hAnsi="Times New Roman" w:cs="Times New Roman"/>
            <w:color w:val="000000" w:themeColor="text1"/>
            <w:sz w:val="24"/>
            <w:szCs w:val="24"/>
            <w:lang w:val="en-US"/>
          </w:rPr>
          <w:t xml:space="preserve">often </w:t>
        </w:r>
      </w:ins>
      <w:r w:rsidRPr="00850320">
        <w:rPr>
          <w:rFonts w:ascii="Times New Roman" w:hAnsi="Times New Roman" w:cs="Times New Roman"/>
          <w:color w:val="000000" w:themeColor="text1"/>
          <w:sz w:val="24"/>
          <w:szCs w:val="24"/>
          <w:lang w:val="en-US"/>
        </w:rPr>
        <w:t xml:space="preserve">host a high diversity of large carnivores and </w:t>
      </w:r>
      <w:r w:rsidR="00F82004">
        <w:rPr>
          <w:rFonts w:ascii="Times New Roman" w:hAnsi="Times New Roman" w:cs="Times New Roman"/>
          <w:color w:val="000000" w:themeColor="text1"/>
          <w:sz w:val="24"/>
          <w:szCs w:val="24"/>
          <w:lang w:val="en-US"/>
        </w:rPr>
        <w:t>most have</w:t>
      </w:r>
      <w:r w:rsidRPr="00850320">
        <w:rPr>
          <w:rFonts w:ascii="Times New Roman" w:hAnsi="Times New Roman" w:cs="Times New Roman"/>
          <w:color w:val="000000" w:themeColor="text1"/>
          <w:sz w:val="24"/>
          <w:szCs w:val="24"/>
          <w:lang w:val="en-US"/>
        </w:rPr>
        <w:t xml:space="preserve"> </w:t>
      </w:r>
      <w:r w:rsidR="00813D29">
        <w:rPr>
          <w:rFonts w:ascii="Times New Roman" w:hAnsi="Times New Roman" w:cs="Times New Roman"/>
          <w:color w:val="000000" w:themeColor="text1"/>
          <w:sz w:val="24"/>
          <w:szCs w:val="24"/>
          <w:lang w:val="en-US"/>
        </w:rPr>
        <w:t xml:space="preserve">experienced </w:t>
      </w:r>
      <w:r w:rsidR="003261B2" w:rsidRPr="00850320">
        <w:rPr>
          <w:rFonts w:ascii="Times New Roman" w:hAnsi="Times New Roman" w:cs="Times New Roman"/>
          <w:color w:val="000000" w:themeColor="text1"/>
          <w:sz w:val="24"/>
          <w:szCs w:val="24"/>
          <w:lang w:val="en-US"/>
        </w:rPr>
        <w:t xml:space="preserve">an increase in </w:t>
      </w:r>
      <w:r w:rsidRPr="00850320">
        <w:rPr>
          <w:rFonts w:ascii="Times New Roman" w:hAnsi="Times New Roman" w:cs="Times New Roman"/>
          <w:color w:val="000000" w:themeColor="text1"/>
          <w:sz w:val="24"/>
          <w:szCs w:val="24"/>
          <w:lang w:val="en-US"/>
        </w:rPr>
        <w:t>touris</w:t>
      </w:r>
      <w:r w:rsidR="00BD6B5D">
        <w:rPr>
          <w:rFonts w:ascii="Times New Roman" w:hAnsi="Times New Roman" w:cs="Times New Roman"/>
          <w:color w:val="000000" w:themeColor="text1"/>
          <w:sz w:val="24"/>
          <w:szCs w:val="24"/>
          <w:lang w:val="en-US"/>
        </w:rPr>
        <w:t>m</w:t>
      </w:r>
      <w:ins w:id="389" w:author="East, Marion" w:date="2022-03-13T13:51:00Z">
        <w:r w:rsidR="00A04E8C">
          <w:rPr>
            <w:rFonts w:ascii="Times New Roman" w:hAnsi="Times New Roman" w:cs="Times New Roman"/>
            <w:color w:val="000000" w:themeColor="text1"/>
            <w:sz w:val="24"/>
            <w:szCs w:val="24"/>
            <w:lang w:val="en-US"/>
          </w:rPr>
          <w:t xml:space="preserve"> in recent decades</w:t>
        </w:r>
      </w:ins>
      <w:r w:rsidRPr="00850320">
        <w:rPr>
          <w:rFonts w:ascii="Times New Roman" w:hAnsi="Times New Roman" w:cs="Times New Roman"/>
          <w:color w:val="000000" w:themeColor="text1"/>
          <w:sz w:val="24"/>
          <w:szCs w:val="24"/>
          <w:lang w:val="en-US"/>
        </w:rPr>
        <w:t xml:space="preserve"> </w:t>
      </w:r>
      <w:commentRangeStart w:id="390"/>
      <w:r w:rsidRPr="00603F73">
        <w:rPr>
          <w:rFonts w:ascii="Times New Roman" w:hAnsi="Times New Roman" w:cs="Times New Roman"/>
          <w:color w:val="000000" w:themeColor="text1"/>
          <w:sz w:val="24"/>
          <w:szCs w:val="24"/>
          <w:lang w:val="en-US"/>
        </w:rPr>
        <w:fldChar w:fldCharType="begin"/>
      </w:r>
      <w:r w:rsidR="00185A55">
        <w:rPr>
          <w:rFonts w:ascii="Times New Roman" w:hAnsi="Times New Roman" w:cs="Times New Roman"/>
          <w:color w:val="000000" w:themeColor="text1"/>
          <w:sz w:val="24"/>
          <w:szCs w:val="24"/>
          <w:lang w:val="en-US"/>
        </w:rPr>
        <w:instrText xml:space="preserve"> ADDIN ZOTERO_ITEM CSL_CITATION {"citationID":"mp3Y0W6I","properties":{"formattedCitation":"(Caro et al. 2014; Tablado &amp; D\\uc0\\u8217{}Amico 2017; Larsen et al. 2020)","plainCitation":"(Caro et al. 2014; Tablado &amp; D’Amico 2017; Larsen et al. 2020)","noteIndex":0},"citationItems":[{"id":"qX81ssgi/xfnz25cF","uris":["http://zotero.org/users/5432491/items/KE4C3RTN"],"uri":["http://zotero.org/users/5432491/items/KE4C3RTN"],"itemData":{"id":4966,"type":"article-journal","abstract":"Road construction is now common through wilderness and protected areas in tropical and subtropical countries with adverse consequences for their high native biodiversity. Here, we summarize the scope of the problem and advance specific compromise solutions that reconcile development with conservation.","container-title":"Current Biology","DOI":"10.1016/j.cub.2014.07.007","ISSN":"0960-9822","issue":"16","journalAbbreviation":"Current Biology","language":"en","page":"R722-R725","source":"ScienceDirect","title":"Compromise solutions between conservation and road building in the tropics","volume":"24","author":[{"family":"Caro","given":"Tim"},{"family":"Dobson","given":"Andrew"},{"family":"Marshall","given":"Andrew J."},{"family":"Peres","given":"Carlos A."}],"issued":{"date-parts":[["2014",8,18]]}}},{"id":"qX81ssgi/1AsuEp4O","uris":["http://zotero.org/users/5432491/items/2LLD2JED"],"uri":["http://zotero.org/users/5432491/items/2LLD2JED"],"itemData":{"id":2010,"type":"chapter","abstract":"Terrestrial animal tourism has become increasingly popular. Wildlife tourism is typically perceived as a relatively innocuous activity, but studies show that it may negatively impact wildlife and both the communities and ecosystems in which they live. We will describe some of the main negative effects of terrestrial animal tourism and the management actions to mitigate them. Some negative impacts, such as animal-vehicle collisions or disease transmission from humans, lead to direct mortalities and are evident to tourists. However, there are other, less perceptible, impacts that nevertheless may negatively impact populations. These entail disruptions of animals’ normal behavior, physiology, and distribution, as well as the habitat degradation that may be associated with tourism. These negative effects must, however, be traded-off against the important positive impacts of wildlife tourism. These include the creation of protected areas, the support of conservation programs, the sustainable development of local communities, and the promotion of pro-environmental attitudes. By being aware of the negative impacts and potential mitigation measures, we hope to encourage better practices in the future that ensure the long-term coexistence between wildlife and tourism.","container-title":"Ecotourism’s Promise and Peril: A Biological Evaluation","event-place":"Cham","ISBN":"978-3-319-58331-0","language":"en","note":"DOI: 10.1007/978-3-319-58331-0_7","page":"97-115","publisher":"Springer International Publishing","publisher-place":"Cham","source":"Springer Link","title":"Impacts of Terrestrial Animal Tourism","URL":"https://doi.org/10.1007/978-3-319-58331-0_7","author":[{"family":"Tablado","given":"Zulima"},{"family":"D’Amico","given":"Marcello"}],"editor":[{"family":"Blumstein","given":"Daniel T."},{"family":"Geffroy","given":"Benjamin"},{"family":"Samia","given":"Diogo S. M."},{"family":"Bessa","given":"Eduardo"}],"accessed":{"date-parts":[["2019",10,21]]},"issued":{"date-parts":[["2017"]]}}},{"id":4435,"uris":["http://zotero.org/users/5432491/items/GD9Y5HTN"],"uri":["http://zotero.org/users/5432491/items/GD9Y5HTN"],"itemData":{"id":4435,"type":"article-journal","abstract":"We examine tourism demand for an iconic ecological resource – the migration of ~1.3 million wildebeest (Connochaetes taurinus) in the Serengeti-Mara ecosystem. The wildebeest migration generates economic benefits through ecotourism, which we investigated by combining quantitative tools from spatial ecology and environmental economics with wildebeest GPS collar data and lodge use data from Serengeti National Park. We used GLMMs and random utility models to quantify the effect of the distance from lodges to wildebeest hotspots on two important aspects of demand: the number of tourists visiting lodges in the park (participation); and the tourists' choice of where to stay during their visit (site choice). We find that longer distances between lodges and wildebeest hotspots significantly reduced tourist participation (i.e. the total number of tourists visiting lodges) and site choice (the probability of tourist groups choosing a lodge). Lodge price had a positive effect on participation, but it did not affect site choice for international tourist groups. Whilst our results are specific to the Serengeti, the methods presented here can be applied to any system in which non-consumptive wildlife viewing is the foundation of local ecotourism. As such, this novel approach provides a new perspective on the economics of wildlife management and strengthens the case for the continued conservation of ecosystems that contain wildlife resources. Due to the high value of the wildebeest migration to tourism, we suggest that future expansion of tourist infrastructure in the Serengeti should proceed in ways that minimise disturbance to this living resource.","container-title":"Biological Conservation","DOI":"10.1016/j.biocon.2020.108688","ISSN":"0006-3207","journalAbbreviation":"Biological Conservation","language":"en","page":"108688","source":"ScienceDirect","title":"Wildebeest migration drives tourism demand in the Serengeti","volume":"248","author":[{"family":"Larsen","given":"Freja"},{"family":"Hopcraft","given":"J. Grant C."},{"family":"Hanley","given":"Nick"},{"family":"Hongoa","given":"John Reuben"},{"family":"Hynes","given":"Stephen"},{"family":"Loibooki","given":"Martin"},{"family":"Mafuru","given":"Gerald"},{"family":"Needham","given":"Katherine"},{"family":"Shirima","given":"Fred"},{"family":"Morrison","given":"Thomas A."}],"issued":{"date-parts":[["2020",8,1]]}}}],"schema":"https://github.com/citation-style-language/schema/raw/master/csl-citation.json"} </w:instrText>
      </w:r>
      <w:r w:rsidRPr="00603F73">
        <w:rPr>
          <w:rFonts w:ascii="Times New Roman" w:hAnsi="Times New Roman" w:cs="Times New Roman"/>
          <w:color w:val="000000" w:themeColor="text1"/>
          <w:sz w:val="24"/>
          <w:szCs w:val="24"/>
          <w:lang w:val="en-US"/>
        </w:rPr>
        <w:fldChar w:fldCharType="separate"/>
      </w:r>
      <w:r w:rsidR="006C4525" w:rsidRPr="00A5365B">
        <w:rPr>
          <w:rFonts w:ascii="Times New Roman" w:hAnsi="Times New Roman" w:cs="Times New Roman"/>
          <w:sz w:val="24"/>
          <w:szCs w:val="24"/>
          <w:lang w:val="en-US"/>
        </w:rPr>
        <w:t>(Caro et al. 2014; Tablado &amp; D’Amico 2017; Larsen et al. 2020)</w:t>
      </w:r>
      <w:r w:rsidRPr="00603F73">
        <w:rPr>
          <w:rFonts w:ascii="Times New Roman" w:hAnsi="Times New Roman" w:cs="Times New Roman"/>
          <w:color w:val="000000" w:themeColor="text1"/>
          <w:sz w:val="24"/>
          <w:szCs w:val="24"/>
          <w:lang w:val="en-US"/>
        </w:rPr>
        <w:fldChar w:fldCharType="end"/>
      </w:r>
      <w:commentRangeEnd w:id="390"/>
      <w:r w:rsidR="00361F09">
        <w:rPr>
          <w:rStyle w:val="CommentReference"/>
        </w:rPr>
        <w:commentReference w:id="390"/>
      </w:r>
      <w:r w:rsidRPr="00850320">
        <w:rPr>
          <w:rFonts w:ascii="Times New Roman" w:hAnsi="Times New Roman" w:cs="Times New Roman"/>
          <w:color w:val="000000" w:themeColor="text1"/>
          <w:sz w:val="24"/>
          <w:szCs w:val="24"/>
          <w:lang w:val="en-US"/>
        </w:rPr>
        <w:t xml:space="preserve">. </w:t>
      </w:r>
    </w:p>
    <w:p w14:paraId="0FF48F58" w14:textId="220EBED8" w:rsidR="00ED2E68" w:rsidRPr="00BE6473" w:rsidRDefault="003C6933">
      <w:pPr>
        <w:spacing w:line="600" w:lineRule="auto"/>
        <w:ind w:firstLine="720"/>
        <w:rPr>
          <w:rFonts w:ascii="Times New Roman" w:hAnsi="Times New Roman" w:cs="Times New Roman"/>
          <w:color w:val="000000" w:themeColor="text1"/>
          <w:sz w:val="24"/>
          <w:szCs w:val="24"/>
          <w:lang w:val="en-GB"/>
          <w:rPrChange w:id="391" w:author="East, Marion" w:date="2022-03-13T15:36:00Z">
            <w:rPr>
              <w:rFonts w:ascii="Times New Roman" w:hAnsi="Times New Roman" w:cs="Times New Roman"/>
              <w:color w:val="000000" w:themeColor="text1"/>
              <w:sz w:val="24"/>
              <w:szCs w:val="24"/>
              <w:lang w:val="en-US"/>
            </w:rPr>
          </w:rPrChange>
        </w:rPr>
      </w:pPr>
      <w:r>
        <w:rPr>
          <w:rFonts w:ascii="Times New Roman" w:hAnsi="Times New Roman" w:cs="Times New Roman"/>
          <w:color w:val="000000" w:themeColor="text1"/>
          <w:sz w:val="24"/>
          <w:szCs w:val="24"/>
          <w:lang w:val="en-US"/>
        </w:rPr>
        <w:t xml:space="preserve">Here we use long-term data </w:t>
      </w:r>
      <w:del w:id="392" w:author="Hofer, Heribert" w:date="2022-03-07T06:48:00Z">
        <w:r w:rsidDel="00E30EF5">
          <w:rPr>
            <w:rFonts w:ascii="Times New Roman" w:hAnsi="Times New Roman" w:cs="Times New Roman"/>
            <w:color w:val="000000" w:themeColor="text1"/>
            <w:sz w:val="24"/>
            <w:szCs w:val="24"/>
            <w:lang w:val="en-US"/>
          </w:rPr>
          <w:delText>(</w:delText>
        </w:r>
      </w:del>
      <w:commentRangeStart w:id="393"/>
      <w:r>
        <w:rPr>
          <w:rFonts w:ascii="Times New Roman" w:hAnsi="Times New Roman" w:cs="Times New Roman"/>
          <w:color w:val="000000" w:themeColor="text1"/>
          <w:sz w:val="24"/>
          <w:szCs w:val="24"/>
          <w:lang w:val="en-US"/>
        </w:rPr>
        <w:t xml:space="preserve">from </w:t>
      </w:r>
      <w:del w:id="394" w:author="Hofer, Heribert" w:date="2022-03-07T06:48:00Z">
        <w:r w:rsidDel="00E30EF5">
          <w:rPr>
            <w:rFonts w:ascii="Times New Roman" w:hAnsi="Times New Roman" w:cs="Times New Roman"/>
            <w:color w:val="000000" w:themeColor="text1"/>
            <w:sz w:val="24"/>
            <w:szCs w:val="24"/>
            <w:lang w:val="en-US"/>
          </w:rPr>
          <w:delText xml:space="preserve">1989 to 2020) </w:delText>
        </w:r>
      </w:del>
      <w:ins w:id="395" w:author="Hofer, Heribert" w:date="2022-03-07T06:48:00Z">
        <w:r w:rsidR="00E30EF5">
          <w:rPr>
            <w:rFonts w:ascii="Times New Roman" w:hAnsi="Times New Roman" w:cs="Times New Roman"/>
            <w:color w:val="000000" w:themeColor="text1"/>
            <w:sz w:val="24"/>
            <w:szCs w:val="24"/>
            <w:lang w:val="en-US"/>
          </w:rPr>
          <w:t xml:space="preserve">the past three decades </w:t>
        </w:r>
      </w:ins>
      <w:commentRangeEnd w:id="393"/>
      <w:r w:rsidR="001B18FB">
        <w:rPr>
          <w:rStyle w:val="CommentReference"/>
        </w:rPr>
        <w:commentReference w:id="393"/>
      </w:r>
      <w:r>
        <w:rPr>
          <w:rFonts w:ascii="Times New Roman" w:hAnsi="Times New Roman" w:cs="Times New Roman"/>
          <w:color w:val="000000" w:themeColor="text1"/>
          <w:sz w:val="24"/>
          <w:szCs w:val="24"/>
          <w:lang w:val="en-US"/>
        </w:rPr>
        <w:t xml:space="preserve">to investigate the </w:t>
      </w:r>
      <w:del w:id="396" w:author="Hofer, Heribert" w:date="2022-03-07T06:49:00Z">
        <w:r w:rsidDel="00E30EF5">
          <w:rPr>
            <w:rFonts w:ascii="Times New Roman" w:hAnsi="Times New Roman" w:cs="Times New Roman"/>
            <w:color w:val="000000" w:themeColor="text1"/>
            <w:sz w:val="24"/>
            <w:szCs w:val="24"/>
            <w:lang w:val="en-US"/>
          </w:rPr>
          <w:delText xml:space="preserve">determinants </w:delText>
        </w:r>
      </w:del>
      <w:ins w:id="397" w:author="Hofer, Heribert" w:date="2022-03-07T06:49:00Z">
        <w:r w:rsidR="00E30EF5">
          <w:rPr>
            <w:rFonts w:ascii="Times New Roman" w:hAnsi="Times New Roman" w:cs="Times New Roman"/>
            <w:color w:val="000000" w:themeColor="text1"/>
            <w:sz w:val="24"/>
            <w:szCs w:val="24"/>
            <w:lang w:val="en-US"/>
          </w:rPr>
          <w:t xml:space="preserve">patterns of </w:t>
        </w:r>
        <w:r w:rsidR="00E30EF5" w:rsidRPr="003C6933">
          <w:rPr>
            <w:rFonts w:ascii="Times New Roman" w:hAnsi="Times New Roman" w:cs="Times New Roman"/>
            <w:color w:val="000000" w:themeColor="text1"/>
            <w:sz w:val="24"/>
            <w:szCs w:val="24"/>
            <w:lang w:val="en-US"/>
          </w:rPr>
          <w:t xml:space="preserve">deaths </w:t>
        </w:r>
      </w:ins>
      <w:r>
        <w:rPr>
          <w:rFonts w:ascii="Times New Roman" w:hAnsi="Times New Roman" w:cs="Times New Roman"/>
          <w:color w:val="000000" w:themeColor="text1"/>
          <w:sz w:val="24"/>
          <w:szCs w:val="24"/>
          <w:lang w:val="en-US"/>
        </w:rPr>
        <w:t>of</w:t>
      </w:r>
      <w:ins w:id="398" w:author="Hofer, Heribert" w:date="2022-03-07T06:49:00Z">
        <w:r w:rsidR="00E30EF5">
          <w:rPr>
            <w:rFonts w:ascii="Times New Roman" w:hAnsi="Times New Roman" w:cs="Times New Roman"/>
            <w:color w:val="000000" w:themeColor="text1"/>
            <w:sz w:val="24"/>
            <w:szCs w:val="24"/>
            <w:lang w:val="en-US"/>
          </w:rPr>
          <w:t xml:space="preserve"> a keystone predator, the</w:t>
        </w:r>
      </w:ins>
      <w:r>
        <w:rPr>
          <w:rFonts w:ascii="Times New Roman" w:hAnsi="Times New Roman" w:cs="Times New Roman"/>
          <w:color w:val="000000" w:themeColor="text1"/>
          <w:sz w:val="24"/>
          <w:szCs w:val="24"/>
          <w:lang w:val="en-US"/>
        </w:rPr>
        <w:t xml:space="preserve"> spotted hyena (</w:t>
      </w:r>
      <w:r w:rsidRPr="00850320">
        <w:rPr>
          <w:rFonts w:ascii="Times New Roman" w:hAnsi="Times New Roman" w:cs="Times New Roman"/>
          <w:i/>
          <w:iCs/>
          <w:color w:val="000000" w:themeColor="text1"/>
          <w:sz w:val="24"/>
          <w:szCs w:val="24"/>
          <w:lang w:val="en-US"/>
        </w:rPr>
        <w:t xml:space="preserve">Crocuta </w:t>
      </w:r>
      <w:r>
        <w:rPr>
          <w:rFonts w:ascii="Times New Roman" w:hAnsi="Times New Roman" w:cs="Times New Roman"/>
          <w:i/>
          <w:iCs/>
          <w:color w:val="000000" w:themeColor="text1"/>
          <w:sz w:val="24"/>
          <w:szCs w:val="24"/>
          <w:lang w:val="en-US"/>
        </w:rPr>
        <w:lastRenderedPageBreak/>
        <w:t>Crocuta</w:t>
      </w:r>
      <w:r w:rsidRPr="003C6933">
        <w:rPr>
          <w:rFonts w:ascii="Times New Roman" w:hAnsi="Times New Roman" w:cs="Times New Roman"/>
          <w:color w:val="000000" w:themeColor="text1"/>
          <w:sz w:val="24"/>
          <w:szCs w:val="24"/>
          <w:lang w:val="en-US"/>
        </w:rPr>
        <w:t>)</w:t>
      </w:r>
      <w:ins w:id="399" w:author="East, Marion" w:date="2022-03-10T16:47:00Z">
        <w:r w:rsidR="00616A9A">
          <w:rPr>
            <w:rFonts w:ascii="Times New Roman" w:hAnsi="Times New Roman" w:cs="Times New Roman"/>
            <w:color w:val="000000" w:themeColor="text1"/>
            <w:sz w:val="24"/>
            <w:szCs w:val="24"/>
            <w:lang w:val="en-US"/>
          </w:rPr>
          <w:t>,</w:t>
        </w:r>
      </w:ins>
      <w:del w:id="400" w:author="Hofer, Heribert" w:date="2022-03-07T06:49:00Z">
        <w:r w:rsidRPr="003C6933" w:rsidDel="00E30EF5">
          <w:rPr>
            <w:rFonts w:ascii="Times New Roman" w:hAnsi="Times New Roman" w:cs="Times New Roman"/>
            <w:color w:val="000000" w:themeColor="text1"/>
            <w:sz w:val="24"/>
            <w:szCs w:val="24"/>
            <w:lang w:val="en-US"/>
          </w:rPr>
          <w:delText xml:space="preserve"> deaths</w:delText>
        </w:r>
      </w:del>
      <w:r w:rsidRPr="003C6933">
        <w:rPr>
          <w:rFonts w:ascii="Times New Roman" w:hAnsi="Times New Roman" w:cs="Times New Roman"/>
          <w:color w:val="000000" w:themeColor="text1"/>
          <w:sz w:val="24"/>
          <w:szCs w:val="24"/>
          <w:lang w:val="en-US"/>
        </w:rPr>
        <w:t xml:space="preserve"> </w:t>
      </w:r>
      <w:del w:id="401" w:author="Hofer, Heribert" w:date="2022-03-07T06:48:00Z">
        <w:r w:rsidRPr="003C6933" w:rsidDel="00E30EF5">
          <w:rPr>
            <w:rFonts w:ascii="Times New Roman" w:hAnsi="Times New Roman" w:cs="Times New Roman"/>
            <w:color w:val="000000" w:themeColor="text1"/>
            <w:sz w:val="24"/>
            <w:szCs w:val="24"/>
            <w:lang w:val="en-US"/>
          </w:rPr>
          <w:delText>due to</w:delText>
        </w:r>
      </w:del>
      <w:ins w:id="402" w:author="Hofer, Heribert" w:date="2022-03-07T06:48:00Z">
        <w:r w:rsidR="00E30EF5">
          <w:rPr>
            <w:rFonts w:ascii="Times New Roman" w:hAnsi="Times New Roman" w:cs="Times New Roman"/>
            <w:color w:val="000000" w:themeColor="text1"/>
            <w:sz w:val="24"/>
            <w:szCs w:val="24"/>
            <w:lang w:val="en-US"/>
          </w:rPr>
          <w:t>caused by</w:t>
        </w:r>
      </w:ins>
      <w:r w:rsidRPr="003C6933">
        <w:rPr>
          <w:rFonts w:ascii="Times New Roman" w:hAnsi="Times New Roman" w:cs="Times New Roman"/>
          <w:color w:val="000000" w:themeColor="text1"/>
          <w:sz w:val="24"/>
          <w:szCs w:val="24"/>
          <w:lang w:val="en-US"/>
        </w:rPr>
        <w:t xml:space="preserve"> vehicle accidents on roads in</w:t>
      </w:r>
      <w:del w:id="403" w:author="Sarah Benhaiem" w:date="2022-03-16T17:36:00Z">
        <w:r w:rsidRPr="003C6933" w:rsidDel="00B86BFC">
          <w:rPr>
            <w:rFonts w:ascii="Times New Roman" w:hAnsi="Times New Roman" w:cs="Times New Roman"/>
            <w:color w:val="000000" w:themeColor="text1"/>
            <w:sz w:val="24"/>
            <w:szCs w:val="24"/>
            <w:lang w:val="en-US"/>
          </w:rPr>
          <w:delText xml:space="preserve"> </w:delText>
        </w:r>
      </w:del>
      <w:del w:id="404" w:author="Hofer, Heribert" w:date="2022-03-07T06:50:00Z">
        <w:r w:rsidRPr="003C6933" w:rsidDel="00E30EF5">
          <w:rPr>
            <w:rFonts w:ascii="Times New Roman" w:hAnsi="Times New Roman" w:cs="Times New Roman"/>
            <w:color w:val="000000" w:themeColor="text1"/>
            <w:sz w:val="24"/>
            <w:szCs w:val="24"/>
            <w:lang w:val="en-US"/>
          </w:rPr>
          <w:delText xml:space="preserve">the </w:delText>
        </w:r>
      </w:del>
      <w:ins w:id="405" w:author="Hofer, Heribert" w:date="2022-03-07T06:50:00Z">
        <w:del w:id="406" w:author="East, Marion" w:date="2022-03-13T15:11:00Z">
          <w:r w:rsidR="00E30EF5" w:rsidDel="00BE6473">
            <w:rPr>
              <w:rFonts w:ascii="Times New Roman" w:hAnsi="Times New Roman" w:cs="Times New Roman"/>
              <w:color w:val="000000" w:themeColor="text1"/>
              <w:sz w:val="24"/>
              <w:szCs w:val="24"/>
              <w:lang w:val="en-US"/>
            </w:rPr>
            <w:delText>a large national park</w:delText>
          </w:r>
        </w:del>
        <w:del w:id="407" w:author="Sarah Benhaiem" w:date="2022-03-16T17:35:00Z">
          <w:r w:rsidR="00E30EF5" w:rsidDel="00B86BFC">
            <w:rPr>
              <w:rFonts w:ascii="Times New Roman" w:hAnsi="Times New Roman" w:cs="Times New Roman"/>
              <w:color w:val="000000" w:themeColor="text1"/>
              <w:sz w:val="24"/>
              <w:szCs w:val="24"/>
              <w:lang w:val="en-US"/>
            </w:rPr>
            <w:delText>,</w:delText>
          </w:r>
        </w:del>
        <w:r w:rsidR="00E30EF5">
          <w:rPr>
            <w:rFonts w:ascii="Times New Roman" w:hAnsi="Times New Roman" w:cs="Times New Roman"/>
            <w:color w:val="000000" w:themeColor="text1"/>
            <w:sz w:val="24"/>
            <w:szCs w:val="24"/>
            <w:lang w:val="en-US"/>
          </w:rPr>
          <w:t xml:space="preserve"> the </w:t>
        </w:r>
      </w:ins>
      <w:r w:rsidRPr="003C6933">
        <w:rPr>
          <w:rFonts w:ascii="Times New Roman" w:hAnsi="Times New Roman" w:cs="Times New Roman"/>
          <w:color w:val="000000" w:themeColor="text1"/>
          <w:sz w:val="24"/>
          <w:szCs w:val="24"/>
          <w:lang w:val="en-US"/>
        </w:rPr>
        <w:t>Serengeti</w:t>
      </w:r>
      <w:r>
        <w:rPr>
          <w:rFonts w:ascii="Times New Roman" w:hAnsi="Times New Roman" w:cs="Times New Roman"/>
          <w:color w:val="000000" w:themeColor="text1"/>
          <w:sz w:val="24"/>
          <w:szCs w:val="24"/>
          <w:lang w:val="en-US"/>
        </w:rPr>
        <w:t xml:space="preserve"> </w:t>
      </w:r>
      <w:r w:rsidR="00EE2A36" w:rsidRPr="00850320">
        <w:rPr>
          <w:rFonts w:ascii="Times New Roman" w:hAnsi="Times New Roman" w:cs="Times New Roman"/>
          <w:color w:val="000000" w:themeColor="text1"/>
          <w:sz w:val="24"/>
          <w:szCs w:val="24"/>
          <w:lang w:val="en-US"/>
        </w:rPr>
        <w:t>National Park (</w:t>
      </w:r>
      <w:ins w:id="408" w:author="East, Marion" w:date="2022-03-13T15:10:00Z">
        <w:r w:rsidR="00BE6473">
          <w:rPr>
            <w:rFonts w:ascii="Times New Roman" w:hAnsi="Times New Roman" w:cs="Times New Roman"/>
            <w:color w:val="000000" w:themeColor="text1"/>
            <w:sz w:val="24"/>
            <w:szCs w:val="24"/>
            <w:lang w:val="en-US"/>
          </w:rPr>
          <w:t xml:space="preserve">Serengeti </w:t>
        </w:r>
      </w:ins>
      <w:r w:rsidR="00EE2A36" w:rsidRPr="00850320">
        <w:rPr>
          <w:rFonts w:ascii="Times New Roman" w:hAnsi="Times New Roman" w:cs="Times New Roman"/>
          <w:color w:val="000000" w:themeColor="text1"/>
          <w:sz w:val="24"/>
          <w:szCs w:val="24"/>
          <w:lang w:val="en-US"/>
        </w:rPr>
        <w:t xml:space="preserve">NP), </w:t>
      </w:r>
      <w:ins w:id="409" w:author="East, Marion" w:date="2022-03-10T16:47:00Z">
        <w:r w:rsidR="00616A9A">
          <w:rPr>
            <w:rFonts w:ascii="Times New Roman" w:hAnsi="Times New Roman" w:cs="Times New Roman"/>
            <w:color w:val="000000" w:themeColor="text1"/>
            <w:sz w:val="24"/>
            <w:szCs w:val="24"/>
            <w:lang w:val="en-US"/>
          </w:rPr>
          <w:t xml:space="preserve">in northwestern </w:t>
        </w:r>
      </w:ins>
      <w:r w:rsidR="00EE2A36" w:rsidRPr="00850320">
        <w:rPr>
          <w:rFonts w:ascii="Times New Roman" w:hAnsi="Times New Roman" w:cs="Times New Roman"/>
          <w:color w:val="000000" w:themeColor="text1"/>
          <w:sz w:val="24"/>
          <w:szCs w:val="24"/>
          <w:lang w:val="en-US"/>
        </w:rPr>
        <w:t>Tanzania</w:t>
      </w:r>
      <w:r w:rsidR="009141A5">
        <w:rPr>
          <w:rFonts w:ascii="Times New Roman" w:hAnsi="Times New Roman" w:cs="Times New Roman"/>
          <w:color w:val="000000" w:themeColor="text1"/>
          <w:sz w:val="24"/>
          <w:szCs w:val="24"/>
          <w:lang w:val="en-US"/>
        </w:rPr>
        <w:t>.</w:t>
      </w:r>
      <w:ins w:id="410" w:author="East, Marion" w:date="2022-03-11T19:57:00Z">
        <w:r w:rsidR="00BE6473">
          <w:rPr>
            <w:rFonts w:ascii="Times New Roman" w:hAnsi="Times New Roman" w:cs="Times New Roman"/>
            <w:color w:val="000000" w:themeColor="text1"/>
            <w:sz w:val="24"/>
            <w:szCs w:val="24"/>
            <w:lang w:val="en-US"/>
          </w:rPr>
          <w:t xml:space="preserve"> The </w:t>
        </w:r>
      </w:ins>
      <w:ins w:id="411" w:author="East, Marion" w:date="2022-03-13T15:14:00Z">
        <w:r w:rsidR="00BE6473">
          <w:rPr>
            <w:rFonts w:ascii="Times New Roman" w:hAnsi="Times New Roman" w:cs="Times New Roman"/>
            <w:color w:val="000000" w:themeColor="text1"/>
            <w:sz w:val="24"/>
            <w:szCs w:val="24"/>
            <w:lang w:val="en-US"/>
          </w:rPr>
          <w:t>Serengeti</w:t>
        </w:r>
      </w:ins>
      <w:ins w:id="412" w:author="East, Marion" w:date="2022-03-11T19:57:00Z">
        <w:r w:rsidR="001338AD">
          <w:rPr>
            <w:rFonts w:ascii="Times New Roman" w:hAnsi="Times New Roman" w:cs="Times New Roman"/>
            <w:color w:val="000000" w:themeColor="text1"/>
            <w:sz w:val="24"/>
            <w:szCs w:val="24"/>
            <w:lang w:val="en-US"/>
          </w:rPr>
          <w:t xml:space="preserve"> NP and associated protected areas</w:t>
        </w:r>
      </w:ins>
      <w:ins w:id="413" w:author="East, Marion" w:date="2022-03-13T15:15:00Z">
        <w:r w:rsidR="00BE6473">
          <w:rPr>
            <w:rFonts w:ascii="Times New Roman" w:hAnsi="Times New Roman" w:cs="Times New Roman"/>
            <w:color w:val="000000" w:themeColor="text1"/>
            <w:sz w:val="24"/>
            <w:szCs w:val="24"/>
            <w:lang w:val="en-US"/>
          </w:rPr>
          <w:t xml:space="preserve"> together form the Serengeti ecosystem which is </w:t>
        </w:r>
      </w:ins>
      <w:ins w:id="414" w:author="East, Marion" w:date="2022-03-11T19:58:00Z">
        <w:r w:rsidR="008F6375">
          <w:rPr>
            <w:rFonts w:ascii="Times New Roman" w:hAnsi="Times New Roman" w:cs="Times New Roman"/>
            <w:color w:val="000000" w:themeColor="text1"/>
            <w:sz w:val="24"/>
            <w:szCs w:val="24"/>
            <w:lang w:val="en-US"/>
          </w:rPr>
          <w:t>one of the largest protected landscapes in Africa</w:t>
        </w:r>
      </w:ins>
      <w:ins w:id="415" w:author="East, Marion" w:date="2022-03-11T19:59:00Z">
        <w:r w:rsidR="0034362C">
          <w:rPr>
            <w:rFonts w:ascii="Times New Roman" w:hAnsi="Times New Roman" w:cs="Times New Roman"/>
            <w:color w:val="000000" w:themeColor="text1"/>
            <w:sz w:val="24"/>
            <w:szCs w:val="24"/>
            <w:lang w:val="en-US"/>
          </w:rPr>
          <w:t>, and it</w:t>
        </w:r>
        <w:r w:rsidR="008F6375">
          <w:rPr>
            <w:rFonts w:ascii="Times New Roman" w:hAnsi="Times New Roman" w:cs="Times New Roman"/>
            <w:color w:val="000000" w:themeColor="text1"/>
            <w:sz w:val="24"/>
            <w:szCs w:val="24"/>
            <w:lang w:val="en-US"/>
          </w:rPr>
          <w:t xml:space="preserve"> contain</w:t>
        </w:r>
      </w:ins>
      <w:ins w:id="416" w:author="Sarah Benhaiem" w:date="2022-03-16T17:36:00Z">
        <w:r w:rsidR="00F24787">
          <w:rPr>
            <w:rFonts w:ascii="Times New Roman" w:hAnsi="Times New Roman" w:cs="Times New Roman"/>
            <w:color w:val="000000" w:themeColor="text1"/>
            <w:sz w:val="24"/>
            <w:szCs w:val="24"/>
            <w:lang w:val="en-US"/>
          </w:rPr>
          <w:t>s</w:t>
        </w:r>
      </w:ins>
      <w:ins w:id="417" w:author="East, Marion" w:date="2022-03-11T19:59:00Z">
        <w:r w:rsidR="008F6375">
          <w:rPr>
            <w:rFonts w:ascii="Times New Roman" w:hAnsi="Times New Roman" w:cs="Times New Roman"/>
            <w:color w:val="000000" w:themeColor="text1"/>
            <w:sz w:val="24"/>
            <w:szCs w:val="24"/>
            <w:lang w:val="en-US"/>
          </w:rPr>
          <w:t xml:space="preserve"> one of the largest populat</w:t>
        </w:r>
        <w:r w:rsidR="00BE6473">
          <w:rPr>
            <w:rFonts w:ascii="Times New Roman" w:hAnsi="Times New Roman" w:cs="Times New Roman"/>
            <w:color w:val="000000" w:themeColor="text1"/>
            <w:sz w:val="24"/>
            <w:szCs w:val="24"/>
            <w:lang w:val="en-US"/>
          </w:rPr>
          <w:t xml:space="preserve">ions of this highly social </w:t>
        </w:r>
      </w:ins>
      <w:ins w:id="418" w:author="East, Marion" w:date="2022-03-13T15:36:00Z">
        <w:r w:rsidR="00BE6473">
          <w:rPr>
            <w:rFonts w:ascii="Times New Roman" w:hAnsi="Times New Roman" w:cs="Times New Roman"/>
            <w:color w:val="000000" w:themeColor="text1"/>
            <w:sz w:val="24"/>
            <w:szCs w:val="24"/>
            <w:lang w:val="en-US"/>
          </w:rPr>
          <w:t>ca</w:t>
        </w:r>
      </w:ins>
      <w:ins w:id="419" w:author="East, Marion" w:date="2022-03-14T16:58:00Z">
        <w:r w:rsidR="0034362C">
          <w:rPr>
            <w:rFonts w:ascii="Times New Roman" w:hAnsi="Times New Roman" w:cs="Times New Roman"/>
            <w:color w:val="000000" w:themeColor="text1"/>
            <w:sz w:val="24"/>
            <w:szCs w:val="24"/>
            <w:lang w:val="en-US"/>
          </w:rPr>
          <w:t>r</w:t>
        </w:r>
      </w:ins>
      <w:ins w:id="420" w:author="East, Marion" w:date="2022-03-13T15:36:00Z">
        <w:r w:rsidR="00BE6473">
          <w:rPr>
            <w:rFonts w:ascii="Times New Roman" w:hAnsi="Times New Roman" w:cs="Times New Roman"/>
            <w:color w:val="000000" w:themeColor="text1"/>
            <w:sz w:val="24"/>
            <w:szCs w:val="24"/>
            <w:lang w:val="en-US"/>
          </w:rPr>
          <w:t>nivore</w:t>
        </w:r>
      </w:ins>
      <w:ins w:id="421" w:author="East, Marion" w:date="2022-03-11T19:59:00Z">
        <w:r w:rsidR="008F6375">
          <w:rPr>
            <w:rFonts w:ascii="Times New Roman" w:hAnsi="Times New Roman" w:cs="Times New Roman"/>
            <w:color w:val="000000" w:themeColor="text1"/>
            <w:sz w:val="24"/>
            <w:szCs w:val="24"/>
            <w:lang w:val="en-US"/>
          </w:rPr>
          <w:t xml:space="preserve"> (</w:t>
        </w:r>
        <w:commentRangeStart w:id="422"/>
        <w:r w:rsidR="008F6375">
          <w:rPr>
            <w:rFonts w:ascii="Times New Roman" w:hAnsi="Times New Roman" w:cs="Times New Roman"/>
            <w:color w:val="000000" w:themeColor="text1"/>
            <w:sz w:val="24"/>
            <w:szCs w:val="24"/>
            <w:lang w:val="en-US"/>
          </w:rPr>
          <w:t xml:space="preserve">Hofer </w:t>
        </w:r>
      </w:ins>
      <w:ins w:id="423" w:author="East, Marion" w:date="2022-03-11T20:06:00Z">
        <w:r w:rsidR="008F6375">
          <w:rPr>
            <w:rFonts w:ascii="Times New Roman" w:hAnsi="Times New Roman" w:cs="Times New Roman"/>
            <w:color w:val="000000" w:themeColor="text1"/>
            <w:sz w:val="24"/>
            <w:szCs w:val="24"/>
            <w:lang w:val="en-US"/>
          </w:rPr>
          <w:t xml:space="preserve">and Mills </w:t>
        </w:r>
      </w:ins>
      <w:ins w:id="424" w:author="East, Marion" w:date="2022-03-13T15:21:00Z">
        <w:r w:rsidR="00BE6473">
          <w:rPr>
            <w:rFonts w:ascii="Times New Roman" w:hAnsi="Times New Roman" w:cs="Times New Roman"/>
            <w:color w:val="000000" w:themeColor="text1"/>
            <w:sz w:val="24"/>
            <w:szCs w:val="24"/>
            <w:lang w:val="en-US"/>
          </w:rPr>
          <w:t>19</w:t>
        </w:r>
        <w:del w:id="425" w:author="Sarah Benhaiem" w:date="2022-03-16T17:37:00Z">
          <w:r w:rsidR="00BE6473" w:rsidDel="00B41D82">
            <w:rPr>
              <w:rFonts w:ascii="Times New Roman" w:hAnsi="Times New Roman" w:cs="Times New Roman"/>
              <w:color w:val="000000" w:themeColor="text1"/>
              <w:sz w:val="24"/>
              <w:szCs w:val="24"/>
              <w:lang w:val="en-US"/>
            </w:rPr>
            <w:delText>86</w:delText>
          </w:r>
        </w:del>
      </w:ins>
      <w:ins w:id="426" w:author="Sarah Benhaiem" w:date="2022-03-16T17:37:00Z">
        <w:r w:rsidR="00B41D82">
          <w:rPr>
            <w:rFonts w:ascii="Times New Roman" w:hAnsi="Times New Roman" w:cs="Times New Roman"/>
            <w:color w:val="000000" w:themeColor="text1"/>
            <w:sz w:val="24"/>
            <w:szCs w:val="24"/>
            <w:lang w:val="en-US"/>
          </w:rPr>
          <w:t>98</w:t>
        </w:r>
      </w:ins>
      <w:ins w:id="427" w:author="East, Marion" w:date="2022-03-13T15:21:00Z">
        <w:r w:rsidR="00BE6473">
          <w:rPr>
            <w:rFonts w:ascii="Times New Roman" w:hAnsi="Times New Roman" w:cs="Times New Roman"/>
            <w:color w:val="000000" w:themeColor="text1"/>
            <w:sz w:val="24"/>
            <w:szCs w:val="24"/>
            <w:lang w:val="en-US"/>
          </w:rPr>
          <w:t>)</w:t>
        </w:r>
      </w:ins>
      <w:ins w:id="428" w:author="Sarah Benhaiem" w:date="2022-03-16T17:37:00Z">
        <w:r w:rsidR="00B41D82">
          <w:rPr>
            <w:rFonts w:ascii="Times New Roman" w:hAnsi="Times New Roman" w:cs="Times New Roman"/>
            <w:color w:val="000000" w:themeColor="text1"/>
            <w:sz w:val="24"/>
            <w:szCs w:val="24"/>
            <w:lang w:val="en-US"/>
          </w:rPr>
          <w:t>.</w:t>
        </w:r>
      </w:ins>
      <w:del w:id="429" w:author="East, Marion" w:date="2022-03-11T19:59:00Z">
        <w:r w:rsidR="009141A5" w:rsidDel="008F6375">
          <w:rPr>
            <w:rFonts w:ascii="Times New Roman" w:hAnsi="Times New Roman" w:cs="Times New Roman"/>
            <w:color w:val="000000" w:themeColor="text1"/>
            <w:sz w:val="24"/>
            <w:szCs w:val="24"/>
            <w:lang w:val="en-US"/>
          </w:rPr>
          <w:delText xml:space="preserve"> </w:delText>
        </w:r>
      </w:del>
      <w:commentRangeEnd w:id="422"/>
      <w:r w:rsidR="00BE6473">
        <w:rPr>
          <w:rStyle w:val="CommentReference"/>
        </w:rPr>
        <w:commentReference w:id="422"/>
      </w:r>
    </w:p>
    <w:p w14:paraId="2C02EA9D" w14:textId="6005D4A7" w:rsidR="00536E48" w:rsidRPr="00850320" w:rsidRDefault="002C7CE0" w:rsidP="004714FF">
      <w:pPr>
        <w:spacing w:line="600" w:lineRule="auto"/>
        <w:ind w:firstLine="720"/>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 xml:space="preserve">In the Serengeti NP, </w:t>
      </w:r>
      <w:ins w:id="430" w:author="Sarah Benhaiem" w:date="2022-03-16T17:42:00Z">
        <w:r w:rsidR="009346A4">
          <w:rPr>
            <w:rFonts w:ascii="Times New Roman" w:hAnsi="Times New Roman" w:cs="Times New Roman"/>
            <w:color w:val="000000" w:themeColor="text1"/>
            <w:sz w:val="24"/>
            <w:szCs w:val="24"/>
            <w:lang w:val="en-US"/>
          </w:rPr>
          <w:t>the main prey of spotted hyenas</w:t>
        </w:r>
        <w:r w:rsidR="009346A4" w:rsidDel="005B1405">
          <w:rPr>
            <w:rFonts w:ascii="Times New Roman" w:hAnsi="Times New Roman" w:cs="Times New Roman"/>
            <w:color w:val="000000" w:themeColor="text1"/>
            <w:sz w:val="24"/>
            <w:szCs w:val="24"/>
            <w:lang w:val="en-US"/>
          </w:rPr>
          <w:t xml:space="preserve"> </w:t>
        </w:r>
        <w:r w:rsidR="009346A4">
          <w:rPr>
            <w:rFonts w:ascii="Times New Roman" w:hAnsi="Times New Roman" w:cs="Times New Roman"/>
            <w:color w:val="000000" w:themeColor="text1"/>
            <w:sz w:val="24"/>
            <w:szCs w:val="24"/>
            <w:lang w:val="en-US"/>
          </w:rPr>
          <w:t xml:space="preserve">are </w:t>
        </w:r>
      </w:ins>
      <w:del w:id="431" w:author="Sarah Benhaiem" w:date="2022-03-16T17:38:00Z">
        <w:r w:rsidDel="005B1405">
          <w:rPr>
            <w:rFonts w:ascii="Times New Roman" w:hAnsi="Times New Roman" w:cs="Times New Roman"/>
            <w:color w:val="000000" w:themeColor="text1"/>
            <w:sz w:val="24"/>
            <w:szCs w:val="24"/>
            <w:lang w:val="en-US"/>
          </w:rPr>
          <w:delText>the spotted hyena is a keystone species and</w:delText>
        </w:r>
        <w:r w:rsidR="00A11300" w:rsidRPr="00850320" w:rsidDel="005B1405">
          <w:rPr>
            <w:rFonts w:ascii="Times New Roman" w:hAnsi="Times New Roman" w:cs="Times New Roman"/>
            <w:color w:val="000000" w:themeColor="text1"/>
            <w:sz w:val="24"/>
            <w:szCs w:val="24"/>
            <w:lang w:val="en-US"/>
          </w:rPr>
          <w:delText xml:space="preserve"> </w:delText>
        </w:r>
        <w:r w:rsidR="00585A08" w:rsidDel="005B1405">
          <w:rPr>
            <w:rFonts w:ascii="Times New Roman" w:hAnsi="Times New Roman" w:cs="Times New Roman"/>
            <w:color w:val="000000" w:themeColor="text1"/>
            <w:sz w:val="24"/>
            <w:szCs w:val="24"/>
            <w:lang w:val="en-US"/>
          </w:rPr>
          <w:delText>the most abundant large carnivore</w:delText>
        </w:r>
        <w:r w:rsidR="00C90828" w:rsidDel="005B1405">
          <w:rPr>
            <w:rFonts w:ascii="Times New Roman" w:hAnsi="Times New Roman" w:cs="Times New Roman"/>
            <w:color w:val="000000" w:themeColor="text1"/>
            <w:sz w:val="24"/>
            <w:szCs w:val="24"/>
            <w:lang w:val="en-US"/>
          </w:rPr>
          <w:delText xml:space="preserve"> </w:delText>
        </w:r>
        <w:r w:rsidR="00C90828" w:rsidDel="005B1405">
          <w:rPr>
            <w:rFonts w:ascii="Times New Roman" w:hAnsi="Times New Roman" w:cs="Times New Roman"/>
            <w:color w:val="000000" w:themeColor="text1"/>
            <w:sz w:val="24"/>
            <w:szCs w:val="24"/>
            <w:lang w:val="en-US"/>
          </w:rPr>
          <w:fldChar w:fldCharType="begin"/>
        </w:r>
        <w:r w:rsidR="00BD6B5D" w:rsidDel="005B1405">
          <w:rPr>
            <w:rFonts w:ascii="Times New Roman" w:hAnsi="Times New Roman" w:cs="Times New Roman"/>
            <w:color w:val="000000" w:themeColor="text1"/>
            <w:sz w:val="24"/>
            <w:szCs w:val="24"/>
            <w:lang w:val="en-US"/>
          </w:rPr>
          <w:delInstrText xml:space="preserve"> ADDIN ZOTERO_ITEM CSL_CITATION {"citationID":"557PZems","properties":{"formattedCitation":"(Hofer &amp; East 1995)","plainCitation":"(Hofer &amp; East 1995)","noteIndex":0},"citationItems":[{"id":2510,"uris":["http://zotero.org/users/5432491/items/ILWAQKLD"],"uri":["http://zotero.org/users/5432491/items/ILWAQKLD"],"itemData":{"id":2510,"type":"chapter","collection-title":"Serengeti","container-title":"Serengeti II: Dynamics, Management, and Conservation of an Ecosystem","language":"en","page":"665","publisher":"University of Chicago Press","title":"Population Dynamics, Population Size, and the Commuting System of Serengeti Spotted Hyenas","title-short":"Serengeti II","volume":"II","author":[{"family":"Hofer","given":"Heribert"},{"family":"East","given":"Marion"}],"issued":{"date-parts":[["1995",8]]}}}],"schema":"https://github.com/citation-style-language/schema/raw/master/csl-citation.json"} </w:delInstrText>
        </w:r>
        <w:r w:rsidR="00C90828" w:rsidDel="005B1405">
          <w:rPr>
            <w:rFonts w:ascii="Times New Roman" w:hAnsi="Times New Roman" w:cs="Times New Roman"/>
            <w:color w:val="000000" w:themeColor="text1"/>
            <w:sz w:val="24"/>
            <w:szCs w:val="24"/>
            <w:lang w:val="en-US"/>
          </w:rPr>
          <w:fldChar w:fldCharType="separate"/>
        </w:r>
        <w:r w:rsidR="00C90828" w:rsidRPr="00B04563" w:rsidDel="005B1405">
          <w:rPr>
            <w:rFonts w:ascii="Times New Roman" w:hAnsi="Times New Roman" w:cs="Times New Roman"/>
            <w:sz w:val="24"/>
            <w:lang w:val="en-US"/>
          </w:rPr>
          <w:delText>(Hofer &amp; East 1995)</w:delText>
        </w:r>
        <w:r w:rsidR="00C90828" w:rsidDel="005B1405">
          <w:rPr>
            <w:rFonts w:ascii="Times New Roman" w:hAnsi="Times New Roman" w:cs="Times New Roman"/>
            <w:color w:val="000000" w:themeColor="text1"/>
            <w:sz w:val="24"/>
            <w:szCs w:val="24"/>
            <w:lang w:val="en-US"/>
          </w:rPr>
          <w:fldChar w:fldCharType="end"/>
        </w:r>
        <w:r w:rsidDel="005B1405">
          <w:rPr>
            <w:rFonts w:ascii="Times New Roman" w:hAnsi="Times New Roman" w:cs="Times New Roman"/>
            <w:color w:val="000000" w:themeColor="text1"/>
            <w:sz w:val="24"/>
            <w:szCs w:val="24"/>
            <w:lang w:val="en-US"/>
          </w:rPr>
          <w:delText xml:space="preserve"> whose </w:delText>
        </w:r>
      </w:del>
      <w:ins w:id="432" w:author="Hofer, Heribert" w:date="2022-03-07T06:50:00Z">
        <w:del w:id="433" w:author="Sarah Benhaiem" w:date="2022-03-16T17:38:00Z">
          <w:r w:rsidR="00E30EF5" w:rsidDel="005B1405">
            <w:rPr>
              <w:rFonts w:ascii="Times New Roman" w:hAnsi="Times New Roman" w:cs="Times New Roman"/>
              <w:color w:val="000000" w:themeColor="text1"/>
              <w:sz w:val="24"/>
              <w:szCs w:val="24"/>
              <w:lang w:val="en-US"/>
            </w:rPr>
            <w:delText xml:space="preserve">with the </w:delText>
          </w:r>
        </w:del>
      </w:ins>
      <w:del w:id="434" w:author="Sarah Benhaiem" w:date="2022-03-16T17:38:00Z">
        <w:r w:rsidDel="005B1405">
          <w:rPr>
            <w:rFonts w:ascii="Times New Roman" w:hAnsi="Times New Roman" w:cs="Times New Roman"/>
            <w:color w:val="000000" w:themeColor="text1"/>
            <w:sz w:val="24"/>
            <w:szCs w:val="24"/>
            <w:lang w:val="en-US"/>
          </w:rPr>
          <w:delText xml:space="preserve">main prey are </w:delText>
        </w:r>
      </w:del>
      <w:ins w:id="435" w:author="Hofer, Heribert" w:date="2022-03-07T06:50:00Z">
        <w:del w:id="436" w:author="Sarah Benhaiem" w:date="2022-03-16T17:38:00Z">
          <w:r w:rsidR="00E30EF5" w:rsidDel="005B1405">
            <w:rPr>
              <w:rFonts w:ascii="Times New Roman" w:hAnsi="Times New Roman" w:cs="Times New Roman"/>
              <w:color w:val="000000" w:themeColor="text1"/>
              <w:sz w:val="24"/>
              <w:szCs w:val="24"/>
              <w:lang w:val="en-US"/>
            </w:rPr>
            <w:delText xml:space="preserve">being </w:delText>
          </w:r>
        </w:del>
      </w:ins>
      <w:r>
        <w:rPr>
          <w:rFonts w:ascii="Times New Roman" w:hAnsi="Times New Roman" w:cs="Times New Roman"/>
          <w:color w:val="000000" w:themeColor="text1"/>
          <w:sz w:val="24"/>
          <w:szCs w:val="24"/>
          <w:lang w:val="en-US"/>
        </w:rPr>
        <w:t xml:space="preserve">migratory </w:t>
      </w:r>
      <w:r w:rsidR="00B74771" w:rsidRPr="00850320">
        <w:rPr>
          <w:rFonts w:ascii="Times New Roman" w:hAnsi="Times New Roman" w:cs="Times New Roman"/>
          <w:color w:val="000000" w:themeColor="text1"/>
          <w:sz w:val="24"/>
          <w:szCs w:val="24"/>
          <w:lang w:val="en-US"/>
        </w:rPr>
        <w:t>wildebeest (</w:t>
      </w:r>
      <w:r w:rsidR="00B74771" w:rsidRPr="00850320">
        <w:rPr>
          <w:rFonts w:ascii="Times New Roman" w:hAnsi="Times New Roman" w:cs="Times New Roman"/>
          <w:i/>
          <w:iCs/>
          <w:color w:val="000000" w:themeColor="text1"/>
          <w:sz w:val="24"/>
          <w:szCs w:val="24"/>
          <w:lang w:val="en-US"/>
        </w:rPr>
        <w:t>Connochaetes taurinus</w:t>
      </w:r>
      <w:r w:rsidR="00B74771" w:rsidRPr="00850320">
        <w:rPr>
          <w:rFonts w:ascii="Times New Roman" w:hAnsi="Times New Roman" w:cs="Times New Roman"/>
          <w:color w:val="000000" w:themeColor="text1"/>
          <w:sz w:val="24"/>
          <w:szCs w:val="24"/>
          <w:lang w:val="en-US"/>
        </w:rPr>
        <w:t>), Thomson’s gazelles (</w:t>
      </w:r>
      <w:r w:rsidR="00B74771" w:rsidRPr="00850320">
        <w:rPr>
          <w:rFonts w:ascii="Times New Roman" w:hAnsi="Times New Roman" w:cs="Times New Roman"/>
          <w:i/>
          <w:iCs/>
          <w:color w:val="000000" w:themeColor="text1"/>
          <w:sz w:val="24"/>
          <w:szCs w:val="24"/>
          <w:lang w:val="en-US"/>
        </w:rPr>
        <w:t>Eudorcas thomsoni</w:t>
      </w:r>
      <w:r w:rsidR="00B74771" w:rsidRPr="00850320">
        <w:rPr>
          <w:rFonts w:ascii="Times New Roman" w:hAnsi="Times New Roman" w:cs="Times New Roman"/>
          <w:color w:val="000000" w:themeColor="text1"/>
          <w:sz w:val="24"/>
          <w:szCs w:val="24"/>
          <w:lang w:val="en-US"/>
        </w:rPr>
        <w:t>), and zebras (</w:t>
      </w:r>
      <w:r w:rsidR="00B74771" w:rsidRPr="00850320">
        <w:rPr>
          <w:rFonts w:ascii="Times New Roman" w:hAnsi="Times New Roman" w:cs="Times New Roman"/>
          <w:i/>
          <w:iCs/>
          <w:color w:val="000000" w:themeColor="text1"/>
          <w:sz w:val="24"/>
          <w:szCs w:val="24"/>
          <w:lang w:val="en-US"/>
        </w:rPr>
        <w:t>Equus</w:t>
      </w:r>
      <w:r w:rsidR="00B74771" w:rsidRPr="00850320">
        <w:rPr>
          <w:rFonts w:ascii="Times New Roman" w:hAnsi="Times New Roman" w:cs="Times New Roman"/>
          <w:color w:val="000000" w:themeColor="text1"/>
          <w:sz w:val="24"/>
          <w:szCs w:val="24"/>
          <w:lang w:val="en-US"/>
        </w:rPr>
        <w:t xml:space="preserve"> </w:t>
      </w:r>
      <w:r w:rsidR="00B74771" w:rsidRPr="00850320">
        <w:rPr>
          <w:rFonts w:ascii="Times New Roman" w:hAnsi="Times New Roman" w:cs="Times New Roman"/>
          <w:i/>
          <w:iCs/>
          <w:color w:val="000000" w:themeColor="text1"/>
          <w:sz w:val="24"/>
          <w:szCs w:val="24"/>
          <w:lang w:val="en-US"/>
        </w:rPr>
        <w:t>quagga</w:t>
      </w:r>
      <w:r>
        <w:rPr>
          <w:rFonts w:ascii="Times New Roman" w:hAnsi="Times New Roman" w:cs="Times New Roman"/>
          <w:color w:val="000000" w:themeColor="text1"/>
          <w:sz w:val="24"/>
          <w:szCs w:val="24"/>
          <w:lang w:val="en-US"/>
        </w:rPr>
        <w:t>)</w:t>
      </w:r>
      <w:r w:rsidR="00B74771" w:rsidRPr="00850320">
        <w:rPr>
          <w:rFonts w:ascii="Times New Roman" w:hAnsi="Times New Roman" w:cs="Times New Roman"/>
          <w:color w:val="000000" w:themeColor="text1"/>
          <w:sz w:val="24"/>
          <w:szCs w:val="24"/>
          <w:lang w:val="en-US"/>
        </w:rPr>
        <w:t xml:space="preserve"> </w:t>
      </w:r>
      <w:r w:rsidR="00B74771" w:rsidRPr="00031640">
        <w:rPr>
          <w:rFonts w:ascii="Times New Roman" w:hAnsi="Times New Roman" w:cs="Times New Roman"/>
          <w:color w:val="000000" w:themeColor="text1"/>
          <w:sz w:val="24"/>
          <w:szCs w:val="24"/>
          <w:lang w:val="en-US"/>
        </w:rPr>
        <w:fldChar w:fldCharType="begin"/>
      </w:r>
      <w:r w:rsidR="00185A55">
        <w:rPr>
          <w:rFonts w:ascii="Times New Roman" w:hAnsi="Times New Roman" w:cs="Times New Roman"/>
          <w:color w:val="000000" w:themeColor="text1"/>
          <w:sz w:val="24"/>
          <w:szCs w:val="24"/>
          <w:lang w:val="en-US"/>
        </w:rPr>
        <w:instrText xml:space="preserve"> ADDIN ZOTERO_ITEM CSL_CITATION {"citationID":"UOrlwf27","properties":{"formattedCitation":"(Hofer &amp; East 1993a)","plainCitation":"(Hofer &amp; East 1993a)","noteIndex":0},"citationItems":[{"id":"qX81ssgi/i9jl2iNg","uris":["http://zotero.org/users/local/eyZ7UFhf/items/B9RB2BNV"],"uri":["http://zotero.org/users/local/eyZ7UFhf/items/B9RB2BNV"],"itemData":{"id":"13TSWY75/rFG2Ei7B","type":"article-journal","abstract":". In the Serengeti, spotted hyaenas spent 46-62% of the year foraging by commuting between their clan's territory and the nearest herds of migratory herbivores. During the first 12 months of their life, cubs were stationed at the communal den and were dependent on milk from their mother ('denning female'). This study assessed the impact of the commuting system on maternal care in terms of den attendance and commuting effort, and its fitness consequences in terms of cub growth and survival. Duration of absence intervals decreased while frequency of maternal visits and cub growth rates increased with prey abundance. Mothers of singletons attended their cubs at the same rate as mothers of twins. Growth rates of singletons were higher than those of twins at each level of prey abundance. Cubs growing at higher long-term rates had a significantly better chance of survival. When migratory herbivores were absent from the clan's territory, denning females visited the den more often than non-denning females and males because the mean duration of their commuting trips was shorter (3-4 days versus 6-10 days). The higher attendance by denning females required an increase in travelling effort by a factor of 2·6-3·2 above the level of non-denning females and males. Because maternal effort was highest when cub growth was at a minimum, maternal fitness would be maximized by commuting as little as possible.","container-title":"Animal Behaviour","DOI":"10.1006/anbe.1993.1224","ISSN":"0003-3472","issue":"3","journalAbbreviation":"Animal Behaviour","language":"en","page":"575-589","source":"ScienceDirect","title":"The commuting system of Serengeti spotted hyaenas: how a predator copes with migratory prey. III. Attendance and maternal care","title-short":"The commuting system of Serengeti spotted hyaenas","volume":"46","author":[{"family":"Hofer","given":"Heribert"},{"family":"East","given":"Marion L."}],"issued":{"date-parts":[["1993",9,1]]}}}],"schema":"https://github.com/citation-style-language/schema/raw/master/csl-citation.json"} </w:instrText>
      </w:r>
      <w:r w:rsidR="00B74771" w:rsidRPr="00031640">
        <w:rPr>
          <w:rFonts w:ascii="Times New Roman" w:hAnsi="Times New Roman" w:cs="Times New Roman"/>
          <w:color w:val="000000" w:themeColor="text1"/>
          <w:sz w:val="24"/>
          <w:szCs w:val="24"/>
          <w:lang w:val="en-US"/>
        </w:rPr>
        <w:fldChar w:fldCharType="separate"/>
      </w:r>
      <w:r w:rsidR="00B74771" w:rsidRPr="003D4FE4">
        <w:rPr>
          <w:rFonts w:ascii="Times New Roman" w:hAnsi="Times New Roman" w:cs="Times New Roman"/>
          <w:sz w:val="24"/>
          <w:lang w:val="en-US"/>
        </w:rPr>
        <w:t>(Hofer &amp; East 1993a)</w:t>
      </w:r>
      <w:r w:rsidR="00B74771" w:rsidRPr="00031640">
        <w:rPr>
          <w:rFonts w:ascii="Times New Roman" w:hAnsi="Times New Roman" w:cs="Times New Roman"/>
          <w:color w:val="000000" w:themeColor="text1"/>
          <w:sz w:val="24"/>
          <w:szCs w:val="24"/>
          <w:lang w:val="en-US"/>
        </w:rPr>
        <w:fldChar w:fldCharType="end"/>
      </w:r>
      <w:ins w:id="437" w:author="Sarah Benhaiem" w:date="2022-03-16T17:39:00Z">
        <w:r w:rsidR="005B1405">
          <w:rPr>
            <w:rFonts w:ascii="Times New Roman" w:hAnsi="Times New Roman" w:cs="Times New Roman"/>
            <w:color w:val="000000" w:themeColor="text1"/>
            <w:sz w:val="24"/>
            <w:szCs w:val="24"/>
            <w:lang w:val="en-US"/>
          </w:rPr>
          <w:t xml:space="preserve"> </w:t>
        </w:r>
      </w:ins>
      <w:ins w:id="438" w:author="Sarah Benhaiem" w:date="2022-03-16T17:41:00Z">
        <w:r w:rsidR="00E2615F" w:rsidRPr="00E2615F">
          <w:rPr>
            <w:rFonts w:ascii="Times New Roman" w:hAnsi="Times New Roman" w:cs="Times New Roman"/>
            <w:color w:val="000000" w:themeColor="text1"/>
            <w:sz w:val="24"/>
            <w:szCs w:val="24"/>
            <w:lang w:val="en-US"/>
          </w:rPr>
          <w:t xml:space="preserve">(Hofer </w:t>
        </w:r>
        <w:del w:id="439" w:author="Benhaiem, Sarah" w:date="2022-03-17T13:02:00Z">
          <w:r w:rsidR="00E2615F" w:rsidRPr="00E2615F" w:rsidDel="00F239F5">
            <w:rPr>
              <w:rFonts w:ascii="Times New Roman" w:hAnsi="Times New Roman" w:cs="Times New Roman"/>
              <w:color w:val="000000" w:themeColor="text1"/>
              <w:sz w:val="24"/>
              <w:szCs w:val="24"/>
              <w:lang w:val="en-US"/>
            </w:rPr>
            <w:delText>and</w:delText>
          </w:r>
        </w:del>
      </w:ins>
      <w:ins w:id="440" w:author="Benhaiem, Sarah" w:date="2022-03-17T13:02:00Z">
        <w:r w:rsidR="00F239F5">
          <w:rPr>
            <w:rFonts w:ascii="Times New Roman" w:hAnsi="Times New Roman" w:cs="Times New Roman"/>
            <w:color w:val="000000" w:themeColor="text1"/>
            <w:sz w:val="24"/>
            <w:szCs w:val="24"/>
            <w:lang w:val="en-US"/>
          </w:rPr>
          <w:t>&amp;</w:t>
        </w:r>
      </w:ins>
      <w:ins w:id="441" w:author="Sarah Benhaiem" w:date="2022-03-16T17:41:00Z">
        <w:r w:rsidR="00E2615F" w:rsidRPr="00E2615F">
          <w:rPr>
            <w:rFonts w:ascii="Times New Roman" w:hAnsi="Times New Roman" w:cs="Times New Roman"/>
            <w:color w:val="000000" w:themeColor="text1"/>
            <w:sz w:val="24"/>
            <w:szCs w:val="24"/>
            <w:lang w:val="en-US"/>
          </w:rPr>
          <w:t xml:space="preserve"> East 1993a)</w:t>
        </w:r>
      </w:ins>
      <w:r>
        <w:rPr>
          <w:rFonts w:ascii="Times New Roman" w:hAnsi="Times New Roman" w:cs="Times New Roman"/>
          <w:color w:val="000000" w:themeColor="text1"/>
          <w:sz w:val="24"/>
          <w:szCs w:val="24"/>
          <w:lang w:val="en-US"/>
        </w:rPr>
        <w:t>. At the start of the rain</w:t>
      </w:r>
      <w:ins w:id="442" w:author="Aima P" w:date="2022-03-22T14:01:00Z">
        <w:r w:rsidR="001B18FB">
          <w:rPr>
            <w:rFonts w:ascii="Times New Roman" w:hAnsi="Times New Roman" w:cs="Times New Roman"/>
            <w:color w:val="000000" w:themeColor="text1"/>
            <w:sz w:val="24"/>
            <w:szCs w:val="24"/>
            <w:lang w:val="en-US"/>
          </w:rPr>
          <w:t xml:space="preserve"> </w:t>
        </w:r>
      </w:ins>
      <w:r>
        <w:rPr>
          <w:rFonts w:ascii="Times New Roman" w:hAnsi="Times New Roman" w:cs="Times New Roman"/>
          <w:color w:val="000000" w:themeColor="text1"/>
          <w:sz w:val="24"/>
          <w:szCs w:val="24"/>
          <w:lang w:val="en-US"/>
        </w:rPr>
        <w:t>s</w:t>
      </w:r>
      <w:ins w:id="443" w:author="Aima P" w:date="2022-03-22T14:01:00Z">
        <w:r w:rsidR="001B18FB">
          <w:rPr>
            <w:rFonts w:ascii="Times New Roman" w:hAnsi="Times New Roman" w:cs="Times New Roman"/>
            <w:color w:val="000000" w:themeColor="text1"/>
            <w:sz w:val="24"/>
            <w:szCs w:val="24"/>
            <w:lang w:val="en-US"/>
          </w:rPr>
          <w:t>eason</w:t>
        </w:r>
      </w:ins>
      <w:r w:rsidR="00F33406">
        <w:rPr>
          <w:rFonts w:ascii="Times New Roman" w:hAnsi="Times New Roman" w:cs="Times New Roman"/>
          <w:color w:val="000000" w:themeColor="text1"/>
          <w:sz w:val="24"/>
          <w:szCs w:val="24"/>
          <w:lang w:val="en-US"/>
        </w:rPr>
        <w:t xml:space="preserve"> </w:t>
      </w:r>
      <w:del w:id="444" w:author="Aima P" w:date="2022-03-22T14:02:00Z">
        <w:r w:rsidR="00F33406" w:rsidDel="001B18FB">
          <w:rPr>
            <w:rFonts w:ascii="Times New Roman" w:hAnsi="Times New Roman" w:cs="Times New Roman"/>
            <w:color w:val="000000" w:themeColor="text1"/>
            <w:sz w:val="24"/>
            <w:szCs w:val="24"/>
            <w:lang w:val="en-US"/>
          </w:rPr>
          <w:delText xml:space="preserve">in </w:delText>
        </w:r>
      </w:del>
      <w:ins w:id="445" w:author="Aima P" w:date="2022-03-22T14:02:00Z">
        <w:r w:rsidR="001B18FB">
          <w:rPr>
            <w:rFonts w:ascii="Times New Roman" w:hAnsi="Times New Roman" w:cs="Times New Roman"/>
            <w:color w:val="000000" w:themeColor="text1"/>
            <w:sz w:val="24"/>
            <w:szCs w:val="24"/>
            <w:lang w:val="en-US"/>
          </w:rPr>
          <w:t>around</w:t>
        </w:r>
      </w:ins>
      <w:del w:id="446" w:author="Aima P" w:date="2022-03-22T14:02:00Z">
        <w:r w:rsidR="00F33406" w:rsidDel="001B18FB">
          <w:rPr>
            <w:rFonts w:ascii="Times New Roman" w:hAnsi="Times New Roman" w:cs="Times New Roman"/>
            <w:color w:val="000000" w:themeColor="text1"/>
            <w:sz w:val="24"/>
            <w:szCs w:val="24"/>
            <w:lang w:val="en-US"/>
          </w:rPr>
          <w:delText xml:space="preserve">approximately </w:delText>
        </w:r>
      </w:del>
      <w:r w:rsidR="00F33406">
        <w:rPr>
          <w:rFonts w:ascii="Times New Roman" w:hAnsi="Times New Roman" w:cs="Times New Roman"/>
          <w:color w:val="000000" w:themeColor="text1"/>
          <w:sz w:val="24"/>
          <w:szCs w:val="24"/>
          <w:lang w:val="en-US"/>
        </w:rPr>
        <w:t>November</w:t>
      </w:r>
      <w:r w:rsidR="00905495">
        <w:rPr>
          <w:rFonts w:ascii="Times New Roman" w:hAnsi="Times New Roman" w:cs="Times New Roman"/>
          <w:color w:val="000000" w:themeColor="text1"/>
          <w:sz w:val="24"/>
          <w:szCs w:val="24"/>
          <w:lang w:val="en-US"/>
        </w:rPr>
        <w:t>,</w:t>
      </w:r>
      <w:r w:rsidR="00F33406">
        <w:rPr>
          <w:rFonts w:ascii="Times New Roman" w:hAnsi="Times New Roman" w:cs="Times New Roman"/>
          <w:color w:val="000000" w:themeColor="text1"/>
          <w:sz w:val="24"/>
          <w:szCs w:val="24"/>
          <w:lang w:val="en-US"/>
        </w:rPr>
        <w:t xml:space="preserve"> these</w:t>
      </w:r>
      <w:r>
        <w:rPr>
          <w:rFonts w:ascii="Times New Roman" w:hAnsi="Times New Roman" w:cs="Times New Roman"/>
          <w:color w:val="000000" w:themeColor="text1"/>
          <w:sz w:val="24"/>
          <w:szCs w:val="24"/>
          <w:lang w:val="en-US"/>
        </w:rPr>
        <w:t xml:space="preserve"> m</w:t>
      </w:r>
      <w:r w:rsidR="00F33406">
        <w:rPr>
          <w:rFonts w:ascii="Times New Roman" w:hAnsi="Times New Roman" w:cs="Times New Roman"/>
          <w:color w:val="000000" w:themeColor="text1"/>
          <w:sz w:val="24"/>
          <w:szCs w:val="24"/>
          <w:lang w:val="en-US"/>
        </w:rPr>
        <w:t>igratory species</w:t>
      </w:r>
      <w:r w:rsidR="00B74771">
        <w:rPr>
          <w:rFonts w:ascii="Times New Roman" w:hAnsi="Times New Roman" w:cs="Times New Roman"/>
          <w:color w:val="000000" w:themeColor="text1"/>
          <w:sz w:val="24"/>
          <w:szCs w:val="24"/>
          <w:lang w:val="en-US"/>
        </w:rPr>
        <w:t xml:space="preserve"> </w:t>
      </w:r>
      <w:r w:rsidR="00905495">
        <w:rPr>
          <w:rFonts w:ascii="Times New Roman" w:hAnsi="Times New Roman" w:cs="Times New Roman"/>
          <w:color w:val="000000" w:themeColor="text1"/>
          <w:sz w:val="24"/>
          <w:szCs w:val="24"/>
          <w:lang w:val="en-US"/>
        </w:rPr>
        <w:t>leave</w:t>
      </w:r>
      <w:r w:rsidR="00B74771" w:rsidRPr="00850320">
        <w:rPr>
          <w:rFonts w:ascii="Times New Roman" w:hAnsi="Times New Roman" w:cs="Times New Roman"/>
          <w:color w:val="000000" w:themeColor="text1"/>
          <w:sz w:val="24"/>
          <w:szCs w:val="24"/>
          <w:lang w:val="en-US"/>
        </w:rPr>
        <w:t xml:space="preserve"> their dry season refuges in</w:t>
      </w:r>
      <w:r w:rsidR="00B74771">
        <w:rPr>
          <w:rFonts w:ascii="Times New Roman" w:hAnsi="Times New Roman" w:cs="Times New Roman"/>
          <w:color w:val="000000" w:themeColor="text1"/>
          <w:sz w:val="24"/>
          <w:szCs w:val="24"/>
          <w:lang w:val="en-US"/>
        </w:rPr>
        <w:t xml:space="preserve"> </w:t>
      </w:r>
      <w:r w:rsidR="00B74771" w:rsidRPr="00850320">
        <w:rPr>
          <w:rFonts w:ascii="Times New Roman" w:hAnsi="Times New Roman" w:cs="Times New Roman"/>
          <w:color w:val="000000" w:themeColor="text1"/>
          <w:sz w:val="24"/>
          <w:szCs w:val="24"/>
          <w:lang w:val="en-US"/>
        </w:rPr>
        <w:t xml:space="preserve">the north and west </w:t>
      </w:r>
      <w:r w:rsidR="00905495">
        <w:rPr>
          <w:rFonts w:ascii="Times New Roman" w:hAnsi="Times New Roman" w:cs="Times New Roman"/>
          <w:color w:val="000000" w:themeColor="text1"/>
          <w:sz w:val="24"/>
          <w:szCs w:val="24"/>
          <w:lang w:val="en-US"/>
        </w:rPr>
        <w:t xml:space="preserve">of the park </w:t>
      </w:r>
      <w:del w:id="447" w:author="Hofer, Heribert" w:date="2022-03-07T06:51:00Z">
        <w:r w:rsidR="00905495" w:rsidDel="00E30EF5">
          <w:rPr>
            <w:rFonts w:ascii="Times New Roman" w:hAnsi="Times New Roman" w:cs="Times New Roman"/>
            <w:color w:val="000000" w:themeColor="text1"/>
            <w:sz w:val="24"/>
            <w:szCs w:val="24"/>
            <w:lang w:val="en-US"/>
          </w:rPr>
          <w:delText>for</w:delText>
        </w:r>
        <w:r w:rsidDel="00E30EF5">
          <w:rPr>
            <w:rFonts w:ascii="Times New Roman" w:hAnsi="Times New Roman" w:cs="Times New Roman"/>
            <w:color w:val="000000" w:themeColor="text1"/>
            <w:sz w:val="24"/>
            <w:szCs w:val="24"/>
            <w:lang w:val="en-US"/>
          </w:rPr>
          <w:delText xml:space="preserve"> </w:delText>
        </w:r>
      </w:del>
      <w:ins w:id="448" w:author="Hofer, Heribert" w:date="2022-03-07T06:51:00Z">
        <w:r w:rsidR="00E30EF5">
          <w:rPr>
            <w:rFonts w:ascii="Times New Roman" w:hAnsi="Times New Roman" w:cs="Times New Roman"/>
            <w:color w:val="000000" w:themeColor="text1"/>
            <w:sz w:val="24"/>
            <w:szCs w:val="24"/>
            <w:lang w:val="en-US"/>
          </w:rPr>
          <w:t xml:space="preserve">to move to the </w:t>
        </w:r>
      </w:ins>
      <w:r>
        <w:rPr>
          <w:rFonts w:ascii="Times New Roman" w:hAnsi="Times New Roman" w:cs="Times New Roman"/>
          <w:color w:val="000000" w:themeColor="text1"/>
          <w:sz w:val="24"/>
          <w:szCs w:val="24"/>
          <w:lang w:val="en-US"/>
        </w:rPr>
        <w:t>nutritious short-grass plains</w:t>
      </w:r>
      <w:r w:rsidR="00B74771">
        <w:rPr>
          <w:rFonts w:ascii="Times New Roman" w:hAnsi="Times New Roman" w:cs="Times New Roman"/>
          <w:color w:val="000000" w:themeColor="text1"/>
          <w:sz w:val="24"/>
          <w:szCs w:val="24"/>
          <w:lang w:val="en-US"/>
        </w:rPr>
        <w:t xml:space="preserve"> in</w:t>
      </w:r>
      <w:r w:rsidR="00905495">
        <w:rPr>
          <w:rFonts w:ascii="Times New Roman" w:hAnsi="Times New Roman" w:cs="Times New Roman"/>
          <w:color w:val="000000" w:themeColor="text1"/>
          <w:sz w:val="24"/>
          <w:szCs w:val="24"/>
          <w:lang w:val="en-US"/>
        </w:rPr>
        <w:t xml:space="preserve"> the southeast</w:t>
      </w:r>
      <w:r w:rsidR="00F33406">
        <w:rPr>
          <w:rFonts w:ascii="Times New Roman" w:hAnsi="Times New Roman" w:cs="Times New Roman"/>
          <w:color w:val="000000" w:themeColor="text1"/>
          <w:sz w:val="24"/>
          <w:szCs w:val="24"/>
          <w:lang w:val="en-US"/>
        </w:rPr>
        <w:t xml:space="preserve"> (Fig. 1a</w:t>
      </w:r>
      <w:r w:rsidR="00E63B90">
        <w:rPr>
          <w:rFonts w:ascii="Times New Roman" w:hAnsi="Times New Roman" w:cs="Times New Roman"/>
          <w:color w:val="000000" w:themeColor="text1"/>
          <w:sz w:val="24"/>
          <w:szCs w:val="24"/>
          <w:lang w:val="en-US"/>
        </w:rPr>
        <w:t>, b</w:t>
      </w:r>
      <w:r w:rsidR="00F33406">
        <w:rPr>
          <w:rFonts w:ascii="Times New Roman" w:hAnsi="Times New Roman" w:cs="Times New Roman"/>
          <w:color w:val="000000" w:themeColor="text1"/>
          <w:sz w:val="24"/>
          <w:szCs w:val="24"/>
          <w:lang w:val="en-US"/>
        </w:rPr>
        <w:t>). When</w:t>
      </w:r>
      <w:r>
        <w:rPr>
          <w:rFonts w:ascii="Times New Roman" w:hAnsi="Times New Roman" w:cs="Times New Roman"/>
          <w:color w:val="000000" w:themeColor="text1"/>
          <w:sz w:val="24"/>
          <w:szCs w:val="24"/>
          <w:lang w:val="en-US"/>
        </w:rPr>
        <w:t xml:space="preserve"> </w:t>
      </w:r>
      <w:r w:rsidR="00905495">
        <w:rPr>
          <w:rFonts w:ascii="Times New Roman" w:hAnsi="Times New Roman" w:cs="Times New Roman"/>
          <w:color w:val="000000" w:themeColor="text1"/>
          <w:sz w:val="24"/>
          <w:szCs w:val="24"/>
          <w:lang w:val="en-US"/>
        </w:rPr>
        <w:t xml:space="preserve">the rains end </w:t>
      </w:r>
      <w:ins w:id="449" w:author="Aima P" w:date="2022-03-22T14:02:00Z">
        <w:r w:rsidR="001B18FB">
          <w:rPr>
            <w:rFonts w:ascii="Times New Roman" w:hAnsi="Times New Roman" w:cs="Times New Roman"/>
            <w:color w:val="000000" w:themeColor="text1"/>
            <w:sz w:val="24"/>
            <w:szCs w:val="24"/>
            <w:lang w:val="en-US"/>
          </w:rPr>
          <w:t xml:space="preserve">around </w:t>
        </w:r>
      </w:ins>
      <w:del w:id="450" w:author="Aima P" w:date="2022-03-22T14:02:00Z">
        <w:r w:rsidR="00F33406" w:rsidDel="001B18FB">
          <w:rPr>
            <w:rFonts w:ascii="Times New Roman" w:hAnsi="Times New Roman" w:cs="Times New Roman"/>
            <w:color w:val="000000" w:themeColor="text1"/>
            <w:sz w:val="24"/>
            <w:szCs w:val="24"/>
            <w:lang w:val="en-US"/>
          </w:rPr>
          <w:delText xml:space="preserve">in approximately </w:delText>
        </w:r>
      </w:del>
      <w:r w:rsidR="00F33406">
        <w:rPr>
          <w:rFonts w:ascii="Times New Roman" w:hAnsi="Times New Roman" w:cs="Times New Roman"/>
          <w:color w:val="000000" w:themeColor="text1"/>
          <w:sz w:val="24"/>
          <w:szCs w:val="24"/>
          <w:lang w:val="en-US"/>
        </w:rPr>
        <w:t>May, the migratory herds return</w:t>
      </w:r>
      <w:r w:rsidR="00905495">
        <w:rPr>
          <w:rFonts w:ascii="Times New Roman" w:hAnsi="Times New Roman" w:cs="Times New Roman"/>
          <w:color w:val="000000" w:themeColor="text1"/>
          <w:sz w:val="24"/>
          <w:szCs w:val="24"/>
          <w:lang w:val="en-US"/>
        </w:rPr>
        <w:t xml:space="preserve"> to their dry season refuge</w:t>
      </w:r>
      <w:r w:rsidR="00C90828">
        <w:rPr>
          <w:rFonts w:ascii="Times New Roman" w:hAnsi="Times New Roman" w:cs="Times New Roman"/>
          <w:color w:val="000000" w:themeColor="text1"/>
          <w:sz w:val="24"/>
          <w:szCs w:val="24"/>
          <w:lang w:val="en-US"/>
        </w:rPr>
        <w:t xml:space="preserve"> </w:t>
      </w:r>
      <w:r w:rsidR="00C90828">
        <w:rPr>
          <w:rFonts w:ascii="Times New Roman" w:hAnsi="Times New Roman" w:cs="Times New Roman"/>
          <w:color w:val="000000" w:themeColor="text1"/>
          <w:sz w:val="24"/>
          <w:szCs w:val="24"/>
          <w:lang w:val="en-US"/>
        </w:rPr>
        <w:fldChar w:fldCharType="begin"/>
      </w:r>
      <w:r w:rsidR="008A34E6">
        <w:rPr>
          <w:rFonts w:ascii="Times New Roman" w:hAnsi="Times New Roman" w:cs="Times New Roman"/>
          <w:color w:val="000000" w:themeColor="text1"/>
          <w:sz w:val="24"/>
          <w:szCs w:val="24"/>
          <w:lang w:val="en-US"/>
        </w:rPr>
        <w:instrText xml:space="preserve"> ADDIN ZOTERO_ITEM CSL_CITATION {"citationID":"PYwnjZEI","properties":{"formattedCitation":"(Pennycuick 1975; McNaughton 1979; Hopcraft et al. 2015)","plainCitation":"(Pennycuick 1975; McNaughton 1979; Hopcraft et al. 2015)","noteIndex":0},"citationItems":[{"id":4454,"uris":["http://zotero.org/users/5432491/items/UWM4LVHX"],"uri":["http://zotero.org/users/5432491/items/UWM4LVHX"],"itemData":{"id":4454,"type":"article-journal","abstract":"Data on the monthly distributions of the Serengeti migratory wildebeest population between June 1960 and May 1973 have been analysed. It has been shown that the population performs an annual migration, spending the wet season on the Serengeti plains, then moving west towards Lake Victoria at the beginning of the dry season, and later north to the northern extension of the Serengeti National Park or into the Masai Mara Game Reserve in Kenya. The wildebeest return to the plains as soon as the rain begins, but if this is delayed they may move south-west from the northern areas into the corridor first. Annual differences in the pattern of the migration can be correlated with differences in rainfall. The rainfall affects particularly the timing of the movements of the wildebeest on and off the plains, and the extent to which they utilize the northern areas. A large increase in the size of the population over the years studied has resulted in a greater utilization of the northern areas. It has been shown that about half the total range of the wildebeest population is outside the boundaries of the Serengeti National Park, and it is therefore important that these areas should be protected if such a large population is to survive.","container-title":"African Journal of Ecology","DOI":"https://doi.org/10.1111/j.1365-2028.1975.tb00124.x","ISSN":"1365-2028","issue":"1","language":"en","note":"_eprint: https://onlinelibrary.wiley.com/doi/pdf/10.1111/j.1365-2028.1975.tb00124.x","page":"65-87","source":"Wiley Online Library","title":"Movements of the migratory wildebeest population in the Serengeti area between 1960 and 1973","volume":"13","author":[{"family":"Pennycuick","given":"Linda"}],"issued":{"date-parts":[["1975"]]}}},{"id":4460,"uris":["http://zotero.org/users/5432491/items/L3Q6U2T6"],"uri":["http://zotero.org/users/5432491/items/L3Q6U2T6"],"itemData":{"id":4460,"type":"chapter","container-title":"Serengeti: Dynamics of an Ecosystem","ISBN":"978-0-226-76029-2","language":"en","page":"46-81","publisher":"University of Chicago Press","title":"Grassland-herbivore dynamics","title-short":"Serengeti","author":[{"family":"McNaughton","given":"S.J."}],"editor":[{"family":"Sinclair","given":"A. R. E."},{"family":"Norton-Griffiths","given":"M."}],"issued":{"date-parts":[["1979"]]}}},{"id":3645,"uris":["http://zotero.org/users/5432491/items/M24NSKLI"],"uri":["http://zotero.org/users/5432491/items/M24NSKLI"],"itemData":{"id":3645,"type":"chapter","container-title":"Serengeti IV: Sustaining Biodiversity in a Coupled Human-Natural System","event-place":"Chicago","ISBN":"978-0-226-19583-4","language":"en-GB","note":"number-of-pages: 832","publisher":"University of Chicago Press","publisher-place":"Chicago","source":"eprints.gla.ac.uk","title":"Why are wildebeest the most abundant herbivore in the Serengeti?","URL":"http://press.uchicago.edu/ucp/books/book/chicago/S/bo19085394.html","author":[{"family":"Hopcraft","given":"J. Grant C."},{"family":"Holdo","given":"Ricardo M."},{"family":"Mwangomo","given":"Ephraim"},{"family":"Mduma","given":"Simon"},{"family":"Thirgood","given":"Simon J."},{"family":"Borner","given":"Markus"},{"family":"Fryxell","given":"John M."},{"family":"Olff","given":"Han"},{"family":"Sinclair","given":"Anthony R. E."}],"editor":[{"family":"Sinclair","given":"Anthony R. E."},{"family":"Metzger","given":"Kristine L."},{"family":"Mduma","given":"Simon A. R."},{"family":"Fryxell","given":"John M."}],"accessed":{"date-parts":[["2020",10,23]]},"issued":{"date-parts":[["2015",5]]}}}],"schema":"https://github.com/citation-style-language/schema/raw/master/csl-citation.json"} </w:instrText>
      </w:r>
      <w:r w:rsidR="00C90828">
        <w:rPr>
          <w:rFonts w:ascii="Times New Roman" w:hAnsi="Times New Roman" w:cs="Times New Roman"/>
          <w:color w:val="000000" w:themeColor="text1"/>
          <w:sz w:val="24"/>
          <w:szCs w:val="24"/>
          <w:lang w:val="en-US"/>
        </w:rPr>
        <w:fldChar w:fldCharType="separate"/>
      </w:r>
      <w:r w:rsidR="008A34E6" w:rsidRPr="00B04563">
        <w:rPr>
          <w:rFonts w:ascii="Times New Roman" w:hAnsi="Times New Roman" w:cs="Times New Roman"/>
          <w:sz w:val="24"/>
          <w:lang w:val="en-US"/>
        </w:rPr>
        <w:t>(Pennycuick 1975; McNaughton 1979; Hopcraft et al. 2015)</w:t>
      </w:r>
      <w:r w:rsidR="00C90828">
        <w:rPr>
          <w:rFonts w:ascii="Times New Roman" w:hAnsi="Times New Roman" w:cs="Times New Roman"/>
          <w:color w:val="000000" w:themeColor="text1"/>
          <w:sz w:val="24"/>
          <w:szCs w:val="24"/>
          <w:lang w:val="en-US"/>
        </w:rPr>
        <w:fldChar w:fldCharType="end"/>
      </w:r>
      <w:r w:rsidR="00B74771">
        <w:rPr>
          <w:rFonts w:ascii="Times New Roman" w:hAnsi="Times New Roman" w:cs="Times New Roman"/>
          <w:sz w:val="24"/>
          <w:lang w:val="en-US"/>
        </w:rPr>
        <w:t xml:space="preserve">. </w:t>
      </w:r>
      <w:r w:rsidR="00B74771">
        <w:rPr>
          <w:rFonts w:ascii="Times New Roman" w:hAnsi="Times New Roman" w:cs="Times New Roman"/>
          <w:color w:val="000000" w:themeColor="text1"/>
          <w:sz w:val="24"/>
          <w:szCs w:val="24"/>
          <w:lang w:val="en-US"/>
        </w:rPr>
        <w:t xml:space="preserve">As a result, </w:t>
      </w:r>
      <w:r w:rsidR="00B74771" w:rsidRPr="00850320">
        <w:rPr>
          <w:rFonts w:ascii="Times New Roman" w:hAnsi="Times New Roman" w:cs="Times New Roman"/>
          <w:color w:val="000000" w:themeColor="text1"/>
          <w:sz w:val="24"/>
          <w:szCs w:val="24"/>
          <w:lang w:val="en-US"/>
        </w:rPr>
        <w:t>hyena</w:t>
      </w:r>
      <w:del w:id="451" w:author="Hofer, Heribert" w:date="2022-03-07T06:51:00Z">
        <w:r w:rsidR="00B74771" w:rsidRPr="00850320" w:rsidDel="00E30EF5">
          <w:rPr>
            <w:rFonts w:ascii="Times New Roman" w:hAnsi="Times New Roman" w:cs="Times New Roman"/>
            <w:color w:val="000000" w:themeColor="text1"/>
            <w:sz w:val="24"/>
            <w:szCs w:val="24"/>
            <w:lang w:val="en-US"/>
          </w:rPr>
          <w:delText>s</w:delText>
        </w:r>
      </w:del>
      <w:r w:rsidR="00B74771" w:rsidRPr="00850320">
        <w:rPr>
          <w:rFonts w:ascii="Times New Roman" w:hAnsi="Times New Roman" w:cs="Times New Roman"/>
          <w:color w:val="000000" w:themeColor="text1"/>
          <w:sz w:val="24"/>
          <w:szCs w:val="24"/>
          <w:lang w:val="en-US"/>
        </w:rPr>
        <w:t xml:space="preserve"> </w:t>
      </w:r>
      <w:r w:rsidR="00B74771">
        <w:rPr>
          <w:rFonts w:ascii="Times New Roman" w:hAnsi="Times New Roman" w:cs="Times New Roman"/>
          <w:color w:val="000000" w:themeColor="text1"/>
          <w:sz w:val="24"/>
          <w:szCs w:val="24"/>
          <w:lang w:val="en-US"/>
        </w:rPr>
        <w:t xml:space="preserve">clans </w:t>
      </w:r>
      <w:r w:rsidR="00B74771" w:rsidRPr="00850320">
        <w:rPr>
          <w:rFonts w:ascii="Times New Roman" w:hAnsi="Times New Roman" w:cs="Times New Roman"/>
          <w:color w:val="000000" w:themeColor="text1"/>
          <w:sz w:val="24"/>
          <w:szCs w:val="24"/>
          <w:lang w:val="en-US"/>
        </w:rPr>
        <w:t>experience major fluctuatio</w:t>
      </w:r>
      <w:r w:rsidR="00B74771" w:rsidRPr="00031640">
        <w:rPr>
          <w:rFonts w:ascii="Times New Roman" w:hAnsi="Times New Roman" w:cs="Times New Roman"/>
          <w:color w:val="000000" w:themeColor="text1"/>
          <w:sz w:val="24"/>
          <w:szCs w:val="24"/>
          <w:lang w:val="en-US"/>
        </w:rPr>
        <w:t xml:space="preserve">ns in prey </w:t>
      </w:r>
      <w:r w:rsidR="00B74771" w:rsidRPr="00850320">
        <w:rPr>
          <w:rFonts w:ascii="Times New Roman" w:hAnsi="Times New Roman" w:cs="Times New Roman"/>
          <w:color w:val="000000" w:themeColor="text1"/>
          <w:sz w:val="24"/>
          <w:szCs w:val="24"/>
          <w:lang w:val="en-US"/>
        </w:rPr>
        <w:t>abundance in their</w:t>
      </w:r>
      <w:ins w:id="452" w:author="East, Marion" w:date="2022-03-13T15:43:00Z">
        <w:r w:rsidR="00BE6473">
          <w:rPr>
            <w:rFonts w:ascii="Times New Roman" w:hAnsi="Times New Roman" w:cs="Times New Roman"/>
            <w:color w:val="000000" w:themeColor="text1"/>
            <w:sz w:val="24"/>
            <w:szCs w:val="24"/>
            <w:lang w:val="en-US"/>
          </w:rPr>
          <w:t xml:space="preserve"> clan</w:t>
        </w:r>
      </w:ins>
      <w:r w:rsidR="00B74771" w:rsidRPr="00850320">
        <w:rPr>
          <w:rFonts w:ascii="Times New Roman" w:hAnsi="Times New Roman" w:cs="Times New Roman"/>
          <w:color w:val="000000" w:themeColor="text1"/>
          <w:sz w:val="24"/>
          <w:szCs w:val="24"/>
          <w:lang w:val="en-US"/>
        </w:rPr>
        <w:t xml:space="preserve"> territor</w:t>
      </w:r>
      <w:ins w:id="453" w:author="East, Marion" w:date="2022-03-13T15:43:00Z">
        <w:r w:rsidR="00BE6473">
          <w:rPr>
            <w:rFonts w:ascii="Times New Roman" w:hAnsi="Times New Roman" w:cs="Times New Roman"/>
            <w:color w:val="000000" w:themeColor="text1"/>
            <w:sz w:val="24"/>
            <w:szCs w:val="24"/>
            <w:lang w:val="en-US"/>
          </w:rPr>
          <w:t>ies</w:t>
        </w:r>
      </w:ins>
      <w:del w:id="454" w:author="East, Marion" w:date="2022-03-13T15:43:00Z">
        <w:r w:rsidR="00B74771" w:rsidRPr="00850320" w:rsidDel="00BE6473">
          <w:rPr>
            <w:rFonts w:ascii="Times New Roman" w:hAnsi="Times New Roman" w:cs="Times New Roman"/>
            <w:color w:val="000000" w:themeColor="text1"/>
            <w:sz w:val="24"/>
            <w:szCs w:val="24"/>
            <w:lang w:val="en-US"/>
          </w:rPr>
          <w:delText>y</w:delText>
        </w:r>
      </w:del>
      <w:r w:rsidR="00B74771" w:rsidRPr="00850320">
        <w:rPr>
          <w:rFonts w:ascii="Times New Roman" w:hAnsi="Times New Roman" w:cs="Times New Roman"/>
          <w:color w:val="000000" w:themeColor="text1"/>
          <w:sz w:val="24"/>
          <w:szCs w:val="24"/>
          <w:lang w:val="en-US"/>
        </w:rPr>
        <w:t xml:space="preserve"> throughout the year </w:t>
      </w:r>
      <w:r w:rsidR="00B74771" w:rsidRPr="00603F73">
        <w:rPr>
          <w:rFonts w:ascii="Times New Roman" w:hAnsi="Times New Roman" w:cs="Times New Roman"/>
          <w:color w:val="000000" w:themeColor="text1"/>
          <w:sz w:val="24"/>
          <w:szCs w:val="24"/>
          <w:lang w:val="en-US"/>
        </w:rPr>
        <w:fldChar w:fldCharType="begin"/>
      </w:r>
      <w:r w:rsidR="00185A55">
        <w:rPr>
          <w:rFonts w:ascii="Times New Roman" w:hAnsi="Times New Roman" w:cs="Times New Roman"/>
          <w:color w:val="000000" w:themeColor="text1"/>
          <w:sz w:val="24"/>
          <w:szCs w:val="24"/>
          <w:lang w:val="en-US"/>
        </w:rPr>
        <w:instrText xml:space="preserve"> ADDIN ZOTERO_ITEM CSL_CITATION {"citationID":"2I13cb0K","properties":{"formattedCitation":"(Hofer &amp; East 1993a)","plainCitation":"(Hofer &amp; East 1993a)","noteIndex":0},"citationItems":[{"id":"qX81ssgi/i9jl2iNg","uris":["http://zotero.org/users/local/eyZ7UFhf/items/B9RB2BNV"],"uri":["http://zotero.org/users/local/eyZ7UFhf/items/B9RB2BNV"],"itemData":{"id":"ZRN81RVl/WX7aFNKF","type":"article-journal","abstract":". In the Serengeti, spotted hyaenas spent 46-62% of the year foraging by commuting between their clan's territory and the nearest herds of migratory herbivores. During the first 12 months of their life, cubs were stationed at the communal den and were dependent on milk from their mother ('denning female'). This study assessed the impact of the commuting system on maternal care in terms of den attendance and commuting effort, and its fitness consequences in terms of cub growth and survival. Duration of absence intervals decreased while frequency of maternal visits and cub growth rates increased with prey abundance. Mothers of singletons attended their cubs at the same rate as mothers of twins. Growth rates of singletons were higher than those of twins at each level of prey abundance. Cubs growing at higher long-term rates had a significantly better chance of survival. When migratory herbivores were absent from the clan's territory, denning females visited the den more often than non-denning females and males because the mean duration of their commuting trips was shorter (3-4 days versus 6-10 days). The higher attendance by denning females required an increase in travelling effort by a factor of 2·6-3·2 above the level of non-denning females and males. Because maternal effort was highest when cub growth was at a minimum, maternal fitness would be maximized by commuting as little as possible.","container-title":"Animal Behaviour","DOI":"10.1006/anbe.1993.1224","ISSN":"0003-3472","issue":"3","journalAbbreviation":"Animal Behaviour","language":"en","page":"575-589","source":"ScienceDirect","title":"The commuting system of Serengeti spotted hyaenas: how a predator copes with migratory prey. III. Attendance and maternal care","title-short":"The commuting system of Serengeti spotted hyaenas","volume":"46","author":[{"family":"Hofer","given":"Heribert"},{"family":"East","given":"Marion L."}],"issued":{"date-parts":[["1993",9,1]]}}}],"schema":"https://github.com/citation-style-language/schema/raw/master/csl-citation.json"} </w:instrText>
      </w:r>
      <w:r w:rsidR="00B74771" w:rsidRPr="00603F73">
        <w:rPr>
          <w:rFonts w:ascii="Times New Roman" w:hAnsi="Times New Roman" w:cs="Times New Roman"/>
          <w:color w:val="000000" w:themeColor="text1"/>
          <w:sz w:val="24"/>
          <w:szCs w:val="24"/>
          <w:lang w:val="en-US"/>
        </w:rPr>
        <w:fldChar w:fldCharType="separate"/>
      </w:r>
      <w:r w:rsidR="00D500C2" w:rsidRPr="00B04563">
        <w:rPr>
          <w:rFonts w:ascii="Times New Roman" w:hAnsi="Times New Roman" w:cs="Times New Roman"/>
          <w:sz w:val="24"/>
          <w:lang w:val="en-US"/>
        </w:rPr>
        <w:t>(Hofer &amp; East 1993a)</w:t>
      </w:r>
      <w:r w:rsidR="00B74771" w:rsidRPr="00603F73">
        <w:rPr>
          <w:rFonts w:ascii="Times New Roman" w:hAnsi="Times New Roman" w:cs="Times New Roman"/>
          <w:color w:val="000000" w:themeColor="text1"/>
          <w:sz w:val="24"/>
          <w:szCs w:val="24"/>
          <w:lang w:val="en-US"/>
        </w:rPr>
        <w:fldChar w:fldCharType="end"/>
      </w:r>
      <w:r w:rsidR="004A30F2">
        <w:rPr>
          <w:rFonts w:ascii="Times New Roman" w:hAnsi="Times New Roman" w:cs="Times New Roman"/>
          <w:color w:val="000000" w:themeColor="text1"/>
          <w:sz w:val="24"/>
          <w:szCs w:val="24"/>
          <w:lang w:val="en-US"/>
        </w:rPr>
        <w:t xml:space="preserve">. During periods when migratory prey </w:t>
      </w:r>
      <w:ins w:id="455" w:author="Aima P" w:date="2022-03-22T14:03:00Z">
        <w:r w:rsidR="001B18FB">
          <w:rPr>
            <w:rFonts w:ascii="Times New Roman" w:hAnsi="Times New Roman" w:cs="Times New Roman"/>
            <w:color w:val="000000" w:themeColor="text1"/>
            <w:sz w:val="24"/>
            <w:szCs w:val="24"/>
            <w:lang w:val="en-US"/>
          </w:rPr>
          <w:t>are</w:t>
        </w:r>
      </w:ins>
      <w:ins w:id="456" w:author="East, Marion" w:date="2022-03-13T15:45:00Z">
        <w:del w:id="457" w:author="Aima P" w:date="2022-03-22T14:03:00Z">
          <w:r w:rsidR="00BE6473" w:rsidDel="001B18FB">
            <w:rPr>
              <w:rFonts w:ascii="Times New Roman" w:hAnsi="Times New Roman" w:cs="Times New Roman"/>
              <w:color w:val="000000" w:themeColor="text1"/>
              <w:sz w:val="24"/>
              <w:szCs w:val="24"/>
              <w:lang w:val="en-US"/>
            </w:rPr>
            <w:delText>is</w:delText>
          </w:r>
        </w:del>
      </w:ins>
      <w:del w:id="458" w:author="Aima P" w:date="2022-03-22T14:03:00Z">
        <w:r w:rsidR="004A30F2" w:rsidDel="001B18FB">
          <w:rPr>
            <w:rFonts w:ascii="Times New Roman" w:hAnsi="Times New Roman" w:cs="Times New Roman"/>
            <w:color w:val="000000" w:themeColor="text1"/>
            <w:sz w:val="24"/>
            <w:szCs w:val="24"/>
            <w:lang w:val="en-US"/>
          </w:rPr>
          <w:delText>a</w:delText>
        </w:r>
      </w:del>
      <w:del w:id="459" w:author="East, Marion" w:date="2022-03-13T15:45:00Z">
        <w:r w:rsidR="004A30F2" w:rsidDel="00BE6473">
          <w:rPr>
            <w:rFonts w:ascii="Times New Roman" w:hAnsi="Times New Roman" w:cs="Times New Roman"/>
            <w:color w:val="000000" w:themeColor="text1"/>
            <w:sz w:val="24"/>
            <w:szCs w:val="24"/>
            <w:lang w:val="en-US"/>
          </w:rPr>
          <w:delText>re</w:delText>
        </w:r>
      </w:del>
      <w:r w:rsidR="004A30F2">
        <w:rPr>
          <w:rFonts w:ascii="Times New Roman" w:hAnsi="Times New Roman" w:cs="Times New Roman"/>
          <w:color w:val="000000" w:themeColor="text1"/>
          <w:sz w:val="24"/>
          <w:szCs w:val="24"/>
          <w:lang w:val="en-US"/>
        </w:rPr>
        <w:t xml:space="preserve"> absent from </w:t>
      </w:r>
      <w:r w:rsidR="00B74771" w:rsidRPr="00850320">
        <w:rPr>
          <w:rFonts w:ascii="Times New Roman" w:hAnsi="Times New Roman" w:cs="Times New Roman"/>
          <w:color w:val="000000" w:themeColor="text1"/>
          <w:sz w:val="24"/>
          <w:szCs w:val="24"/>
          <w:lang w:val="en-US"/>
        </w:rPr>
        <w:t>the</w:t>
      </w:r>
      <w:del w:id="460" w:author="Hofer, Heribert" w:date="2022-03-07T06:51:00Z">
        <w:r w:rsidR="00B74771" w:rsidRPr="00850320" w:rsidDel="00E30EF5">
          <w:rPr>
            <w:rFonts w:ascii="Times New Roman" w:hAnsi="Times New Roman" w:cs="Times New Roman"/>
            <w:color w:val="000000" w:themeColor="text1"/>
            <w:sz w:val="24"/>
            <w:szCs w:val="24"/>
            <w:lang w:val="en-US"/>
          </w:rPr>
          <w:delText>ir</w:delText>
        </w:r>
      </w:del>
      <w:r w:rsidR="004A30F2">
        <w:rPr>
          <w:rFonts w:ascii="Times New Roman" w:hAnsi="Times New Roman" w:cs="Times New Roman"/>
          <w:color w:val="000000" w:themeColor="text1"/>
          <w:sz w:val="24"/>
          <w:szCs w:val="24"/>
          <w:lang w:val="en-US"/>
        </w:rPr>
        <w:t xml:space="preserve"> clan</w:t>
      </w:r>
      <w:del w:id="461" w:author="Hofer, Heribert" w:date="2022-03-07T06:51:00Z">
        <w:r w:rsidR="004A30F2" w:rsidDel="00E30EF5">
          <w:rPr>
            <w:rFonts w:ascii="Times New Roman" w:hAnsi="Times New Roman" w:cs="Times New Roman"/>
            <w:color w:val="000000" w:themeColor="text1"/>
            <w:sz w:val="24"/>
            <w:szCs w:val="24"/>
            <w:lang w:val="en-US"/>
          </w:rPr>
          <w:delText>’s</w:delText>
        </w:r>
      </w:del>
      <w:r w:rsidR="00B74771" w:rsidRPr="00850320">
        <w:rPr>
          <w:rFonts w:ascii="Times New Roman" w:hAnsi="Times New Roman" w:cs="Times New Roman"/>
          <w:color w:val="000000" w:themeColor="text1"/>
          <w:sz w:val="24"/>
          <w:szCs w:val="24"/>
          <w:lang w:val="en-US"/>
        </w:rPr>
        <w:t xml:space="preserve"> territory, </w:t>
      </w:r>
      <w:ins w:id="462" w:author="Sarah Benhaiem" w:date="2022-03-16T17:44:00Z">
        <w:r w:rsidR="00F20368">
          <w:rPr>
            <w:rFonts w:ascii="Times New Roman" w:hAnsi="Times New Roman" w:cs="Times New Roman"/>
            <w:color w:val="000000" w:themeColor="text1"/>
            <w:sz w:val="24"/>
            <w:szCs w:val="24"/>
            <w:lang w:val="en-US"/>
          </w:rPr>
          <w:t xml:space="preserve">subadult and adult </w:t>
        </w:r>
      </w:ins>
      <w:r w:rsidR="00B74771" w:rsidRPr="00850320">
        <w:rPr>
          <w:rFonts w:ascii="Times New Roman" w:hAnsi="Times New Roman" w:cs="Times New Roman"/>
          <w:color w:val="000000" w:themeColor="text1"/>
          <w:sz w:val="24"/>
          <w:szCs w:val="24"/>
          <w:lang w:val="en-US"/>
        </w:rPr>
        <w:t>h</w:t>
      </w:r>
      <w:r w:rsidR="003A2E9A">
        <w:rPr>
          <w:rFonts w:ascii="Times New Roman" w:hAnsi="Times New Roman" w:cs="Times New Roman"/>
          <w:color w:val="000000" w:themeColor="text1"/>
          <w:sz w:val="24"/>
          <w:szCs w:val="24"/>
          <w:lang w:val="en-US"/>
        </w:rPr>
        <w:t>yenas regularly commute</w:t>
      </w:r>
      <w:r w:rsidR="00B74771" w:rsidRPr="00850320">
        <w:rPr>
          <w:rFonts w:ascii="Times New Roman" w:hAnsi="Times New Roman" w:cs="Times New Roman"/>
          <w:color w:val="000000" w:themeColor="text1"/>
          <w:sz w:val="24"/>
          <w:szCs w:val="24"/>
          <w:lang w:val="en-US"/>
        </w:rPr>
        <w:t xml:space="preserve"> alone or in small groups betw</w:t>
      </w:r>
      <w:r w:rsidR="004A30F2">
        <w:rPr>
          <w:rFonts w:ascii="Times New Roman" w:hAnsi="Times New Roman" w:cs="Times New Roman"/>
          <w:color w:val="000000" w:themeColor="text1"/>
          <w:sz w:val="24"/>
          <w:szCs w:val="24"/>
          <w:lang w:val="en-US"/>
        </w:rPr>
        <w:t xml:space="preserve">een their </w:t>
      </w:r>
      <w:r w:rsidR="003E2A16">
        <w:rPr>
          <w:rFonts w:ascii="Times New Roman" w:hAnsi="Times New Roman" w:cs="Times New Roman"/>
          <w:color w:val="000000" w:themeColor="text1"/>
          <w:sz w:val="24"/>
          <w:szCs w:val="24"/>
          <w:lang w:val="en-US"/>
        </w:rPr>
        <w:t>territory and</w:t>
      </w:r>
      <w:r w:rsidR="00B74771" w:rsidRPr="00850320">
        <w:rPr>
          <w:rFonts w:ascii="Times New Roman" w:hAnsi="Times New Roman" w:cs="Times New Roman"/>
          <w:color w:val="000000" w:themeColor="text1"/>
          <w:sz w:val="24"/>
          <w:szCs w:val="24"/>
          <w:lang w:val="en-US"/>
        </w:rPr>
        <w:t xml:space="preserve"> location</w:t>
      </w:r>
      <w:r w:rsidR="003E2A16">
        <w:rPr>
          <w:rFonts w:ascii="Times New Roman" w:hAnsi="Times New Roman" w:cs="Times New Roman"/>
          <w:color w:val="000000" w:themeColor="text1"/>
          <w:sz w:val="24"/>
          <w:szCs w:val="24"/>
          <w:lang w:val="en-US"/>
        </w:rPr>
        <w:t>s containing large</w:t>
      </w:r>
      <w:r w:rsidR="00B74771" w:rsidRPr="00850320">
        <w:rPr>
          <w:rFonts w:ascii="Times New Roman" w:hAnsi="Times New Roman" w:cs="Times New Roman"/>
          <w:color w:val="000000" w:themeColor="text1"/>
          <w:sz w:val="24"/>
          <w:szCs w:val="24"/>
          <w:lang w:val="en-US"/>
        </w:rPr>
        <w:t xml:space="preserve"> migratory herds </w:t>
      </w:r>
      <w:r w:rsidR="00B74771" w:rsidRPr="001F6E03">
        <w:rPr>
          <w:rFonts w:ascii="Times New Roman" w:hAnsi="Times New Roman" w:cs="Times New Roman"/>
          <w:color w:val="000000" w:themeColor="text1"/>
          <w:sz w:val="24"/>
          <w:szCs w:val="24"/>
          <w:lang w:val="en-US"/>
        </w:rPr>
        <w:fldChar w:fldCharType="begin"/>
      </w:r>
      <w:r w:rsidR="00185A55">
        <w:rPr>
          <w:rFonts w:ascii="Times New Roman" w:hAnsi="Times New Roman" w:cs="Times New Roman"/>
          <w:color w:val="000000" w:themeColor="text1"/>
          <w:sz w:val="24"/>
          <w:szCs w:val="24"/>
          <w:lang w:val="en-US"/>
        </w:rPr>
        <w:instrText xml:space="preserve"> ADDIN ZOTERO_ITEM CSL_CITATION {"citationID":"qqkJpaZ0","properties":{"formattedCitation":"(Kruuk 1972; Hofer &amp; East 1993b)","plainCitation":"(Kruuk 1972; Hofer &amp; East 1993b)","noteIndex":0},"citationItems":[{"id":"qX81ssgi/Xtgmz3fo","uris":["http://zotero.org/users/5432491/items/TR9KGR67"],"uri":["http://zotero.org/users/5432491/items/TR9KGR67"],"itemData":{"id":"Rw9rYzr9/iXrHCKPO","type":"article-journal","abstract":". In the Serengeti, Tanzania, spotted hyaenas, Crocuta crocuta Erxleben, regularly left their clan's territory to feed on the nearest migratory herds ('commuting trips'). The mean commuting distance was 40 km. Commuting locations matched the movements of the migratory herds throughout the year. The distribution of commuters was compatible with the hypotheses that commuters (1) minimized contact with resident clans and (2) utilized areas where they were assured of locating migratory herds. The proportion of clan members commuting declined as prey abundance in the clan's territory increased. Territories were visited by non-residents (commuters) throughout the year but the number of foraging commuters increased substantially when large migratory herds entered a territory. During encounters between residents and intruders, residents adjusted their behaviour according to the context of the encounter: residents ignored commuters 'in transit', responded aggressively to commuters at kills, and engaged in prolonged clashes with neighbouring clans. A comparison with the space use systems of other carnivores indicates that the commuting system of spotted hyaenas in the Serengeti is unique. It is hypothesized that the development of the commuting system was contingent on several adaptive behavioural, morphological and physiological specializations.","container-title":"Animal Behaviour","DOI":"10.1006/anbe.1993.1223","ISSN":"0003-3472","issue":"3","journalAbbreviation":"Animal Behaviour","language":"en","page":"559-574","source":"ScienceDirect","title":"The commuting system of Serengeti spotted hyaenas: how a predator copes with migratory prey. II. Intrusion pressure and commuters' space use","title-short":"The commuting system of Serengeti spotted hyaenas","volume":"46","author":[{"family":"Hofer","given":"Heribert"},{"family":"East","given":"Marion L."}],"issued":{"date-parts":[["1993",9,1]]}}},{"id":2826,"uris":["http://zotero.org/users/5432491/items/XYKV92IQ"],"uri":["http://zotero.org/users/5432491/items/XYKV92IQ"],"itemData":{"id":2826,"type":"book","language":"eng","number-of-pages":"394","publisher":"Chicago, University of Chicago Press","source":"Internet Archive","title":"The spotted hyena; a study of predation and social behavior","URL":"http://archive.org/details/spottedhyenastud0000kruu","author":[{"family":"Kruuk","given":"H. (Hans)"}],"accessed":{"date-parts":[["2020",5,18]]},"issued":{"date-parts":[["1972"]]}}}],"schema":"https://github.com/citation-style-language/schema/raw/master/csl-citation.json"} </w:instrText>
      </w:r>
      <w:r w:rsidR="00B74771" w:rsidRPr="001F6E03">
        <w:rPr>
          <w:rFonts w:ascii="Times New Roman" w:hAnsi="Times New Roman" w:cs="Times New Roman"/>
          <w:color w:val="000000" w:themeColor="text1"/>
          <w:sz w:val="24"/>
          <w:szCs w:val="24"/>
          <w:lang w:val="en-US"/>
        </w:rPr>
        <w:fldChar w:fldCharType="separate"/>
      </w:r>
      <w:r w:rsidR="00D500C2" w:rsidRPr="00B04563">
        <w:rPr>
          <w:rFonts w:ascii="Times New Roman" w:hAnsi="Times New Roman" w:cs="Times New Roman"/>
          <w:sz w:val="24"/>
          <w:lang w:val="en-US"/>
        </w:rPr>
        <w:t>(</w:t>
      </w:r>
      <w:del w:id="463" w:author="Hofer, Heribert" w:date="2022-03-07T06:51:00Z">
        <w:r w:rsidR="00D500C2" w:rsidRPr="00B04563" w:rsidDel="00E30EF5">
          <w:rPr>
            <w:rFonts w:ascii="Times New Roman" w:hAnsi="Times New Roman" w:cs="Times New Roman"/>
            <w:sz w:val="24"/>
            <w:lang w:val="en-US"/>
          </w:rPr>
          <w:delText xml:space="preserve">Kruuk 1972; </w:delText>
        </w:r>
      </w:del>
      <w:r w:rsidR="00D500C2" w:rsidRPr="00B04563">
        <w:rPr>
          <w:rFonts w:ascii="Times New Roman" w:hAnsi="Times New Roman" w:cs="Times New Roman"/>
          <w:sz w:val="24"/>
          <w:lang w:val="en-US"/>
        </w:rPr>
        <w:t>Hofer &amp; East 1993b)</w:t>
      </w:r>
      <w:r w:rsidR="00B74771" w:rsidRPr="001F6E03">
        <w:rPr>
          <w:rFonts w:ascii="Times New Roman" w:hAnsi="Times New Roman" w:cs="Times New Roman"/>
          <w:color w:val="000000" w:themeColor="text1"/>
          <w:sz w:val="24"/>
          <w:szCs w:val="24"/>
          <w:lang w:val="en-US"/>
        </w:rPr>
        <w:fldChar w:fldCharType="end"/>
      </w:r>
      <w:r w:rsidR="00167181">
        <w:rPr>
          <w:rFonts w:ascii="Times New Roman" w:hAnsi="Times New Roman" w:cs="Times New Roman"/>
          <w:color w:val="000000" w:themeColor="text1"/>
          <w:sz w:val="24"/>
          <w:szCs w:val="24"/>
          <w:lang w:val="en-US"/>
        </w:rPr>
        <w:t xml:space="preserve"> with round trips</w:t>
      </w:r>
      <w:r w:rsidR="004A30F2">
        <w:rPr>
          <w:rFonts w:ascii="Times New Roman" w:hAnsi="Times New Roman" w:cs="Times New Roman"/>
          <w:color w:val="000000" w:themeColor="text1"/>
          <w:sz w:val="24"/>
          <w:szCs w:val="24"/>
          <w:lang w:val="en-US"/>
        </w:rPr>
        <w:t xml:space="preserve"> </w:t>
      </w:r>
      <w:r w:rsidR="003A2E9A">
        <w:rPr>
          <w:rFonts w:ascii="Times New Roman" w:hAnsi="Times New Roman" w:cs="Times New Roman"/>
          <w:color w:val="000000" w:themeColor="text1"/>
          <w:sz w:val="24"/>
          <w:szCs w:val="24"/>
          <w:lang w:val="en-US"/>
        </w:rPr>
        <w:t>cover</w:t>
      </w:r>
      <w:r w:rsidR="00167181">
        <w:rPr>
          <w:rFonts w:ascii="Times New Roman" w:hAnsi="Times New Roman" w:cs="Times New Roman"/>
          <w:color w:val="000000" w:themeColor="text1"/>
          <w:sz w:val="24"/>
          <w:szCs w:val="24"/>
          <w:lang w:val="en-US"/>
        </w:rPr>
        <w:t>ing up to</w:t>
      </w:r>
      <w:r w:rsidR="003A2E9A">
        <w:rPr>
          <w:rFonts w:ascii="Times New Roman" w:hAnsi="Times New Roman" w:cs="Times New Roman"/>
          <w:color w:val="000000" w:themeColor="text1"/>
          <w:sz w:val="24"/>
          <w:szCs w:val="24"/>
          <w:lang w:val="en-US"/>
        </w:rPr>
        <w:t xml:space="preserve"> 150</w:t>
      </w:r>
      <w:ins w:id="464" w:author="Hofer, Heribert" w:date="2022-03-07T06:51:00Z">
        <w:r w:rsidR="00E30EF5">
          <w:rPr>
            <w:rFonts w:ascii="Times New Roman" w:hAnsi="Times New Roman" w:cs="Times New Roman"/>
            <w:color w:val="000000" w:themeColor="text1"/>
            <w:sz w:val="24"/>
            <w:szCs w:val="24"/>
            <w:lang w:val="en-US"/>
          </w:rPr>
          <w:t xml:space="preserve"> </w:t>
        </w:r>
      </w:ins>
      <w:r w:rsidR="00B74771" w:rsidRPr="00850320">
        <w:rPr>
          <w:rFonts w:ascii="Times New Roman" w:hAnsi="Times New Roman" w:cs="Times New Roman"/>
          <w:color w:val="000000" w:themeColor="text1"/>
          <w:sz w:val="24"/>
          <w:szCs w:val="24"/>
          <w:lang w:val="en-US"/>
        </w:rPr>
        <w:t>km</w:t>
      </w:r>
      <w:r w:rsidR="003A2E9A">
        <w:rPr>
          <w:rFonts w:ascii="Times New Roman" w:hAnsi="Times New Roman" w:cs="Times New Roman"/>
          <w:color w:val="000000" w:themeColor="text1"/>
          <w:sz w:val="24"/>
          <w:szCs w:val="24"/>
          <w:lang w:val="en-US"/>
        </w:rPr>
        <w:t xml:space="preserve"> </w:t>
      </w:r>
      <w:r w:rsidR="003A2E9A" w:rsidRPr="001F6E03">
        <w:rPr>
          <w:rFonts w:ascii="Times New Roman" w:hAnsi="Times New Roman" w:cs="Times New Roman"/>
          <w:color w:val="000000" w:themeColor="text1"/>
          <w:sz w:val="24"/>
          <w:szCs w:val="24"/>
          <w:lang w:val="en-US"/>
        </w:rPr>
        <w:fldChar w:fldCharType="begin"/>
      </w:r>
      <w:r w:rsidR="00185A55">
        <w:rPr>
          <w:rFonts w:ascii="Times New Roman" w:hAnsi="Times New Roman" w:cs="Times New Roman"/>
          <w:color w:val="000000" w:themeColor="text1"/>
          <w:sz w:val="24"/>
          <w:szCs w:val="24"/>
          <w:lang w:val="en-US"/>
        </w:rPr>
        <w:instrText xml:space="preserve"> ADDIN ZOTERO_ITEM CSL_CITATION {"citationID":"E58UKhpF","properties":{"formattedCitation":"(Hofer &amp; East 1993b)","plainCitation":"(Hofer &amp; East 1993b)","noteIndex":0},"citationItems":[{"id":"qX81ssgi/Xtgmz3fo","uris":["http://zotero.org/users/5432491/items/TR9KGR67"],"uri":["http://zotero.org/users/5432491/items/TR9KGR67"],"itemData":{"id":"13TSWY75/zCKIqn6D","type":"article-journal","abstract":". In the Serengeti, Tanzania, spotted hyaenas, Crocuta crocuta Erxleben, regularly left their clan's territory to feed on the nearest migratory herds ('commuting trips'). The mean commuting distance was 40 km. Commuting locations matched the movements of the migratory herds throughout the year. The distribution of commuters was compatible with the hypotheses that commuters (1) minimized contact with resident clans and (2) utilized areas where they were assured of locating migratory herds. The proportion of clan members commuting declined as prey abundance in the clan's territory increased. Territories were visited by non-residents (commuters) throughout the year but the number of foraging commuters increased substantially when large migratory herds entered a territory. During encounters between residents and intruders, residents adjusted their behaviour according to the context of the encounter: residents ignored commuters 'in transit', responded aggressively to commuters at kills, and engaged in prolonged clashes with neighbouring clans. A comparison with the space use systems of other carnivores indicates that the commuting system of spotted hyaenas in the Serengeti is unique. It is hypothesized that the development of the commuting system was contingent on several adaptive behavioural, morphological and physiological specializations.","container-title":"Animal Behaviour","DOI":"10.1006/anbe.1993.1223","ISSN":"0003-3472","issue":"3","journalAbbreviation":"Animal Behaviour","language":"en","page":"559-574","source":"ScienceDirect","title":"The commuting system of Serengeti spotted hyaenas: how a predator copes with migratory prey. II. Intrusion pressure and commuters' space use","title-short":"The commuting system of Serengeti spotted hyaenas","volume":"46","author":[{"family":"Hofer","given":"Heribert"},{"family":"East","given":"Marion L."}],"issued":{"date-parts":[["1993",9,1]]}}}],"schema":"https://github.com/citation-style-language/schema/raw/master/csl-citation.json"} </w:instrText>
      </w:r>
      <w:r w:rsidR="003A2E9A" w:rsidRPr="001F6E03">
        <w:rPr>
          <w:rFonts w:ascii="Times New Roman" w:hAnsi="Times New Roman" w:cs="Times New Roman"/>
          <w:color w:val="000000" w:themeColor="text1"/>
          <w:sz w:val="24"/>
          <w:szCs w:val="24"/>
          <w:lang w:val="en-US"/>
        </w:rPr>
        <w:fldChar w:fldCharType="separate"/>
      </w:r>
      <w:r w:rsidR="003A2E9A" w:rsidRPr="003D4FE4">
        <w:rPr>
          <w:rFonts w:ascii="Times New Roman" w:hAnsi="Times New Roman" w:cs="Times New Roman"/>
          <w:sz w:val="24"/>
          <w:lang w:val="en-US"/>
        </w:rPr>
        <w:t>(Hofer &amp; East 1993b)</w:t>
      </w:r>
      <w:r w:rsidR="003A2E9A" w:rsidRPr="001F6E03">
        <w:rPr>
          <w:rFonts w:ascii="Times New Roman" w:hAnsi="Times New Roman" w:cs="Times New Roman"/>
          <w:color w:val="000000" w:themeColor="text1"/>
          <w:sz w:val="24"/>
          <w:szCs w:val="24"/>
          <w:lang w:val="en-US"/>
        </w:rPr>
        <w:fldChar w:fldCharType="end"/>
      </w:r>
      <w:r w:rsidR="004A30F2">
        <w:rPr>
          <w:rFonts w:ascii="Times New Roman" w:hAnsi="Times New Roman" w:cs="Times New Roman"/>
          <w:color w:val="000000" w:themeColor="text1"/>
          <w:sz w:val="24"/>
          <w:szCs w:val="24"/>
          <w:lang w:val="en-US"/>
        </w:rPr>
        <w:t>. When commuting</w:t>
      </w:r>
      <w:r w:rsidR="00167181">
        <w:rPr>
          <w:rFonts w:ascii="Times New Roman" w:hAnsi="Times New Roman" w:cs="Times New Roman"/>
          <w:color w:val="000000" w:themeColor="text1"/>
          <w:sz w:val="24"/>
          <w:szCs w:val="24"/>
          <w:lang w:val="en-US"/>
        </w:rPr>
        <w:t>,</w:t>
      </w:r>
      <w:r w:rsidR="004A30F2">
        <w:rPr>
          <w:rFonts w:ascii="Times New Roman" w:hAnsi="Times New Roman" w:cs="Times New Roman"/>
          <w:color w:val="000000" w:themeColor="text1"/>
          <w:sz w:val="24"/>
          <w:szCs w:val="24"/>
          <w:lang w:val="en-US"/>
        </w:rPr>
        <w:t xml:space="preserve"> </w:t>
      </w:r>
      <w:r w:rsidR="00167181">
        <w:rPr>
          <w:rFonts w:ascii="Times New Roman" w:hAnsi="Times New Roman" w:cs="Times New Roman"/>
          <w:color w:val="000000" w:themeColor="text1"/>
          <w:sz w:val="24"/>
          <w:szCs w:val="24"/>
          <w:lang w:val="en-US"/>
        </w:rPr>
        <w:t>hyenas typically travel on game trails, vehicle</w:t>
      </w:r>
      <w:r w:rsidR="00373265">
        <w:rPr>
          <w:rFonts w:ascii="Times New Roman" w:hAnsi="Times New Roman" w:cs="Times New Roman"/>
          <w:color w:val="000000" w:themeColor="text1"/>
          <w:sz w:val="24"/>
          <w:szCs w:val="24"/>
          <w:lang w:val="en-US"/>
        </w:rPr>
        <w:t xml:space="preserve"> tracks and roads </w:t>
      </w:r>
      <w:r w:rsidR="00B74771" w:rsidRPr="001F6E03">
        <w:rPr>
          <w:rFonts w:ascii="Times New Roman" w:hAnsi="Times New Roman" w:cs="Times New Roman"/>
          <w:color w:val="000000" w:themeColor="text1"/>
          <w:sz w:val="24"/>
          <w:szCs w:val="24"/>
          <w:lang w:val="en-US"/>
        </w:rPr>
        <w:fldChar w:fldCharType="begin"/>
      </w:r>
      <w:r w:rsidR="00185A55">
        <w:rPr>
          <w:rFonts w:ascii="Times New Roman" w:hAnsi="Times New Roman" w:cs="Times New Roman"/>
          <w:color w:val="000000" w:themeColor="text1"/>
          <w:sz w:val="24"/>
          <w:szCs w:val="24"/>
          <w:lang w:val="en-US"/>
        </w:rPr>
        <w:instrText xml:space="preserve"> ADDIN ZOTERO_ITEM CSL_CITATION {"citationID":"6sTKCJoZ","properties":{"formattedCitation":"(Hofer &amp; East 1993b)","plainCitation":"(Hofer &amp; East 1993b)","noteIndex":0},"citationItems":[{"id":"qX81ssgi/Xtgmz3fo","uris":["http://zotero.org/users/5432491/items/TR9KGR67"],"uri":["http://zotero.org/users/5432491/items/TR9KGR67"],"itemData":{"id":"13TSWY75/zCKIqn6D","type":"article-journal","abstract":". In the Serengeti, Tanzania, spotted hyaenas, Crocuta crocuta Erxleben, regularly left their clan's territory to feed on the nearest migratory herds ('commuting trips'). The mean commuting distance was 40 km. Commuting locations matched the movements of the migratory herds throughout the year. The distribution of commuters was compatible with the hypotheses that commuters (1) minimized contact with resident clans and (2) utilized areas where they were assured of locating migratory herds. The proportion of clan members commuting declined as prey abundance in the clan's territory increased. Territories were visited by non-residents (commuters) throughout the year but the number of foraging commuters increased substantially when large migratory herds entered a territory. During encounters between residents and intruders, residents adjusted their behaviour according to the context of the encounter: residents ignored commuters 'in transit', responded aggressively to commuters at kills, and engaged in prolonged clashes with neighbouring clans. A comparison with the space use systems of other carnivores indicates that the commuting system of spotted hyaenas in the Serengeti is unique. It is hypothesized that the development of the commuting system was contingent on several adaptive behavioural, morphological and physiological specializations.","container-title":"Animal Behaviour","DOI":"10.1006/anbe.1993.1223","ISSN":"0003-3472","issue":"3","journalAbbreviation":"Animal Behaviour","language":"en","page":"559-574","source":"ScienceDirect","title":"The commuting system of Serengeti spotted hyaenas: how a predator copes with migratory prey. II. Intrusion pressure and commuters' space use","title-short":"The commuting system of Serengeti spotted hyaenas","volume":"46","author":[{"family":"Hofer","given":"Heribert"},{"family":"East","given":"Marion L."}],"issued":{"date-parts":[["1993",9,1]]}}}],"schema":"https://github.com/citation-style-language/schema/raw/master/csl-citation.json"} </w:instrText>
      </w:r>
      <w:r w:rsidR="00B74771" w:rsidRPr="001F6E03">
        <w:rPr>
          <w:rFonts w:ascii="Times New Roman" w:hAnsi="Times New Roman" w:cs="Times New Roman"/>
          <w:color w:val="000000" w:themeColor="text1"/>
          <w:sz w:val="24"/>
          <w:szCs w:val="24"/>
          <w:lang w:val="en-US"/>
        </w:rPr>
        <w:fldChar w:fldCharType="separate"/>
      </w:r>
      <w:r w:rsidR="00B74771" w:rsidRPr="003D4FE4">
        <w:rPr>
          <w:rFonts w:ascii="Times New Roman" w:hAnsi="Times New Roman" w:cs="Times New Roman"/>
          <w:sz w:val="24"/>
          <w:lang w:val="en-US"/>
        </w:rPr>
        <w:t>(Hofer &amp; East 1993b)</w:t>
      </w:r>
      <w:r w:rsidR="00B74771" w:rsidRPr="001F6E03">
        <w:rPr>
          <w:rFonts w:ascii="Times New Roman" w:hAnsi="Times New Roman" w:cs="Times New Roman"/>
          <w:color w:val="000000" w:themeColor="text1"/>
          <w:sz w:val="24"/>
          <w:szCs w:val="24"/>
          <w:lang w:val="en-US"/>
        </w:rPr>
        <w:fldChar w:fldCharType="end"/>
      </w:r>
      <w:r w:rsidR="00167181">
        <w:rPr>
          <w:rFonts w:ascii="Times New Roman" w:hAnsi="Times New Roman" w:cs="Times New Roman"/>
          <w:color w:val="000000" w:themeColor="text1"/>
          <w:sz w:val="24"/>
          <w:szCs w:val="24"/>
          <w:lang w:val="en-US"/>
        </w:rPr>
        <w:t xml:space="preserve"> where they may encounter </w:t>
      </w:r>
      <w:r w:rsidR="00167181">
        <w:rPr>
          <w:rFonts w:ascii="Times New Roman" w:hAnsi="Times New Roman" w:cs="Times New Roman"/>
          <w:color w:val="000000" w:themeColor="text1"/>
          <w:sz w:val="24"/>
          <w:szCs w:val="24"/>
          <w:lang w:val="en-US"/>
        </w:rPr>
        <w:lastRenderedPageBreak/>
        <w:t>vehicles</w:t>
      </w:r>
      <w:ins w:id="465" w:author="East, Marion" w:date="2022-03-13T15:54:00Z">
        <w:r w:rsidR="00BE6473">
          <w:rPr>
            <w:rFonts w:ascii="Times New Roman" w:hAnsi="Times New Roman" w:cs="Times New Roman"/>
            <w:color w:val="000000" w:themeColor="text1"/>
            <w:sz w:val="24"/>
            <w:szCs w:val="24"/>
            <w:lang w:val="en-US"/>
          </w:rPr>
          <w:t xml:space="preserve"> </w:t>
        </w:r>
      </w:ins>
      <w:ins w:id="466" w:author="East, Marion" w:date="2022-03-13T16:14:00Z">
        <w:r w:rsidR="00BE6473">
          <w:rPr>
            <w:rFonts w:ascii="Times New Roman" w:hAnsi="Times New Roman" w:cs="Times New Roman"/>
            <w:color w:val="000000" w:themeColor="text1"/>
            <w:sz w:val="24"/>
            <w:szCs w:val="24"/>
            <w:lang w:val="en-US"/>
          </w:rPr>
          <w:t xml:space="preserve">both </w:t>
        </w:r>
      </w:ins>
      <w:ins w:id="467" w:author="East, Marion" w:date="2022-03-13T15:54:00Z">
        <w:r w:rsidR="00BE6473">
          <w:rPr>
            <w:rFonts w:ascii="Times New Roman" w:hAnsi="Times New Roman" w:cs="Times New Roman"/>
            <w:color w:val="000000" w:themeColor="text1"/>
            <w:sz w:val="24"/>
            <w:szCs w:val="24"/>
            <w:lang w:val="en-US"/>
          </w:rPr>
          <w:t>within and outside their clan territory</w:t>
        </w:r>
      </w:ins>
      <w:r w:rsidR="00B74771" w:rsidRPr="00850320">
        <w:rPr>
          <w:rFonts w:ascii="Times New Roman" w:hAnsi="Times New Roman" w:cs="Times New Roman"/>
          <w:color w:val="000000" w:themeColor="text1"/>
          <w:sz w:val="24"/>
          <w:szCs w:val="24"/>
          <w:lang w:val="en-US"/>
        </w:rPr>
        <w:t>.</w:t>
      </w:r>
      <w:ins w:id="468" w:author="East, Marion" w:date="2022-03-13T15:55:00Z">
        <w:del w:id="469" w:author="Sarah Benhaiem" w:date="2022-03-16T17:44:00Z">
          <w:r w:rsidR="00BE6473" w:rsidDel="00F20368">
            <w:rPr>
              <w:rFonts w:ascii="Times New Roman" w:hAnsi="Times New Roman" w:cs="Times New Roman"/>
              <w:color w:val="000000" w:themeColor="text1"/>
              <w:sz w:val="24"/>
              <w:szCs w:val="24"/>
              <w:lang w:val="en-US"/>
            </w:rPr>
            <w:delText xml:space="preserve"> </w:delText>
          </w:r>
        </w:del>
      </w:ins>
      <w:r w:rsidR="00777AE3">
        <w:rPr>
          <w:rFonts w:ascii="Times New Roman" w:hAnsi="Times New Roman" w:cs="Times New Roman"/>
          <w:color w:val="000000" w:themeColor="text1"/>
          <w:sz w:val="24"/>
          <w:szCs w:val="24"/>
          <w:lang w:val="en-US"/>
        </w:rPr>
        <w:t xml:space="preserve"> </w:t>
      </w:r>
      <w:commentRangeStart w:id="470"/>
      <w:r w:rsidR="00777AE3">
        <w:rPr>
          <w:rFonts w:ascii="Times New Roman" w:hAnsi="Times New Roman" w:cs="Times New Roman"/>
          <w:color w:val="000000" w:themeColor="text1"/>
          <w:sz w:val="24"/>
          <w:szCs w:val="24"/>
          <w:lang w:val="en-US"/>
        </w:rPr>
        <w:t>Hyenas</w:t>
      </w:r>
      <w:ins w:id="471" w:author="East, Marion" w:date="2022-03-13T15:57:00Z">
        <w:r w:rsidR="00BE6473">
          <w:rPr>
            <w:rFonts w:ascii="Times New Roman" w:hAnsi="Times New Roman" w:cs="Times New Roman"/>
            <w:color w:val="000000" w:themeColor="text1"/>
            <w:sz w:val="24"/>
            <w:szCs w:val="24"/>
            <w:lang w:val="en-US"/>
          </w:rPr>
          <w:t xml:space="preserve"> are</w:t>
        </w:r>
      </w:ins>
      <w:r w:rsidR="00F33406">
        <w:rPr>
          <w:rFonts w:ascii="Times New Roman" w:hAnsi="Times New Roman" w:cs="Times New Roman"/>
          <w:color w:val="000000" w:themeColor="text1"/>
          <w:sz w:val="24"/>
          <w:szCs w:val="24"/>
          <w:lang w:val="en-US"/>
        </w:rPr>
        <w:t xml:space="preserve"> mostly </w:t>
      </w:r>
      <w:ins w:id="472" w:author="East, Marion" w:date="2022-03-13T15:57:00Z">
        <w:r w:rsidR="00BE6473">
          <w:rPr>
            <w:rFonts w:ascii="Times New Roman" w:hAnsi="Times New Roman" w:cs="Times New Roman"/>
            <w:color w:val="000000" w:themeColor="text1"/>
            <w:sz w:val="24"/>
            <w:szCs w:val="24"/>
            <w:lang w:val="en-US"/>
          </w:rPr>
          <w:t xml:space="preserve">active </w:t>
        </w:r>
      </w:ins>
      <w:ins w:id="473" w:author="Aima P" w:date="2022-03-22T14:05:00Z">
        <w:r w:rsidR="001669FF">
          <w:rPr>
            <w:rFonts w:ascii="Times New Roman" w:hAnsi="Times New Roman" w:cs="Times New Roman"/>
            <w:color w:val="000000" w:themeColor="text1"/>
            <w:sz w:val="24"/>
            <w:szCs w:val="24"/>
            <w:lang w:val="en-US"/>
          </w:rPr>
          <w:t xml:space="preserve">from dusk to dawn </w:t>
        </w:r>
      </w:ins>
      <w:ins w:id="474" w:author="East, Marion" w:date="2022-03-13T15:57:00Z">
        <w:del w:id="475" w:author="Aima P" w:date="2022-03-22T14:05:00Z">
          <w:r w:rsidR="00BE6473" w:rsidDel="001669FF">
            <w:rPr>
              <w:rFonts w:ascii="Times New Roman" w:hAnsi="Times New Roman" w:cs="Times New Roman"/>
              <w:color w:val="000000" w:themeColor="text1"/>
              <w:sz w:val="24"/>
              <w:szCs w:val="24"/>
              <w:lang w:val="en-US"/>
            </w:rPr>
            <w:delText xml:space="preserve">at dusk, </w:delText>
          </w:r>
        </w:del>
      </w:ins>
      <w:ins w:id="476" w:author="East, Marion" w:date="2022-03-14T17:00:00Z">
        <w:del w:id="477" w:author="Aima P" w:date="2022-03-22T14:05:00Z">
          <w:r w:rsidR="0034362C" w:rsidDel="001669FF">
            <w:rPr>
              <w:rFonts w:ascii="Times New Roman" w:hAnsi="Times New Roman" w:cs="Times New Roman"/>
              <w:color w:val="000000" w:themeColor="text1"/>
              <w:sz w:val="24"/>
              <w:szCs w:val="24"/>
              <w:lang w:val="en-US"/>
            </w:rPr>
            <w:delText xml:space="preserve">during the </w:delText>
          </w:r>
        </w:del>
      </w:ins>
      <w:ins w:id="478" w:author="East, Marion" w:date="2022-03-13T15:57:00Z">
        <w:del w:id="479" w:author="Aima P" w:date="2022-03-22T14:05:00Z">
          <w:r w:rsidR="00BE6473" w:rsidDel="001669FF">
            <w:rPr>
              <w:rFonts w:ascii="Times New Roman" w:hAnsi="Times New Roman" w:cs="Times New Roman"/>
              <w:color w:val="000000" w:themeColor="text1"/>
              <w:sz w:val="24"/>
              <w:szCs w:val="24"/>
              <w:lang w:val="en-US"/>
            </w:rPr>
            <w:delText xml:space="preserve">night and </w:delText>
          </w:r>
        </w:del>
      </w:ins>
      <w:ins w:id="480" w:author="East, Marion" w:date="2022-03-14T17:00:00Z">
        <w:del w:id="481" w:author="Aima P" w:date="2022-03-22T14:05:00Z">
          <w:r w:rsidR="0034362C" w:rsidDel="001669FF">
            <w:rPr>
              <w:rFonts w:ascii="Times New Roman" w:hAnsi="Times New Roman" w:cs="Times New Roman"/>
              <w:color w:val="000000" w:themeColor="text1"/>
              <w:sz w:val="24"/>
              <w:szCs w:val="24"/>
              <w:lang w:val="en-US"/>
            </w:rPr>
            <w:delText xml:space="preserve">at </w:delText>
          </w:r>
        </w:del>
      </w:ins>
      <w:ins w:id="482" w:author="East, Marion" w:date="2022-03-13T15:57:00Z">
        <w:del w:id="483" w:author="Aima P" w:date="2022-03-22T14:05:00Z">
          <w:r w:rsidR="00BE6473" w:rsidDel="001669FF">
            <w:rPr>
              <w:rFonts w:ascii="Times New Roman" w:hAnsi="Times New Roman" w:cs="Times New Roman"/>
              <w:color w:val="000000" w:themeColor="text1"/>
              <w:sz w:val="24"/>
              <w:szCs w:val="24"/>
              <w:lang w:val="en-US"/>
            </w:rPr>
            <w:delText xml:space="preserve">dawn </w:delText>
          </w:r>
        </w:del>
      </w:ins>
      <w:ins w:id="484" w:author="East, Marion" w:date="2022-03-13T16:00:00Z">
        <w:r w:rsidR="00BE6473">
          <w:rPr>
            <w:rFonts w:ascii="Times New Roman" w:hAnsi="Times New Roman" w:cs="Times New Roman"/>
            <w:color w:val="000000" w:themeColor="text1"/>
            <w:sz w:val="24"/>
            <w:szCs w:val="24"/>
            <w:lang w:val="en-US"/>
          </w:rPr>
          <w:t xml:space="preserve">(Kruuk 1972). </w:t>
        </w:r>
      </w:ins>
      <w:del w:id="485" w:author="East, Marion" w:date="2022-03-13T15:56:00Z">
        <w:r w:rsidR="00F33406" w:rsidDel="00BE6473">
          <w:rPr>
            <w:rFonts w:ascii="Times New Roman" w:hAnsi="Times New Roman" w:cs="Times New Roman"/>
            <w:color w:val="000000" w:themeColor="text1"/>
            <w:sz w:val="24"/>
            <w:szCs w:val="24"/>
            <w:lang w:val="en-US"/>
          </w:rPr>
          <w:delText xml:space="preserve">commute </w:delText>
        </w:r>
      </w:del>
      <w:del w:id="486" w:author="Hofer, Heribert" w:date="2022-03-07T06:53:00Z">
        <w:r w:rsidR="00F33406" w:rsidDel="00E30EF5">
          <w:rPr>
            <w:rFonts w:ascii="Times New Roman" w:hAnsi="Times New Roman" w:cs="Times New Roman"/>
            <w:color w:val="000000" w:themeColor="text1"/>
            <w:sz w:val="24"/>
            <w:szCs w:val="24"/>
            <w:lang w:val="en-US"/>
          </w:rPr>
          <w:delText>overnight</w:delText>
        </w:r>
      </w:del>
      <w:ins w:id="487" w:author="Hofer, Heribert" w:date="2022-03-07T06:53:00Z">
        <w:del w:id="488" w:author="East, Marion" w:date="2022-03-13T15:56:00Z">
          <w:r w:rsidR="00E30EF5" w:rsidDel="00BE6473">
            <w:rPr>
              <w:rFonts w:ascii="Times New Roman" w:hAnsi="Times New Roman" w:cs="Times New Roman"/>
              <w:color w:val="000000" w:themeColor="text1"/>
              <w:sz w:val="24"/>
              <w:szCs w:val="24"/>
              <w:lang w:val="en-US"/>
            </w:rPr>
            <w:delText>at night</w:delText>
          </w:r>
        </w:del>
      </w:ins>
      <w:del w:id="489" w:author="East, Marion" w:date="2022-03-13T15:56:00Z">
        <w:r w:rsidR="00373265" w:rsidDel="00BE6473">
          <w:rPr>
            <w:rFonts w:ascii="Times New Roman" w:hAnsi="Times New Roman" w:cs="Times New Roman"/>
            <w:color w:val="000000" w:themeColor="text1"/>
            <w:sz w:val="24"/>
            <w:szCs w:val="24"/>
            <w:lang w:val="en-US"/>
          </w:rPr>
          <w:delText>,</w:delText>
        </w:r>
        <w:r w:rsidR="00F33406" w:rsidDel="00BE6473">
          <w:rPr>
            <w:rFonts w:ascii="Times New Roman" w:hAnsi="Times New Roman" w:cs="Times New Roman"/>
            <w:color w:val="000000" w:themeColor="text1"/>
            <w:sz w:val="24"/>
            <w:szCs w:val="24"/>
            <w:lang w:val="en-US"/>
          </w:rPr>
          <w:delText xml:space="preserve"> </w:delText>
        </w:r>
      </w:del>
      <w:del w:id="490" w:author="Hofer, Heribert" w:date="2022-03-07T06:53:00Z">
        <w:r w:rsidR="003E2A16" w:rsidDel="00E30EF5">
          <w:rPr>
            <w:rFonts w:ascii="Times New Roman" w:hAnsi="Times New Roman" w:cs="Times New Roman"/>
            <w:color w:val="000000" w:themeColor="text1"/>
            <w:sz w:val="24"/>
            <w:szCs w:val="24"/>
            <w:lang w:val="en-US"/>
          </w:rPr>
          <w:delText xml:space="preserve">between </w:delText>
        </w:r>
      </w:del>
      <w:ins w:id="491" w:author="Hofer, Heribert" w:date="2022-03-07T06:53:00Z">
        <w:del w:id="492" w:author="East, Marion" w:date="2022-03-13T15:56:00Z">
          <w:r w:rsidR="00E30EF5" w:rsidDel="00BE6473">
            <w:rPr>
              <w:rFonts w:ascii="Times New Roman" w:hAnsi="Times New Roman" w:cs="Times New Roman"/>
              <w:color w:val="000000" w:themeColor="text1"/>
              <w:sz w:val="24"/>
              <w:szCs w:val="24"/>
              <w:lang w:val="en-US"/>
            </w:rPr>
            <w:delText xml:space="preserve">at </w:delText>
          </w:r>
        </w:del>
      </w:ins>
      <w:del w:id="493" w:author="East, Marion" w:date="2022-03-13T15:56:00Z">
        <w:r w:rsidR="003E2A16" w:rsidDel="00BE6473">
          <w:rPr>
            <w:rFonts w:ascii="Times New Roman" w:hAnsi="Times New Roman" w:cs="Times New Roman"/>
            <w:color w:val="000000" w:themeColor="text1"/>
            <w:sz w:val="24"/>
            <w:szCs w:val="24"/>
            <w:lang w:val="en-US"/>
          </w:rPr>
          <w:delText>dusk</w:delText>
        </w:r>
        <w:r w:rsidR="00373265" w:rsidDel="00BE6473">
          <w:rPr>
            <w:rFonts w:ascii="Times New Roman" w:hAnsi="Times New Roman" w:cs="Times New Roman"/>
            <w:color w:val="000000" w:themeColor="text1"/>
            <w:sz w:val="24"/>
            <w:szCs w:val="24"/>
            <w:lang w:val="en-US"/>
          </w:rPr>
          <w:delText xml:space="preserve"> and </w:delText>
        </w:r>
      </w:del>
      <w:ins w:id="494" w:author="Hofer, Heribert" w:date="2022-03-07T06:53:00Z">
        <w:del w:id="495" w:author="East, Marion" w:date="2022-03-13T15:56:00Z">
          <w:r w:rsidR="00E30EF5" w:rsidDel="00BE6473">
            <w:rPr>
              <w:rFonts w:ascii="Times New Roman" w:hAnsi="Times New Roman" w:cs="Times New Roman"/>
              <w:color w:val="000000" w:themeColor="text1"/>
              <w:sz w:val="24"/>
              <w:szCs w:val="24"/>
              <w:lang w:val="en-US"/>
            </w:rPr>
            <w:delText xml:space="preserve">at </w:delText>
          </w:r>
        </w:del>
      </w:ins>
      <w:del w:id="496" w:author="East, Marion" w:date="2022-03-13T15:56:00Z">
        <w:r w:rsidR="00373265" w:rsidDel="00BE6473">
          <w:rPr>
            <w:rFonts w:ascii="Times New Roman" w:hAnsi="Times New Roman" w:cs="Times New Roman"/>
            <w:color w:val="000000" w:themeColor="text1"/>
            <w:sz w:val="24"/>
            <w:szCs w:val="24"/>
            <w:lang w:val="en-US"/>
          </w:rPr>
          <w:delText>dawn</w:delText>
        </w:r>
      </w:del>
      <w:del w:id="497" w:author="Hofer, Heribert" w:date="2022-03-07T06:53:00Z">
        <w:r w:rsidR="00373265" w:rsidDel="00E30EF5">
          <w:rPr>
            <w:rFonts w:ascii="Times New Roman" w:hAnsi="Times New Roman" w:cs="Times New Roman"/>
            <w:color w:val="000000" w:themeColor="text1"/>
            <w:sz w:val="24"/>
            <w:szCs w:val="24"/>
            <w:lang w:val="en-US"/>
          </w:rPr>
          <w:delText xml:space="preserve">, </w:delText>
        </w:r>
      </w:del>
      <w:ins w:id="498" w:author="Hofer, Heribert" w:date="2022-03-07T06:53:00Z">
        <w:del w:id="499" w:author="East, Marion" w:date="2022-03-13T15:56:00Z">
          <w:r w:rsidR="00E30EF5" w:rsidDel="00BE6473">
            <w:rPr>
              <w:rFonts w:ascii="Times New Roman" w:hAnsi="Times New Roman" w:cs="Times New Roman"/>
              <w:color w:val="000000" w:themeColor="text1"/>
              <w:sz w:val="24"/>
              <w:szCs w:val="24"/>
              <w:lang w:val="en-US"/>
            </w:rPr>
            <w:delText>.</w:delText>
          </w:r>
        </w:del>
        <w:r w:rsidR="00E30EF5">
          <w:rPr>
            <w:rFonts w:ascii="Times New Roman" w:hAnsi="Times New Roman" w:cs="Times New Roman"/>
            <w:color w:val="000000" w:themeColor="text1"/>
            <w:sz w:val="24"/>
            <w:szCs w:val="24"/>
            <w:lang w:val="en-US"/>
          </w:rPr>
          <w:t xml:space="preserve"> </w:t>
        </w:r>
      </w:ins>
      <w:del w:id="500" w:author="Hofer, Heribert" w:date="2022-03-07T06:53:00Z">
        <w:r w:rsidR="00373265" w:rsidDel="00E30EF5">
          <w:rPr>
            <w:rFonts w:ascii="Times New Roman" w:hAnsi="Times New Roman" w:cs="Times New Roman"/>
            <w:color w:val="000000" w:themeColor="text1"/>
            <w:sz w:val="24"/>
            <w:szCs w:val="24"/>
            <w:lang w:val="en-US"/>
          </w:rPr>
          <w:delText xml:space="preserve">and </w:delText>
        </w:r>
        <w:commentRangeStart w:id="501"/>
        <w:commentRangeStart w:id="502"/>
        <w:commentRangeStart w:id="503"/>
        <w:r w:rsidR="00373265" w:rsidDel="00E30EF5">
          <w:rPr>
            <w:rFonts w:ascii="Times New Roman" w:hAnsi="Times New Roman" w:cs="Times New Roman"/>
            <w:color w:val="000000" w:themeColor="text1"/>
            <w:sz w:val="24"/>
            <w:szCs w:val="24"/>
            <w:lang w:val="en-US"/>
          </w:rPr>
          <w:delText>a</w:delText>
        </w:r>
      </w:del>
      <w:ins w:id="504" w:author="Hofer, Heribert" w:date="2022-03-07T06:53:00Z">
        <w:r w:rsidR="00E30EF5">
          <w:rPr>
            <w:rFonts w:ascii="Times New Roman" w:hAnsi="Times New Roman" w:cs="Times New Roman"/>
            <w:color w:val="000000" w:themeColor="text1"/>
            <w:sz w:val="24"/>
            <w:szCs w:val="24"/>
            <w:lang w:val="en-US"/>
          </w:rPr>
          <w:t>A</w:t>
        </w:r>
      </w:ins>
      <w:r w:rsidR="00373265">
        <w:rPr>
          <w:rFonts w:ascii="Times New Roman" w:hAnsi="Times New Roman" w:cs="Times New Roman"/>
          <w:color w:val="000000" w:themeColor="text1"/>
          <w:sz w:val="24"/>
          <w:szCs w:val="24"/>
          <w:lang w:val="en-US"/>
        </w:rPr>
        <w:t xml:space="preserve">s </w:t>
      </w:r>
      <w:r w:rsidR="006774A2">
        <w:rPr>
          <w:rFonts w:ascii="Times New Roman" w:hAnsi="Times New Roman" w:cs="Times New Roman"/>
          <w:color w:val="000000" w:themeColor="text1"/>
          <w:sz w:val="24"/>
          <w:szCs w:val="24"/>
          <w:lang w:val="en-US"/>
        </w:rPr>
        <w:t xml:space="preserve">vehicles </w:t>
      </w:r>
      <w:ins w:id="505" w:author="Aima P" w:date="2022-03-22T14:07:00Z">
        <w:r w:rsidR="001669FF">
          <w:rPr>
            <w:rFonts w:ascii="Times New Roman" w:hAnsi="Times New Roman" w:cs="Times New Roman"/>
            <w:color w:val="000000" w:themeColor="text1"/>
            <w:sz w:val="24"/>
            <w:szCs w:val="24"/>
            <w:lang w:val="en-US"/>
          </w:rPr>
          <w:t xml:space="preserve">in the Serengeti </w:t>
        </w:r>
      </w:ins>
      <w:r w:rsidR="00373265">
        <w:rPr>
          <w:rFonts w:ascii="Times New Roman" w:hAnsi="Times New Roman" w:cs="Times New Roman"/>
          <w:color w:val="000000" w:themeColor="text1"/>
          <w:sz w:val="24"/>
          <w:szCs w:val="24"/>
          <w:lang w:val="en-US"/>
        </w:rPr>
        <w:t>are</w:t>
      </w:r>
      <w:r w:rsidR="006774A2">
        <w:rPr>
          <w:rFonts w:ascii="Times New Roman" w:hAnsi="Times New Roman" w:cs="Times New Roman"/>
          <w:color w:val="000000" w:themeColor="text1"/>
          <w:sz w:val="24"/>
          <w:szCs w:val="24"/>
          <w:lang w:val="en-US"/>
        </w:rPr>
        <w:t xml:space="preserve"> generally not permitted</w:t>
      </w:r>
      <w:r w:rsidR="00373265">
        <w:rPr>
          <w:rFonts w:ascii="Times New Roman" w:hAnsi="Times New Roman" w:cs="Times New Roman"/>
          <w:color w:val="000000" w:themeColor="text1"/>
          <w:sz w:val="24"/>
          <w:szCs w:val="24"/>
          <w:lang w:val="en-US"/>
        </w:rPr>
        <w:t xml:space="preserve"> to drive at</w:t>
      </w:r>
      <w:r w:rsidR="00F33406">
        <w:rPr>
          <w:rFonts w:ascii="Times New Roman" w:hAnsi="Times New Roman" w:cs="Times New Roman"/>
          <w:color w:val="000000" w:themeColor="text1"/>
          <w:sz w:val="24"/>
          <w:szCs w:val="24"/>
          <w:lang w:val="en-US"/>
        </w:rPr>
        <w:t xml:space="preserve"> </w:t>
      </w:r>
      <w:r w:rsidR="00777AE3">
        <w:rPr>
          <w:rFonts w:ascii="Times New Roman" w:hAnsi="Times New Roman" w:cs="Times New Roman"/>
          <w:color w:val="000000" w:themeColor="text1"/>
          <w:sz w:val="24"/>
          <w:szCs w:val="24"/>
          <w:lang w:val="en-US"/>
        </w:rPr>
        <w:t>night</w:t>
      </w:r>
      <w:commentRangeEnd w:id="501"/>
      <w:r w:rsidR="00C50BF6">
        <w:rPr>
          <w:rStyle w:val="CommentReference"/>
        </w:rPr>
        <w:commentReference w:id="501"/>
      </w:r>
      <w:commentRangeEnd w:id="502"/>
      <w:r w:rsidR="00E30EF5">
        <w:rPr>
          <w:rStyle w:val="CommentReference"/>
        </w:rPr>
        <w:commentReference w:id="502"/>
      </w:r>
      <w:commentRangeEnd w:id="503"/>
      <w:r w:rsidR="00BE6473">
        <w:rPr>
          <w:rStyle w:val="CommentReference"/>
        </w:rPr>
        <w:commentReference w:id="503"/>
      </w:r>
      <w:r w:rsidR="00F33406">
        <w:rPr>
          <w:rFonts w:ascii="Times New Roman" w:hAnsi="Times New Roman" w:cs="Times New Roman"/>
          <w:color w:val="000000" w:themeColor="text1"/>
          <w:sz w:val="24"/>
          <w:szCs w:val="24"/>
          <w:lang w:val="en-US"/>
        </w:rPr>
        <w:t xml:space="preserve">, </w:t>
      </w:r>
      <w:r w:rsidR="00FD1C3E">
        <w:rPr>
          <w:rFonts w:ascii="Times New Roman" w:hAnsi="Times New Roman" w:cs="Times New Roman"/>
          <w:color w:val="000000" w:themeColor="text1"/>
          <w:sz w:val="24"/>
          <w:szCs w:val="24"/>
          <w:lang w:val="en-US"/>
        </w:rPr>
        <w:t xml:space="preserve">the threat </w:t>
      </w:r>
      <w:ins w:id="506" w:author="East, Marion" w:date="2022-03-13T16:03:00Z">
        <w:r w:rsidR="00BE6473">
          <w:rPr>
            <w:rFonts w:ascii="Times New Roman" w:hAnsi="Times New Roman" w:cs="Times New Roman"/>
            <w:color w:val="000000" w:themeColor="text1"/>
            <w:sz w:val="24"/>
            <w:szCs w:val="24"/>
            <w:lang w:val="en-US"/>
          </w:rPr>
          <w:t xml:space="preserve">they </w:t>
        </w:r>
      </w:ins>
      <w:r w:rsidR="00FD1C3E">
        <w:rPr>
          <w:rFonts w:ascii="Times New Roman" w:hAnsi="Times New Roman" w:cs="Times New Roman"/>
          <w:color w:val="000000" w:themeColor="text1"/>
          <w:sz w:val="24"/>
          <w:szCs w:val="24"/>
          <w:lang w:val="en-US"/>
        </w:rPr>
        <w:t>pose</w:t>
      </w:r>
      <w:del w:id="507" w:author="East, Marion" w:date="2022-03-13T16:02:00Z">
        <w:r w:rsidR="00FD1C3E" w:rsidDel="00BE6473">
          <w:rPr>
            <w:rFonts w:ascii="Times New Roman" w:hAnsi="Times New Roman" w:cs="Times New Roman"/>
            <w:color w:val="000000" w:themeColor="text1"/>
            <w:sz w:val="24"/>
            <w:szCs w:val="24"/>
            <w:lang w:val="en-US"/>
          </w:rPr>
          <w:delText>d by vehicle</w:delText>
        </w:r>
      </w:del>
      <w:r w:rsidR="00FD1C3E">
        <w:rPr>
          <w:rFonts w:ascii="Times New Roman" w:hAnsi="Times New Roman" w:cs="Times New Roman"/>
          <w:color w:val="000000" w:themeColor="text1"/>
          <w:sz w:val="24"/>
          <w:szCs w:val="24"/>
          <w:lang w:val="en-US"/>
        </w:rPr>
        <w:t xml:space="preserve"> to hyenas</w:t>
      </w:r>
      <w:ins w:id="508" w:author="Aima P" w:date="2022-03-22T14:11:00Z">
        <w:r w:rsidR="00287F38">
          <w:rPr>
            <w:rFonts w:ascii="Times New Roman" w:hAnsi="Times New Roman" w:cs="Times New Roman"/>
            <w:color w:val="000000" w:themeColor="text1"/>
            <w:sz w:val="24"/>
            <w:szCs w:val="24"/>
            <w:lang w:val="en-US"/>
          </w:rPr>
          <w:t xml:space="preserve"> is expected to be </w:t>
        </w:r>
      </w:ins>
      <w:ins w:id="509" w:author="Aima P" w:date="2022-03-22T14:08:00Z">
        <w:r w:rsidR="001669FF">
          <w:rPr>
            <w:rFonts w:ascii="Times New Roman" w:hAnsi="Times New Roman" w:cs="Times New Roman"/>
            <w:color w:val="000000" w:themeColor="text1"/>
            <w:sz w:val="24"/>
            <w:szCs w:val="24"/>
            <w:lang w:val="en-US"/>
          </w:rPr>
          <w:t>maximum during the sunset and sunrise time</w:t>
        </w:r>
      </w:ins>
      <w:ins w:id="510" w:author="Aima P" w:date="2022-03-22T14:09:00Z">
        <w:r w:rsidR="001669FF">
          <w:rPr>
            <w:rFonts w:ascii="Times New Roman" w:hAnsi="Times New Roman" w:cs="Times New Roman"/>
            <w:color w:val="000000" w:themeColor="text1"/>
            <w:sz w:val="24"/>
            <w:szCs w:val="24"/>
            <w:lang w:val="en-US"/>
          </w:rPr>
          <w:t>s</w:t>
        </w:r>
      </w:ins>
      <w:ins w:id="511" w:author="Aima P" w:date="2022-03-22T14:08:00Z">
        <w:r w:rsidR="001669FF">
          <w:rPr>
            <w:rFonts w:ascii="Times New Roman" w:hAnsi="Times New Roman" w:cs="Times New Roman"/>
            <w:color w:val="000000" w:themeColor="text1"/>
            <w:sz w:val="24"/>
            <w:szCs w:val="24"/>
            <w:lang w:val="en-US"/>
          </w:rPr>
          <w:t xml:space="preserve">, when hyena activity and traffic overlap. </w:t>
        </w:r>
      </w:ins>
      <w:r w:rsidR="003E2A16">
        <w:rPr>
          <w:rFonts w:ascii="Times New Roman" w:hAnsi="Times New Roman" w:cs="Times New Roman"/>
          <w:color w:val="000000" w:themeColor="text1"/>
          <w:sz w:val="24"/>
          <w:szCs w:val="24"/>
          <w:lang w:val="en-US"/>
        </w:rPr>
        <w:t xml:space="preserve"> </w:t>
      </w:r>
      <w:del w:id="512" w:author="Aima P" w:date="2022-03-22T14:09:00Z">
        <w:r w:rsidR="003E2A16" w:rsidDel="00287F38">
          <w:rPr>
            <w:rFonts w:ascii="Times New Roman" w:hAnsi="Times New Roman" w:cs="Times New Roman"/>
            <w:color w:val="000000" w:themeColor="text1"/>
            <w:sz w:val="24"/>
            <w:szCs w:val="24"/>
            <w:lang w:val="en-US"/>
          </w:rPr>
          <w:delText>and other wildlife</w:delText>
        </w:r>
        <w:r w:rsidR="00F33406" w:rsidDel="00287F38">
          <w:rPr>
            <w:rFonts w:ascii="Times New Roman" w:hAnsi="Times New Roman" w:cs="Times New Roman"/>
            <w:color w:val="000000" w:themeColor="text1"/>
            <w:sz w:val="24"/>
            <w:szCs w:val="24"/>
            <w:lang w:val="en-US"/>
          </w:rPr>
          <w:delText xml:space="preserve"> is </w:delText>
        </w:r>
      </w:del>
      <w:ins w:id="513" w:author="Hofer, Heribert" w:date="2022-03-07T06:53:00Z">
        <w:del w:id="514" w:author="Aima P" w:date="2022-03-22T14:09:00Z">
          <w:r w:rsidR="00E30EF5" w:rsidDel="00287F38">
            <w:rPr>
              <w:rFonts w:ascii="Times New Roman" w:hAnsi="Times New Roman" w:cs="Times New Roman"/>
              <w:color w:val="000000" w:themeColor="text1"/>
              <w:sz w:val="24"/>
              <w:szCs w:val="24"/>
              <w:lang w:val="en-US"/>
            </w:rPr>
            <w:delText>expected to</w:delText>
          </w:r>
        </w:del>
      </w:ins>
      <w:ins w:id="515" w:author="East, Marion" w:date="2022-03-13T16:19:00Z">
        <w:del w:id="516" w:author="Aima P" w:date="2022-03-22T14:09:00Z">
          <w:r w:rsidR="00BE6473" w:rsidDel="00287F38">
            <w:rPr>
              <w:rFonts w:ascii="Times New Roman" w:hAnsi="Times New Roman" w:cs="Times New Roman"/>
              <w:color w:val="000000" w:themeColor="text1"/>
              <w:sz w:val="24"/>
              <w:szCs w:val="24"/>
              <w:lang w:val="en-US"/>
            </w:rPr>
            <w:delText>should</w:delText>
          </w:r>
        </w:del>
      </w:ins>
      <w:ins w:id="517" w:author="Hofer, Heribert" w:date="2022-03-07T06:53:00Z">
        <w:del w:id="518" w:author="Aima P" w:date="2022-03-22T14:09:00Z">
          <w:r w:rsidR="00E30EF5" w:rsidDel="00287F38">
            <w:rPr>
              <w:rFonts w:ascii="Times New Roman" w:hAnsi="Times New Roman" w:cs="Times New Roman"/>
              <w:color w:val="000000" w:themeColor="text1"/>
              <w:sz w:val="24"/>
              <w:szCs w:val="24"/>
              <w:lang w:val="en-US"/>
            </w:rPr>
            <w:delText xml:space="preserve"> be low</w:delText>
          </w:r>
        </w:del>
      </w:ins>
      <w:ins w:id="519" w:author="Hofer, Heribert" w:date="2022-03-07T06:54:00Z">
        <w:del w:id="520" w:author="Aima P" w:date="2022-03-22T14:09:00Z">
          <w:r w:rsidR="00E30EF5" w:rsidDel="00287F38">
            <w:rPr>
              <w:rFonts w:ascii="Times New Roman" w:hAnsi="Times New Roman" w:cs="Times New Roman"/>
              <w:color w:val="000000" w:themeColor="text1"/>
              <w:sz w:val="24"/>
              <w:szCs w:val="24"/>
              <w:lang w:val="en-US"/>
            </w:rPr>
            <w:delText>er than during daytime</w:delText>
          </w:r>
        </w:del>
      </w:ins>
      <w:del w:id="521" w:author="Aima P" w:date="2022-03-22T14:09:00Z">
        <w:r w:rsidR="00F33406" w:rsidDel="00287F38">
          <w:rPr>
            <w:rFonts w:ascii="Times New Roman" w:hAnsi="Times New Roman" w:cs="Times New Roman"/>
            <w:color w:val="000000" w:themeColor="text1"/>
            <w:sz w:val="24"/>
            <w:szCs w:val="24"/>
            <w:lang w:val="en-US"/>
          </w:rPr>
          <w:delText>reduced</w:delText>
        </w:r>
      </w:del>
      <w:del w:id="522" w:author="Aima P" w:date="2022-03-22T14:10:00Z">
        <w:r w:rsidR="00FD1C3E" w:rsidDel="00287F38">
          <w:rPr>
            <w:rFonts w:ascii="Times New Roman" w:hAnsi="Times New Roman" w:cs="Times New Roman"/>
            <w:color w:val="000000" w:themeColor="text1"/>
            <w:sz w:val="24"/>
            <w:szCs w:val="24"/>
            <w:lang w:val="en-US"/>
          </w:rPr>
          <w:delText>.</w:delText>
        </w:r>
      </w:del>
      <w:r w:rsidR="00FD1C3E">
        <w:rPr>
          <w:rFonts w:ascii="Times New Roman" w:hAnsi="Times New Roman" w:cs="Times New Roman"/>
          <w:color w:val="000000" w:themeColor="text1"/>
          <w:sz w:val="24"/>
          <w:szCs w:val="24"/>
          <w:lang w:val="en-US"/>
        </w:rPr>
        <w:t xml:space="preserve"> </w:t>
      </w:r>
      <w:ins w:id="523" w:author="Aima P" w:date="2022-03-22T14:11:00Z">
        <w:r w:rsidR="00287F38">
          <w:rPr>
            <w:rFonts w:ascii="Times New Roman" w:hAnsi="Times New Roman" w:cs="Times New Roman"/>
            <w:color w:val="000000" w:themeColor="text1"/>
            <w:sz w:val="24"/>
            <w:szCs w:val="24"/>
            <w:lang w:val="en-US"/>
          </w:rPr>
          <w:t xml:space="preserve">On the other hand, during </w:t>
        </w:r>
      </w:ins>
      <w:del w:id="524" w:author="Aima P" w:date="2022-03-22T14:11:00Z">
        <w:r w:rsidR="00FD1C3E" w:rsidDel="00287F38">
          <w:rPr>
            <w:rFonts w:ascii="Times New Roman" w:hAnsi="Times New Roman" w:cs="Times New Roman"/>
            <w:color w:val="000000" w:themeColor="text1"/>
            <w:sz w:val="24"/>
            <w:szCs w:val="24"/>
            <w:lang w:val="en-US"/>
          </w:rPr>
          <w:delText xml:space="preserve">In </w:delText>
        </w:r>
      </w:del>
      <w:r w:rsidR="00FD1C3E">
        <w:rPr>
          <w:rFonts w:ascii="Times New Roman" w:hAnsi="Times New Roman" w:cs="Times New Roman"/>
          <w:color w:val="000000" w:themeColor="text1"/>
          <w:sz w:val="24"/>
          <w:szCs w:val="24"/>
          <w:lang w:val="en-US"/>
        </w:rPr>
        <w:t>daylight hours, hyenas</w:t>
      </w:r>
      <w:r w:rsidR="00373265">
        <w:rPr>
          <w:rFonts w:ascii="Times New Roman" w:hAnsi="Times New Roman" w:cs="Times New Roman"/>
          <w:color w:val="000000" w:themeColor="text1"/>
          <w:sz w:val="24"/>
          <w:szCs w:val="24"/>
          <w:lang w:val="en-US"/>
        </w:rPr>
        <w:t xml:space="preserve"> walk along roads,</w:t>
      </w:r>
      <w:r w:rsidR="00FD1C3E">
        <w:rPr>
          <w:rFonts w:ascii="Times New Roman" w:hAnsi="Times New Roman" w:cs="Times New Roman"/>
          <w:color w:val="000000" w:themeColor="text1"/>
          <w:sz w:val="24"/>
          <w:szCs w:val="24"/>
          <w:lang w:val="en-US"/>
        </w:rPr>
        <w:t xml:space="preserve"> </w:t>
      </w:r>
      <w:r w:rsidR="003E2A16">
        <w:rPr>
          <w:rFonts w:ascii="Times New Roman" w:hAnsi="Times New Roman" w:cs="Times New Roman"/>
          <w:color w:val="000000" w:themeColor="text1"/>
          <w:sz w:val="24"/>
          <w:szCs w:val="24"/>
          <w:lang w:val="en-US"/>
        </w:rPr>
        <w:t>rest</w:t>
      </w:r>
      <w:r w:rsidR="00373265">
        <w:rPr>
          <w:rFonts w:ascii="Times New Roman" w:hAnsi="Times New Roman" w:cs="Times New Roman"/>
          <w:color w:val="000000" w:themeColor="text1"/>
          <w:sz w:val="24"/>
          <w:szCs w:val="24"/>
          <w:lang w:val="en-US"/>
        </w:rPr>
        <w:t xml:space="preserve"> on road</w:t>
      </w:r>
      <w:ins w:id="525" w:author="Hofer, Heribert" w:date="2022-03-07T06:53:00Z">
        <w:r w:rsidR="00E30EF5">
          <w:rPr>
            <w:rFonts w:ascii="Times New Roman" w:hAnsi="Times New Roman" w:cs="Times New Roman"/>
            <w:color w:val="000000" w:themeColor="text1"/>
            <w:sz w:val="24"/>
            <w:szCs w:val="24"/>
            <w:lang w:val="en-US"/>
          </w:rPr>
          <w:t>s</w:t>
        </w:r>
      </w:ins>
      <w:r w:rsidR="00373265">
        <w:rPr>
          <w:rFonts w:ascii="Times New Roman" w:hAnsi="Times New Roman" w:cs="Times New Roman"/>
          <w:color w:val="000000" w:themeColor="text1"/>
          <w:sz w:val="24"/>
          <w:szCs w:val="24"/>
          <w:lang w:val="en-US"/>
        </w:rPr>
        <w:t xml:space="preserve"> and rest or drink from </w:t>
      </w:r>
      <w:r w:rsidR="003E2A16">
        <w:rPr>
          <w:rFonts w:ascii="Times New Roman" w:hAnsi="Times New Roman" w:cs="Times New Roman"/>
          <w:color w:val="000000" w:themeColor="text1"/>
          <w:sz w:val="24"/>
          <w:szCs w:val="24"/>
          <w:lang w:val="en-US"/>
        </w:rPr>
        <w:t>pools</w:t>
      </w:r>
      <w:r w:rsidR="00F33406">
        <w:rPr>
          <w:rFonts w:ascii="Times New Roman" w:hAnsi="Times New Roman" w:cs="Times New Roman"/>
          <w:color w:val="000000" w:themeColor="text1"/>
          <w:sz w:val="24"/>
          <w:szCs w:val="24"/>
          <w:lang w:val="en-US"/>
        </w:rPr>
        <w:t xml:space="preserve"> of water</w:t>
      </w:r>
      <w:r w:rsidR="00373265">
        <w:rPr>
          <w:rFonts w:ascii="Times New Roman" w:hAnsi="Times New Roman" w:cs="Times New Roman"/>
          <w:color w:val="000000" w:themeColor="text1"/>
          <w:sz w:val="24"/>
          <w:szCs w:val="24"/>
          <w:lang w:val="en-US"/>
        </w:rPr>
        <w:t xml:space="preserve"> on roads</w:t>
      </w:r>
      <w:ins w:id="526" w:author="Aima P" w:date="2022-03-22T14:10:00Z">
        <w:r w:rsidR="00287F38">
          <w:rPr>
            <w:rFonts w:ascii="Times New Roman" w:hAnsi="Times New Roman" w:cs="Times New Roman"/>
            <w:color w:val="000000" w:themeColor="text1"/>
            <w:sz w:val="24"/>
            <w:szCs w:val="24"/>
            <w:lang w:val="en-US"/>
          </w:rPr>
          <w:t xml:space="preserve">, which will also </w:t>
        </w:r>
      </w:ins>
      <w:del w:id="527" w:author="Aima P" w:date="2022-03-22T14:10:00Z">
        <w:r w:rsidR="006342EF" w:rsidDel="00287F38">
          <w:rPr>
            <w:rFonts w:ascii="Times New Roman" w:hAnsi="Times New Roman" w:cs="Times New Roman"/>
            <w:color w:val="000000" w:themeColor="text1"/>
            <w:sz w:val="24"/>
            <w:szCs w:val="24"/>
            <w:lang w:val="en-US"/>
          </w:rPr>
          <w:delText xml:space="preserve">. These behaviors </w:delText>
        </w:r>
      </w:del>
      <w:ins w:id="528" w:author="East, Marion" w:date="2022-03-13T16:21:00Z">
        <w:del w:id="529" w:author="Aima P" w:date="2022-03-22T14:10:00Z">
          <w:r w:rsidR="0034362C" w:rsidDel="00287F38">
            <w:rPr>
              <w:rFonts w:ascii="Times New Roman" w:hAnsi="Times New Roman" w:cs="Times New Roman"/>
              <w:color w:val="000000" w:themeColor="text1"/>
              <w:sz w:val="24"/>
              <w:szCs w:val="24"/>
              <w:lang w:val="en-US"/>
            </w:rPr>
            <w:delText>are predict</w:delText>
          </w:r>
          <w:r w:rsidR="00BE6473" w:rsidDel="00287F38">
            <w:rPr>
              <w:rFonts w:ascii="Times New Roman" w:hAnsi="Times New Roman" w:cs="Times New Roman"/>
              <w:color w:val="000000" w:themeColor="text1"/>
              <w:sz w:val="24"/>
              <w:szCs w:val="24"/>
              <w:lang w:val="en-US"/>
            </w:rPr>
            <w:delText xml:space="preserve">ed to </w:delText>
          </w:r>
        </w:del>
      </w:ins>
      <w:del w:id="530" w:author="Aima P" w:date="2022-03-22T14:10:00Z">
        <w:r w:rsidR="006342EF" w:rsidDel="00287F38">
          <w:rPr>
            <w:rFonts w:ascii="Times New Roman" w:hAnsi="Times New Roman" w:cs="Times New Roman"/>
            <w:color w:val="000000" w:themeColor="text1"/>
            <w:sz w:val="24"/>
            <w:szCs w:val="24"/>
            <w:lang w:val="en-US"/>
          </w:rPr>
          <w:delText>increase their vulnerability</w:delText>
        </w:r>
        <w:r w:rsidR="00373265" w:rsidDel="00287F38">
          <w:rPr>
            <w:rFonts w:ascii="Times New Roman" w:hAnsi="Times New Roman" w:cs="Times New Roman"/>
            <w:color w:val="000000" w:themeColor="text1"/>
            <w:sz w:val="24"/>
            <w:szCs w:val="24"/>
            <w:lang w:val="en-US"/>
          </w:rPr>
          <w:delText xml:space="preserve"> </w:delText>
        </w:r>
      </w:del>
      <w:ins w:id="531" w:author="Aima P" w:date="2022-03-22T14:10:00Z">
        <w:r w:rsidR="00287F38">
          <w:rPr>
            <w:rFonts w:ascii="Times New Roman" w:hAnsi="Times New Roman" w:cs="Times New Roman"/>
            <w:color w:val="000000" w:themeColor="text1"/>
            <w:sz w:val="24"/>
            <w:szCs w:val="24"/>
            <w:lang w:val="en-US"/>
          </w:rPr>
          <w:t xml:space="preserve">expose them </w:t>
        </w:r>
      </w:ins>
      <w:r w:rsidR="00373265">
        <w:rPr>
          <w:rFonts w:ascii="Times New Roman" w:hAnsi="Times New Roman" w:cs="Times New Roman"/>
          <w:color w:val="000000" w:themeColor="text1"/>
          <w:sz w:val="24"/>
          <w:szCs w:val="24"/>
          <w:lang w:val="en-US"/>
        </w:rPr>
        <w:t>to vehicles</w:t>
      </w:r>
      <w:r w:rsidR="00FD1C3E">
        <w:rPr>
          <w:rFonts w:ascii="Times New Roman" w:hAnsi="Times New Roman" w:cs="Times New Roman"/>
          <w:color w:val="000000" w:themeColor="text1"/>
          <w:sz w:val="24"/>
          <w:szCs w:val="24"/>
          <w:lang w:val="en-US"/>
        </w:rPr>
        <w:t>,</w:t>
      </w:r>
      <w:r w:rsidR="00373265">
        <w:rPr>
          <w:rFonts w:ascii="Times New Roman" w:hAnsi="Times New Roman" w:cs="Times New Roman"/>
          <w:color w:val="000000" w:themeColor="text1"/>
          <w:sz w:val="24"/>
          <w:szCs w:val="24"/>
          <w:lang w:val="en-US"/>
        </w:rPr>
        <w:t xml:space="preserve"> particularly</w:t>
      </w:r>
      <w:r w:rsidR="00167181">
        <w:rPr>
          <w:rFonts w:ascii="Times New Roman" w:hAnsi="Times New Roman" w:cs="Times New Roman"/>
          <w:color w:val="000000" w:themeColor="text1"/>
          <w:sz w:val="24"/>
          <w:szCs w:val="24"/>
          <w:lang w:val="en-US"/>
        </w:rPr>
        <w:t xml:space="preserve"> in</w:t>
      </w:r>
      <w:r w:rsidR="006342EF">
        <w:rPr>
          <w:rFonts w:ascii="Times New Roman" w:hAnsi="Times New Roman" w:cs="Times New Roman"/>
          <w:color w:val="000000" w:themeColor="text1"/>
          <w:sz w:val="24"/>
          <w:szCs w:val="24"/>
          <w:lang w:val="en-US"/>
        </w:rPr>
        <w:t xml:space="preserve"> </w:t>
      </w:r>
      <w:r w:rsidR="00296DDF">
        <w:rPr>
          <w:rFonts w:ascii="Times New Roman" w:hAnsi="Times New Roman" w:cs="Times New Roman"/>
          <w:color w:val="000000" w:themeColor="text1"/>
          <w:sz w:val="24"/>
          <w:szCs w:val="24"/>
          <w:lang w:val="en-US"/>
        </w:rPr>
        <w:t>tourist areas where hyenas</w:t>
      </w:r>
      <w:r w:rsidR="006342EF">
        <w:rPr>
          <w:rFonts w:ascii="Times New Roman" w:hAnsi="Times New Roman" w:cs="Times New Roman"/>
          <w:color w:val="000000" w:themeColor="text1"/>
          <w:sz w:val="24"/>
          <w:szCs w:val="24"/>
          <w:lang w:val="en-US"/>
        </w:rPr>
        <w:t xml:space="preserve"> are</w:t>
      </w:r>
      <w:r w:rsidR="003E2A16">
        <w:rPr>
          <w:rFonts w:ascii="Times New Roman" w:hAnsi="Times New Roman" w:cs="Times New Roman"/>
          <w:color w:val="000000" w:themeColor="text1"/>
          <w:sz w:val="24"/>
          <w:szCs w:val="24"/>
          <w:lang w:val="en-US"/>
        </w:rPr>
        <w:t xml:space="preserve"> </w:t>
      </w:r>
      <w:del w:id="532" w:author="Hofer, Heribert" w:date="2022-03-07T06:54:00Z">
        <w:r w:rsidR="00167181" w:rsidDel="00E30EF5">
          <w:rPr>
            <w:rFonts w:ascii="Times New Roman" w:hAnsi="Times New Roman" w:cs="Times New Roman"/>
            <w:color w:val="000000" w:themeColor="text1"/>
            <w:sz w:val="24"/>
            <w:szCs w:val="24"/>
            <w:lang w:val="en-US"/>
          </w:rPr>
          <w:delText xml:space="preserve">reasonably </w:delText>
        </w:r>
      </w:del>
      <w:ins w:id="533" w:author="Hofer, Heribert" w:date="2022-03-07T06:54:00Z">
        <w:r w:rsidR="00E30EF5">
          <w:rPr>
            <w:rFonts w:ascii="Times New Roman" w:hAnsi="Times New Roman" w:cs="Times New Roman"/>
            <w:color w:val="000000" w:themeColor="text1"/>
            <w:sz w:val="24"/>
            <w:szCs w:val="24"/>
            <w:lang w:val="en-US"/>
          </w:rPr>
          <w:t xml:space="preserve">to some extent </w:t>
        </w:r>
      </w:ins>
      <w:r w:rsidR="00FD1C3E">
        <w:rPr>
          <w:rFonts w:ascii="Times New Roman" w:hAnsi="Times New Roman" w:cs="Times New Roman"/>
          <w:color w:val="000000" w:themeColor="text1"/>
          <w:sz w:val="24"/>
          <w:szCs w:val="24"/>
          <w:lang w:val="en-US"/>
        </w:rPr>
        <w:t>habituated</w:t>
      </w:r>
      <w:r w:rsidR="00167181">
        <w:rPr>
          <w:rFonts w:ascii="Times New Roman" w:hAnsi="Times New Roman" w:cs="Times New Roman"/>
          <w:color w:val="000000" w:themeColor="text1"/>
          <w:sz w:val="24"/>
          <w:szCs w:val="24"/>
          <w:lang w:val="en-US"/>
        </w:rPr>
        <w:t xml:space="preserve"> to</w:t>
      </w:r>
      <w:r w:rsidR="006342EF">
        <w:rPr>
          <w:rFonts w:ascii="Times New Roman" w:hAnsi="Times New Roman" w:cs="Times New Roman"/>
          <w:color w:val="000000" w:themeColor="text1"/>
          <w:sz w:val="24"/>
          <w:szCs w:val="24"/>
          <w:lang w:val="en-US"/>
        </w:rPr>
        <w:t xml:space="preserve"> wildlife-viewing </w:t>
      </w:r>
      <w:r w:rsidR="00FD1C3E">
        <w:rPr>
          <w:rFonts w:ascii="Times New Roman" w:hAnsi="Times New Roman" w:cs="Times New Roman"/>
          <w:color w:val="000000" w:themeColor="text1"/>
          <w:sz w:val="24"/>
          <w:szCs w:val="24"/>
          <w:lang w:val="en-US"/>
        </w:rPr>
        <w:t>vehicles</w:t>
      </w:r>
      <w:ins w:id="534" w:author="East, Marion" w:date="2022-03-13T16:09:00Z">
        <w:r w:rsidR="00BE6473">
          <w:rPr>
            <w:rFonts w:ascii="Times New Roman" w:hAnsi="Times New Roman" w:cs="Times New Roman"/>
            <w:color w:val="000000" w:themeColor="text1"/>
            <w:sz w:val="24"/>
            <w:szCs w:val="24"/>
            <w:lang w:val="en-US"/>
          </w:rPr>
          <w:t xml:space="preserve"> and on </w:t>
        </w:r>
      </w:ins>
      <w:ins w:id="535" w:author="Sarah Benhaiem" w:date="2022-03-16T17:47:00Z">
        <w:r w:rsidR="003A0697">
          <w:rPr>
            <w:rFonts w:ascii="Times New Roman" w:hAnsi="Times New Roman" w:cs="Times New Roman"/>
            <w:color w:val="000000" w:themeColor="text1"/>
            <w:sz w:val="24"/>
            <w:szCs w:val="24"/>
            <w:lang w:val="en-US"/>
          </w:rPr>
          <w:t xml:space="preserve">main </w:t>
        </w:r>
      </w:ins>
      <w:ins w:id="536" w:author="East, Marion" w:date="2022-03-13T16:09:00Z">
        <w:r w:rsidR="00BE6473">
          <w:rPr>
            <w:rFonts w:ascii="Times New Roman" w:hAnsi="Times New Roman" w:cs="Times New Roman"/>
            <w:color w:val="000000" w:themeColor="text1"/>
            <w:sz w:val="24"/>
            <w:szCs w:val="24"/>
            <w:lang w:val="en-US"/>
          </w:rPr>
          <w:t xml:space="preserve">roads where vehicles </w:t>
        </w:r>
      </w:ins>
      <w:ins w:id="537" w:author="East, Marion" w:date="2022-03-13T16:26:00Z">
        <w:r w:rsidR="00BE6473">
          <w:rPr>
            <w:rFonts w:ascii="Times New Roman" w:hAnsi="Times New Roman" w:cs="Times New Roman"/>
            <w:color w:val="000000" w:themeColor="text1"/>
            <w:sz w:val="24"/>
            <w:szCs w:val="24"/>
            <w:lang w:val="en-US"/>
          </w:rPr>
          <w:t xml:space="preserve">can </w:t>
        </w:r>
      </w:ins>
      <w:ins w:id="538" w:author="East, Marion" w:date="2022-03-13T16:09:00Z">
        <w:r w:rsidR="00BE6473">
          <w:rPr>
            <w:rFonts w:ascii="Times New Roman" w:hAnsi="Times New Roman" w:cs="Times New Roman"/>
            <w:color w:val="000000" w:themeColor="text1"/>
            <w:sz w:val="24"/>
            <w:szCs w:val="24"/>
            <w:lang w:val="en-US"/>
          </w:rPr>
          <w:t>travel at high speed</w:t>
        </w:r>
      </w:ins>
      <w:r w:rsidR="00FD1C3E">
        <w:rPr>
          <w:rFonts w:ascii="Times New Roman" w:hAnsi="Times New Roman" w:cs="Times New Roman"/>
          <w:color w:val="000000" w:themeColor="text1"/>
          <w:sz w:val="24"/>
          <w:szCs w:val="24"/>
          <w:lang w:val="en-US"/>
        </w:rPr>
        <w:t xml:space="preserve">. </w:t>
      </w:r>
      <w:commentRangeEnd w:id="470"/>
      <w:r w:rsidR="00287F38">
        <w:rPr>
          <w:rStyle w:val="CommentReference"/>
        </w:rPr>
        <w:commentReference w:id="470"/>
      </w:r>
      <w:r w:rsidR="006774A2">
        <w:rPr>
          <w:rFonts w:ascii="Times New Roman" w:hAnsi="Times New Roman" w:cs="Times New Roman"/>
          <w:color w:val="000000" w:themeColor="text1"/>
          <w:sz w:val="24"/>
          <w:szCs w:val="24"/>
          <w:lang w:val="en-US"/>
        </w:rPr>
        <w:t xml:space="preserve">    </w:t>
      </w:r>
      <w:r w:rsidR="00777AE3">
        <w:rPr>
          <w:rFonts w:ascii="Times New Roman" w:hAnsi="Times New Roman" w:cs="Times New Roman"/>
          <w:color w:val="000000" w:themeColor="text1"/>
          <w:sz w:val="24"/>
          <w:szCs w:val="24"/>
          <w:lang w:val="en-US"/>
        </w:rPr>
        <w:t xml:space="preserve"> </w:t>
      </w:r>
    </w:p>
    <w:p w14:paraId="4A53BDA5" w14:textId="48E162D9" w:rsidR="00EE2A36" w:rsidRPr="00850320" w:rsidDel="00E30EF5" w:rsidRDefault="005A03BF">
      <w:pPr>
        <w:shd w:val="clear" w:color="auto" w:fill="FFFFFF" w:themeFill="background1"/>
        <w:spacing w:line="600" w:lineRule="auto"/>
        <w:ind w:firstLine="720"/>
        <w:rPr>
          <w:del w:id="539" w:author="Hofer, Heribert" w:date="2022-03-07T06:56:00Z"/>
          <w:rFonts w:ascii="Times New Roman" w:hAnsi="Times New Roman" w:cs="Times New Roman"/>
          <w:color w:val="000000" w:themeColor="text1"/>
          <w:sz w:val="24"/>
          <w:szCs w:val="24"/>
          <w:lang w:val="en-US"/>
        </w:rPr>
      </w:pPr>
      <w:ins w:id="540" w:author="Aima P" w:date="2022-03-22T14:15:00Z">
        <w:r>
          <w:rPr>
            <w:rFonts w:ascii="Times New Roman" w:hAnsi="Times New Roman" w:cs="Times New Roman"/>
            <w:color w:val="000000" w:themeColor="text1"/>
            <w:sz w:val="24"/>
            <w:szCs w:val="24"/>
            <w:lang w:val="en-US"/>
          </w:rPr>
          <w:t xml:space="preserve">Our study aims at </w:t>
        </w:r>
      </w:ins>
      <w:ins w:id="541" w:author="Aima P" w:date="2022-03-22T14:13:00Z">
        <w:r w:rsidR="00287F38">
          <w:rPr>
            <w:rFonts w:ascii="Times New Roman" w:hAnsi="Times New Roman" w:cs="Times New Roman"/>
            <w:color w:val="000000" w:themeColor="text1"/>
            <w:sz w:val="24"/>
            <w:szCs w:val="24"/>
            <w:lang w:val="en-US"/>
          </w:rPr>
          <w:t>understand</w:t>
        </w:r>
      </w:ins>
      <w:ins w:id="542" w:author="Aima P" w:date="2022-03-22T14:15:00Z">
        <w:r>
          <w:rPr>
            <w:rFonts w:ascii="Times New Roman" w:hAnsi="Times New Roman" w:cs="Times New Roman"/>
            <w:color w:val="000000" w:themeColor="text1"/>
            <w:sz w:val="24"/>
            <w:szCs w:val="24"/>
            <w:lang w:val="en-US"/>
          </w:rPr>
          <w:t>ing</w:t>
        </w:r>
      </w:ins>
      <w:ins w:id="543" w:author="Aima P" w:date="2022-03-22T14:13:00Z">
        <w:r w:rsidR="00287F38">
          <w:rPr>
            <w:rFonts w:ascii="Times New Roman" w:hAnsi="Times New Roman" w:cs="Times New Roman"/>
            <w:color w:val="000000" w:themeColor="text1"/>
            <w:sz w:val="24"/>
            <w:szCs w:val="24"/>
            <w:lang w:val="en-US"/>
          </w:rPr>
          <w:t xml:space="preserve"> </w:t>
        </w:r>
      </w:ins>
      <w:ins w:id="544" w:author="Aima P" w:date="2022-03-22T14:12:00Z">
        <w:r w:rsidR="00287F38">
          <w:rPr>
            <w:rFonts w:ascii="Times New Roman" w:hAnsi="Times New Roman" w:cs="Times New Roman"/>
            <w:color w:val="000000" w:themeColor="text1"/>
            <w:sz w:val="24"/>
            <w:szCs w:val="24"/>
            <w:lang w:val="en-US"/>
          </w:rPr>
          <w:t xml:space="preserve">the factors that determine hyena roadkill mortality </w:t>
        </w:r>
      </w:ins>
      <w:ins w:id="545" w:author="Aima P" w:date="2022-03-22T14:13:00Z">
        <w:r w:rsidR="00287F38">
          <w:rPr>
            <w:rFonts w:ascii="Times New Roman" w:hAnsi="Times New Roman" w:cs="Times New Roman"/>
            <w:color w:val="000000" w:themeColor="text1"/>
            <w:sz w:val="24"/>
            <w:szCs w:val="24"/>
            <w:lang w:val="en-US"/>
          </w:rPr>
          <w:t>with</w:t>
        </w:r>
      </w:ins>
      <w:ins w:id="546" w:author="Aima P" w:date="2022-03-22T14:12:00Z">
        <w:r w:rsidR="00287F38">
          <w:rPr>
            <w:rFonts w:ascii="Times New Roman" w:hAnsi="Times New Roman" w:cs="Times New Roman"/>
            <w:color w:val="000000" w:themeColor="text1"/>
            <w:sz w:val="24"/>
            <w:szCs w:val="24"/>
            <w:lang w:val="en-US"/>
          </w:rPr>
          <w:t>in the protected area of the Serengeti NP.</w:t>
        </w:r>
      </w:ins>
      <w:ins w:id="547" w:author="Aima P" w:date="2022-03-22T14:15:00Z">
        <w:r>
          <w:rPr>
            <w:rFonts w:ascii="Times New Roman" w:hAnsi="Times New Roman" w:cs="Times New Roman"/>
            <w:color w:val="000000" w:themeColor="text1"/>
            <w:sz w:val="24"/>
            <w:szCs w:val="24"/>
            <w:lang w:val="en-US"/>
          </w:rPr>
          <w:t xml:space="preserve"> To this goal, we study hyena roadkills in relation to landscape and environmental characteristics, </w:t>
        </w:r>
      </w:ins>
      <w:ins w:id="548" w:author="Aima P" w:date="2022-03-22T14:23:00Z">
        <w:r w:rsidR="001D20F0">
          <w:rPr>
            <w:rFonts w:ascii="Times New Roman" w:hAnsi="Times New Roman" w:cs="Times New Roman"/>
            <w:color w:val="000000" w:themeColor="text1"/>
            <w:sz w:val="24"/>
            <w:szCs w:val="24"/>
            <w:lang w:val="en-US"/>
          </w:rPr>
          <w:t>spatio-temporal</w:t>
        </w:r>
      </w:ins>
      <w:ins w:id="549" w:author="Aima P" w:date="2022-03-22T14:15:00Z">
        <w:r>
          <w:rPr>
            <w:rFonts w:ascii="Times New Roman" w:hAnsi="Times New Roman" w:cs="Times New Roman"/>
            <w:color w:val="000000" w:themeColor="text1"/>
            <w:sz w:val="24"/>
            <w:szCs w:val="24"/>
            <w:lang w:val="en-US"/>
          </w:rPr>
          <w:t xml:space="preserve"> </w:t>
        </w:r>
      </w:ins>
      <w:ins w:id="550" w:author="Aima P" w:date="2022-03-22T14:16:00Z">
        <w:r>
          <w:rPr>
            <w:rFonts w:ascii="Times New Roman" w:hAnsi="Times New Roman" w:cs="Times New Roman"/>
            <w:color w:val="000000" w:themeColor="text1"/>
            <w:sz w:val="24"/>
            <w:szCs w:val="24"/>
            <w:lang w:val="en-US"/>
          </w:rPr>
          <w:t xml:space="preserve">shifts in prey distribution and </w:t>
        </w:r>
      </w:ins>
      <w:ins w:id="551" w:author="Aima P" w:date="2022-03-22T14:23:00Z">
        <w:r w:rsidR="001D20F0">
          <w:rPr>
            <w:rFonts w:ascii="Times New Roman" w:hAnsi="Times New Roman" w:cs="Times New Roman"/>
            <w:color w:val="000000" w:themeColor="text1"/>
            <w:sz w:val="24"/>
            <w:szCs w:val="24"/>
            <w:lang w:val="en-US"/>
          </w:rPr>
          <w:t xml:space="preserve">hyena </w:t>
        </w:r>
      </w:ins>
      <w:ins w:id="552" w:author="Aima P" w:date="2022-03-22T14:16:00Z">
        <w:r>
          <w:rPr>
            <w:rFonts w:ascii="Times New Roman" w:hAnsi="Times New Roman" w:cs="Times New Roman"/>
            <w:color w:val="000000" w:themeColor="text1"/>
            <w:sz w:val="24"/>
            <w:szCs w:val="24"/>
            <w:lang w:val="en-US"/>
          </w:rPr>
          <w:t xml:space="preserve">individual characteristics. </w:t>
        </w:r>
      </w:ins>
      <w:r w:rsidR="00E66BE0">
        <w:rPr>
          <w:rFonts w:ascii="Times New Roman" w:hAnsi="Times New Roman" w:cs="Times New Roman"/>
          <w:color w:val="000000" w:themeColor="text1"/>
          <w:sz w:val="24"/>
          <w:szCs w:val="24"/>
          <w:lang w:val="en-US"/>
        </w:rPr>
        <w:t>W</w:t>
      </w:r>
      <w:r w:rsidR="004E385E" w:rsidRPr="00850320">
        <w:rPr>
          <w:rFonts w:ascii="Times New Roman" w:hAnsi="Times New Roman" w:cs="Times New Roman"/>
          <w:color w:val="000000" w:themeColor="text1"/>
          <w:sz w:val="24"/>
          <w:szCs w:val="24"/>
          <w:lang w:val="en-US"/>
        </w:rPr>
        <w:t xml:space="preserve">e </w:t>
      </w:r>
      <w:r w:rsidR="00EE2A36" w:rsidRPr="00850320">
        <w:rPr>
          <w:rFonts w:ascii="Times New Roman" w:hAnsi="Times New Roman" w:cs="Times New Roman"/>
          <w:color w:val="000000" w:themeColor="text1"/>
          <w:sz w:val="24"/>
          <w:szCs w:val="24"/>
          <w:lang w:val="en-US"/>
        </w:rPr>
        <w:t xml:space="preserve">expected </w:t>
      </w:r>
      <w:r w:rsidR="00241A80" w:rsidRPr="00850320">
        <w:rPr>
          <w:rFonts w:ascii="Times New Roman" w:hAnsi="Times New Roman" w:cs="Times New Roman"/>
          <w:color w:val="000000" w:themeColor="text1"/>
          <w:sz w:val="24"/>
          <w:szCs w:val="24"/>
          <w:lang w:val="en-US"/>
        </w:rPr>
        <w:t>roadkill</w:t>
      </w:r>
      <w:r w:rsidR="00EC75D0" w:rsidRPr="00850320">
        <w:rPr>
          <w:rFonts w:ascii="Times New Roman" w:hAnsi="Times New Roman" w:cs="Times New Roman"/>
          <w:color w:val="000000" w:themeColor="text1"/>
          <w:sz w:val="24"/>
          <w:szCs w:val="24"/>
          <w:lang w:val="en-US"/>
        </w:rPr>
        <w:t xml:space="preserve"> </w:t>
      </w:r>
      <w:r w:rsidR="00EE2A36" w:rsidRPr="00850320">
        <w:rPr>
          <w:rFonts w:ascii="Times New Roman" w:hAnsi="Times New Roman" w:cs="Times New Roman"/>
          <w:color w:val="000000" w:themeColor="text1"/>
          <w:sz w:val="24"/>
          <w:szCs w:val="24"/>
          <w:lang w:val="en-US" w:eastAsia="fr-FR"/>
        </w:rPr>
        <w:t>incidence to be higher</w:t>
      </w:r>
      <w:r w:rsidR="00B54796">
        <w:rPr>
          <w:rFonts w:ascii="Times New Roman" w:hAnsi="Times New Roman" w:cs="Times New Roman"/>
          <w:color w:val="000000" w:themeColor="text1"/>
          <w:sz w:val="24"/>
          <w:szCs w:val="24"/>
          <w:lang w:val="en-US" w:eastAsia="fr-FR"/>
        </w:rPr>
        <w:t>: (i)</w:t>
      </w:r>
      <w:r w:rsidR="00EE2A36" w:rsidRPr="00850320">
        <w:rPr>
          <w:rFonts w:ascii="Times New Roman" w:hAnsi="Times New Roman" w:cs="Times New Roman"/>
          <w:color w:val="000000" w:themeColor="text1"/>
          <w:sz w:val="24"/>
          <w:szCs w:val="24"/>
          <w:lang w:val="en-US" w:eastAsia="fr-FR"/>
        </w:rPr>
        <w:t xml:space="preserve"> on </w:t>
      </w:r>
      <w:r w:rsidR="00B54796">
        <w:rPr>
          <w:rFonts w:ascii="Times New Roman" w:hAnsi="Times New Roman" w:cs="Times New Roman"/>
          <w:color w:val="000000" w:themeColor="text1"/>
          <w:sz w:val="24"/>
          <w:szCs w:val="24"/>
          <w:lang w:val="en-US" w:eastAsia="fr-FR"/>
        </w:rPr>
        <w:t xml:space="preserve">main </w:t>
      </w:r>
      <w:r w:rsidR="000C5EEE">
        <w:rPr>
          <w:rFonts w:ascii="Times New Roman" w:hAnsi="Times New Roman" w:cs="Times New Roman"/>
          <w:color w:val="000000" w:themeColor="text1"/>
          <w:sz w:val="24"/>
          <w:szCs w:val="24"/>
          <w:lang w:val="en-US" w:eastAsia="fr-FR"/>
        </w:rPr>
        <w:t>roads than on tracks</w:t>
      </w:r>
      <w:r w:rsidR="00EE2A36" w:rsidRPr="00850320">
        <w:rPr>
          <w:rFonts w:ascii="Times New Roman" w:hAnsi="Times New Roman" w:cs="Times New Roman"/>
          <w:color w:val="000000" w:themeColor="text1"/>
          <w:sz w:val="24"/>
          <w:szCs w:val="24"/>
          <w:lang w:val="en-US" w:eastAsia="fr-FR"/>
        </w:rPr>
        <w:t>,</w:t>
      </w:r>
      <w:r w:rsidR="00B54796">
        <w:rPr>
          <w:rFonts w:ascii="Times New Roman" w:hAnsi="Times New Roman" w:cs="Times New Roman"/>
          <w:color w:val="000000" w:themeColor="text1"/>
          <w:sz w:val="24"/>
          <w:szCs w:val="24"/>
          <w:lang w:val="en-US" w:eastAsia="fr-FR"/>
        </w:rPr>
        <w:t xml:space="preserve"> </w:t>
      </w:r>
      <w:del w:id="553" w:author="Hofer, Heribert" w:date="2022-03-07T06:54:00Z">
        <w:r w:rsidR="00B54796" w:rsidDel="00E30EF5">
          <w:rPr>
            <w:rFonts w:ascii="Times New Roman" w:hAnsi="Times New Roman" w:cs="Times New Roman"/>
            <w:color w:val="000000" w:themeColor="text1"/>
            <w:sz w:val="24"/>
            <w:szCs w:val="24"/>
            <w:lang w:val="en-US" w:eastAsia="fr-FR"/>
          </w:rPr>
          <w:delText xml:space="preserve">due to </w:delText>
        </w:r>
      </w:del>
      <w:ins w:id="554" w:author="Hofer, Heribert" w:date="2022-03-07T06:54:00Z">
        <w:r w:rsidR="00E30EF5">
          <w:rPr>
            <w:rFonts w:ascii="Times New Roman" w:hAnsi="Times New Roman" w:cs="Times New Roman"/>
            <w:color w:val="000000" w:themeColor="text1"/>
            <w:sz w:val="24"/>
            <w:szCs w:val="24"/>
            <w:lang w:val="en-US" w:eastAsia="fr-FR"/>
          </w:rPr>
          <w:t xml:space="preserve">because of </w:t>
        </w:r>
      </w:ins>
      <w:r w:rsidR="00B54796">
        <w:rPr>
          <w:rFonts w:ascii="Times New Roman" w:hAnsi="Times New Roman" w:cs="Times New Roman"/>
          <w:color w:val="000000" w:themeColor="text1"/>
          <w:sz w:val="24"/>
          <w:szCs w:val="24"/>
          <w:lang w:val="en-US" w:eastAsia="fr-FR"/>
        </w:rPr>
        <w:t>the greater</w:t>
      </w:r>
      <w:r w:rsidR="00EE2A36" w:rsidRPr="00850320">
        <w:rPr>
          <w:rFonts w:ascii="Times New Roman" w:hAnsi="Times New Roman" w:cs="Times New Roman"/>
          <w:color w:val="000000" w:themeColor="text1"/>
          <w:sz w:val="24"/>
          <w:szCs w:val="24"/>
          <w:lang w:val="en-US" w:eastAsia="fr-FR"/>
        </w:rPr>
        <w:t xml:space="preserve"> traffic volume and speed</w:t>
      </w:r>
      <w:r w:rsidR="00196B03" w:rsidRPr="00850320">
        <w:rPr>
          <w:rFonts w:ascii="Times New Roman" w:hAnsi="Times New Roman" w:cs="Times New Roman"/>
          <w:color w:val="000000" w:themeColor="text1"/>
          <w:sz w:val="24"/>
          <w:szCs w:val="24"/>
          <w:lang w:val="en-US" w:eastAsia="fr-FR"/>
        </w:rPr>
        <w:t xml:space="preserve"> </w:t>
      </w:r>
      <w:r w:rsidR="00687262" w:rsidRPr="00850320">
        <w:rPr>
          <w:rFonts w:ascii="Times New Roman" w:hAnsi="Times New Roman" w:cs="Times New Roman"/>
          <w:color w:val="000000" w:themeColor="text1"/>
          <w:sz w:val="24"/>
          <w:szCs w:val="24"/>
          <w:lang w:val="en-US"/>
        </w:rPr>
        <w:fldChar w:fldCharType="begin"/>
      </w:r>
      <w:r w:rsidR="00185A55">
        <w:rPr>
          <w:rFonts w:ascii="Times New Roman" w:hAnsi="Times New Roman" w:cs="Times New Roman"/>
          <w:color w:val="000000" w:themeColor="text1"/>
          <w:sz w:val="24"/>
          <w:szCs w:val="24"/>
          <w:lang w:val="en-US"/>
        </w:rPr>
        <w:instrText xml:space="preserve"> ADDIN ZOTERO_ITEM CSL_CITATION {"citationID":"DnwwU8Wy","properties":{"formattedCitation":"(Grilo et al. 2009, 2015; McCown et al. 2009; Bencin et al. 2019; Gunson et al. 2020)","plainCitation":"(Grilo et al. 2009, 2015; McCown et al. 2009; Bencin et al. 2019; Gunson et al. 2020)","noteIndex":0},"citationItems":[{"id":"qX81ssgi/gtUqjfoG","uris":["http://zotero.org/users/5432491/items/NWFQACZV"],"uri":["http://zotero.org/users/5432491/items/NWFQACZV"],"itemData":{"id":"TXjNrann/B2Js3MBP","type":"article-journal","abstract":"Many carnivores have been seriously impacted by the expansion of transportation systems and networks; however we know little about carnivore response to the extent and magnitude of road mortality, or which age classes may be disproportionately impacted. Recent research has demonstrated that wildlife–vehicle-collisions (WVC) involving carnivores are modulated by temporal and spatial factors. Thus, we investigated road mortality on a guild of small and medium-sized carnivores in southern Portugal using road-kill data obtained from a systematic 36 months monitoring period along highways (260km) and national roads (314km) by addressing the following questions: (a) which species and age class are most vulnerable to WVC? (b) are there temporal and/or spatial patterns in road-kill? and (c) which life-history and/or spatial factors influence the likelihood of collisions? We recorded a total of 806 carnivore casualties, which represented an average of 47ind./100km/year. Red fox and stone marten had the highest mortality rates. Our findings highlight three key messages: (1) the majority of road-killed individuals were adults of common species; (2) all carnivores, except genets, were more vulnerable during specific life-history phenological periods: higher casualties were observed when red fox and stone marten were provisioning young, Eurasian badger casualties occurred more frequently during dispersal, and higher Egyptian mongoose mortality occurred during the breeding period; and (3) modeling demonstrated that favorable habitat, curves in the road, and low human disturbance were major contributors to the deadliest road segments. Red fox carcasses were more likely to be found on road sections with passages distant from urban areas. Conversely, stone marten mortalities were found more often on national roads with high of cork oak woodland cover; Egyptian mongoose and genet road-kills were found more often on road segments close to curves. Based on our results, two key mitigation measures should help to reduce WVC in Portugal. The first involves the improvement of existing crossings with buried and small mesh size fence to guide the individuals towards to the passages, in road segments with high traffic volume (&gt;1200vehicles/night) and located in preferred carnivore habitats. The second mitigation involves cutting or removal of dense vegetation in verges of road segments with curves to aid motorists in seeing animals about to cross.","container-title":"Biological Conservation","DOI":"10.1016/j.biocon.2008.10.026","ISSN":"0006-3207","issue":"2","journalAbbreviation":"Biological Conservation","language":"en","note":"number: 2\ncontainer-title: Biological Conservation","page":"301-313","source":"ScienceDirect","title":"Spatial–temporal patterns in Mediterranean carnivore road casualties: Consequences for mitigation","title-short":"Spatial–temporal patterns in Mediterranean carnivore road casualties","volume":"142","author":[{"family":"Grilo","given":"Clara"},{"family":"Bissonette","given":"John A."},{"family":"Santos-Reis","given":"Margarida"}],"issued":{"date-parts":[["2009",2,1]]}}},{"id":"qX81ssgi/lAtXYmyJ","uris":["http://zotero.org/users/5432491/items/WIQLM6Z2"],"uri":["http://zotero.org/users/5432491/items/WIQLM6Z2"],"itemData":{"id":"TXjNrann/reQgr20N","type":"chapter","abstract":"Carnivores are a diverse group of wildlife that occur in most environments around the world. Large, wide-ranging carnivores play key ecological roles in natural systems. They regulate population sizes of herbivores and other small- and medium-sized carnivores that in turn affect the growth, structure and composition of plant communities and habitats and the health of the small-animal populations that live in these habitats. Carnivores are particularly susceptible to the impacts of roads because many species require large areas to sustain their populations, have low reproductive output and occur in low densities. 1 Carnivores with large home ranges, long dispersal distances or inability to tolerate human disturbance are particularly vulnerable to the effects of roads and traffic. 2 Threats from roads and traffic such as wildlife-vehicle collisions barriers to movement, habitat disturbance and road avoidance jeopardise the persistence of certain carnivore populations. 3 Road and landscape-related features influence behavioural responses of carnivores to roads, mortality risk and barrier effects. 4 Different types of crossing structures are needed to increase habitat connectivity for the wide diversity of carnivore species. 5 Fencing, when paired with crossing structures, is critical to reducing the negative effects of roads on carnivores. The effects of roads and traffic on carnivores are well understood and vary significantly because of the diversity in their body size, movement ecology, prey selection and habitat preferences. Consequently, carnivores require a diverse suite of mitigation options, many of which have been well studied. Further research is needed to evaluate effects of roads and mitigation success in maintaining genetic integrity that supports long-term viable populations of carnivores.","container-title":"Handbook of Road Ecology","ISBN":"978-1-118-56817-0","language":"en","note":"section: 35\n_eprint: https://onlinelibrary.wiley.com/doi/pdf/10.1002/9781118568170.ch35\nDOI: 10.1002/9781118568170.ch35","page":"300-312","publisher":"John Wiley &amp; Sons, Ltd","source":"Wiley Online Library","title":"Carnivores: struggling for survival in roaded landsCapes","URL":"https://onlinelibrary.wiley.com/doi/abs/10.1002/9781118568170.ch35","author":[{"family":"Grilo","given":"Clara"},{"family":"Smith","given":"Daniel J."},{"family":"Klar","given":"Nina"}],"accessed":{"date-parts":[["2020",5,18]]},"issued":{"date-parts":[["2015"]]}}},{"id":2859,"uris":["http://zotero.org/users/5432491/items/CVAZLCJB"],"uri":["http://zotero.org/users/5432491/items/CVAZLCJB"],"itemData":{"id":2859,"type":"article-journal","abstract":"Of American black bears (Ursus americanus) killed by vehicles in Florida from 1976 to 2003, 45% were from the population in central Florida centered in Ocala National Forest (ONF). This area contains 8 of the state's 15 most severe roadkill areas. More bears were killed along State Road 40 (SR-40), which bisects this population, than along any other road in the state. Interest in widening this road provided an opportunity to document bear movements and the frequency with which they crossed SR-40 when average annual daily traffic (AADT) volume was at each of two levels: 5,100 vehicles per day (vpd) in ONF and 15,700 vpd in the adjacent community of Lynne. We analyzed the locations of 86 radiocollared bears (33 F</w:instrText>
      </w:r>
      <w:r w:rsidR="00185A55">
        <w:rPr>
          <w:rFonts w:ascii="Cambria Math" w:hAnsi="Cambria Math" w:cs="Cambria Math"/>
          <w:color w:val="000000" w:themeColor="text1"/>
          <w:sz w:val="24"/>
          <w:szCs w:val="24"/>
          <w:lang w:val="en-US"/>
        </w:rPr>
        <w:instrText>∶</w:instrText>
      </w:r>
      <w:r w:rsidR="00185A55">
        <w:rPr>
          <w:rFonts w:ascii="Times New Roman" w:hAnsi="Times New Roman" w:cs="Times New Roman"/>
          <w:color w:val="000000" w:themeColor="text1"/>
          <w:sz w:val="24"/>
          <w:szCs w:val="24"/>
          <w:lang w:val="en-US"/>
        </w:rPr>
        <w:instrText xml:space="preserve">40 M in ONF and 13 F in Lynne) and monitored them 1–3 times/week from May 1999 through May 2003. Forty-eight bears crossed SR-40 a minimum of 388 times. ONF female bears were 2.9 times more likely than Lynne females to cross SR-40, but this rate was only marginally significant. ONF male bears were 4.3 times more likely to cross SR-40 than ONF females and 12.3 times more likely to cross than were Lynne females. We documented the mortality of 7 radiocollared bears by vehicles, 4 males in ONF and 3 females in Lynne. There were no deaths of ONF females due to vehicular collisions, but female bears in Lynne died from vehicle collisions at near the rate of ONF male bears. We recommend that a minimum of 6 crossing structures be incorporated along this highway to reduce the effect of highway expansion on the Ocala population of Florida black bears.","container-title":"Ursus","DOI":"10.2192/08GR004R2.1","ISSN":"1537-6176, 1938-5439","issue":"1","journalAbbreviation":"ursu","note":"number: 1\npublisher: International Association for Bear Research and Management","page":"39-46","source":"bioone.org","title":"Effect of traffic volume on American black bears in central Florida, USA","volume":"20","author":[{"family":"McCown","given":"J. Walter"},{"family":"Kubilis","given":"Paul"},{"family":"Eason","given":"Thomas H."},{"family":"Scheick","given":"Brian K."}],"issued":{"date-parts":[["2009",4]]}}},{"id":"qX81ssgi/iQ6Tm8BQ","uris":["http://zotero.org/users/5432491/items/RVRN5RPY"],"uri":["http://zotero.org/users/5432491/items/RVRN5RPY"],"itemData":{"id":"TXjNrann/ilQ9BSGg","type":"article-journal","abstract":"Roadways pose challenges for conserving wide-ranging animal species. As bobcat (Lynx rufus) populations recover in Ohio, an accurate evaluation of population metrics is critical to understanding future population trajectories. In this study, we integrated multiple datasets to examine overall road mortality rates in Ohio. First, we utilized a long-term vehicle-strike dataset (1978–2017) to determine landscape and local predictors of road mortality. We found that bobcats were killed at higher rates on interstates regardless of surrounding landscape composition, but that landscape variables were useful at predicting mortality on lower-traffic roads. To explore road avoidance behaviors, we used GPS telemetry data from 18 individuals to compare road crossings along trajectory paths with random road crossings simulated using Correlated Random Walks. Bobcats exhibited avoidance of certain route types (county, municipal, and US routes). Finally, by integrating traffic volume data, road crossing behavior, and accounting for the proportion of each route type present in the study area, we estimated that a minimum of 6% and up to 18% of the bobcat population in Ohio is lost to vehicle-strikes annually. To fully understand the population level impacts of this mortality, we recommend further monitoring of age structure and sex of roadkill animals. Our results identify potential areas for mitigation of vehicle-strikes and emphasize the importance of accounting for road mortality when making management decisions for Ohio’s recovering bobcat population.","container-title":"Scientific Reports","DOI":"10.1038/s41598-019-50931-5","ISSN":"2045-2322","issue":"1","language":"en","note":"container-title: Scientific Reports\nnumber: 1\npublisher: Nature Publishing Group","page":"15391","source":"www.nature.com","title":"Roadkill and space use data predict vehicle-strike hotspots and mortality rates in a recovering bobcat ( Lynx rufus ) population","volume":"9","author":[{"family":"Bencin","given":"Heidi L."},{"family":"Prange","given":"Suzanne"},{"family":"Rose","given":"Christa"},{"family":"Popescu","given":"Viorel D."}],"issued":{"date-parts":[["2019",10,28]]}}},{"id":2458,"uris":["http://zotero.org/users/5432491/items/JLADNG7Z"],"uri":["http://zotero.org/users/5432491/items/JLADNG7Z"],"itemData":{"id":2458,"type":"article-journal","abstract":"In addition to posing a serious risk to motorist safety, vehicle collisions with wildlife are a significant threat for many species. Previous spatial modeling has concluded that wildlife-vehicle collisions (WVCs) exhibit clustering on roads, which is","container-title":"Journal of Environmental Management","ISSN":"0301-4797","issue":"4","language":"en","note":"number: 4\ncontainer-title: Journal of Environmental Management","page":"1074-1082","source":"www.academia.edu","title":"Spatial wildlife-vehicle collision models: A review of current work and its application to transportation mitigation projects","title-short":"Spatial wildlife-vehicle collision models","volume":"92","author":[{"family":"Gunson","given":"Kari E."},{"family":"Mountrakis","given":"Giorgos"},{"family":"Quackenbush","given":"Lindi J."}],"issued":{"date-parts":[["2020",3,9]]}}}],"schema":"https://github.com/citation-style-language/schema/raw/master/csl-citation.json"} </w:instrText>
      </w:r>
      <w:r w:rsidR="00687262" w:rsidRPr="00850320">
        <w:rPr>
          <w:rFonts w:ascii="Times New Roman" w:hAnsi="Times New Roman" w:cs="Times New Roman"/>
          <w:color w:val="000000" w:themeColor="text1"/>
          <w:sz w:val="24"/>
          <w:szCs w:val="24"/>
          <w:lang w:val="en-US"/>
        </w:rPr>
        <w:fldChar w:fldCharType="separate"/>
      </w:r>
      <w:r w:rsidR="00687262" w:rsidRPr="00A5365B">
        <w:rPr>
          <w:rFonts w:ascii="Times New Roman" w:hAnsi="Times New Roman" w:cs="Times New Roman"/>
          <w:sz w:val="24"/>
          <w:lang w:val="en-US"/>
        </w:rPr>
        <w:t>(Grilo et al. 2009, 2015; McCown et al. 2009; Bencin et al. 2019; Gunson et al. 2020)</w:t>
      </w:r>
      <w:r w:rsidR="00687262" w:rsidRPr="00850320">
        <w:rPr>
          <w:rFonts w:ascii="Times New Roman" w:hAnsi="Times New Roman" w:cs="Times New Roman"/>
          <w:color w:val="000000" w:themeColor="text1"/>
          <w:sz w:val="24"/>
          <w:szCs w:val="24"/>
          <w:lang w:val="en-US"/>
        </w:rPr>
        <w:fldChar w:fldCharType="end"/>
      </w:r>
      <w:r w:rsidR="00E66BE0">
        <w:rPr>
          <w:rFonts w:ascii="Times New Roman" w:hAnsi="Times New Roman" w:cs="Times New Roman"/>
          <w:color w:val="000000" w:themeColor="text1"/>
          <w:sz w:val="24"/>
          <w:szCs w:val="24"/>
          <w:lang w:val="en-US" w:eastAsia="fr-FR"/>
        </w:rPr>
        <w:t xml:space="preserve">, </w:t>
      </w:r>
      <w:r w:rsidR="00B54796">
        <w:rPr>
          <w:rFonts w:ascii="Times New Roman" w:hAnsi="Times New Roman" w:cs="Times New Roman"/>
          <w:color w:val="000000" w:themeColor="text1"/>
          <w:sz w:val="24"/>
          <w:szCs w:val="24"/>
          <w:lang w:val="en-US" w:eastAsia="fr-FR"/>
        </w:rPr>
        <w:t xml:space="preserve">(ii) </w:t>
      </w:r>
      <w:r w:rsidR="00EE2A36" w:rsidRPr="00850320">
        <w:rPr>
          <w:rFonts w:ascii="Times New Roman" w:hAnsi="Times New Roman" w:cs="Times New Roman"/>
          <w:color w:val="000000" w:themeColor="text1"/>
          <w:sz w:val="24"/>
          <w:szCs w:val="24"/>
          <w:lang w:val="en-US" w:eastAsia="fr-FR"/>
        </w:rPr>
        <w:t>on road</w:t>
      </w:r>
      <w:r w:rsidR="00D500C2">
        <w:rPr>
          <w:rFonts w:ascii="Times New Roman" w:hAnsi="Times New Roman" w:cs="Times New Roman"/>
          <w:color w:val="000000" w:themeColor="text1"/>
          <w:sz w:val="24"/>
          <w:szCs w:val="24"/>
          <w:lang w:val="en-US" w:eastAsia="fr-FR"/>
        </w:rPr>
        <w:t>s</w:t>
      </w:r>
      <w:r w:rsidR="00EE2A36" w:rsidRPr="00850320">
        <w:rPr>
          <w:rFonts w:ascii="Times New Roman" w:hAnsi="Times New Roman" w:cs="Times New Roman"/>
          <w:color w:val="000000" w:themeColor="text1"/>
          <w:sz w:val="24"/>
          <w:szCs w:val="24"/>
          <w:lang w:val="en-US" w:eastAsia="fr-FR"/>
        </w:rPr>
        <w:t xml:space="preserve"> close to </w:t>
      </w:r>
      <w:r w:rsidR="00850320">
        <w:rPr>
          <w:rFonts w:ascii="Times New Roman" w:hAnsi="Times New Roman" w:cs="Times New Roman"/>
          <w:color w:val="000000" w:themeColor="text1"/>
          <w:sz w:val="24"/>
          <w:szCs w:val="24"/>
          <w:lang w:val="en-US" w:eastAsia="fr-FR"/>
        </w:rPr>
        <w:t xml:space="preserve">human habitation </w:t>
      </w:r>
      <w:r w:rsidR="00031640">
        <w:rPr>
          <w:rFonts w:ascii="Times New Roman" w:hAnsi="Times New Roman" w:cs="Times New Roman"/>
          <w:color w:val="000000" w:themeColor="text1"/>
          <w:sz w:val="24"/>
          <w:szCs w:val="24"/>
          <w:lang w:val="en-US" w:eastAsia="fr-FR"/>
        </w:rPr>
        <w:t xml:space="preserve">(lodges, </w:t>
      </w:r>
      <w:r w:rsidR="00FD1C3E">
        <w:rPr>
          <w:rFonts w:ascii="Times New Roman" w:hAnsi="Times New Roman" w:cs="Times New Roman"/>
          <w:color w:val="000000" w:themeColor="text1"/>
          <w:sz w:val="24"/>
          <w:szCs w:val="24"/>
          <w:lang w:val="en-US" w:eastAsia="fr-FR"/>
        </w:rPr>
        <w:t xml:space="preserve">tented camps, </w:t>
      </w:r>
      <w:r w:rsidR="00031640">
        <w:rPr>
          <w:rFonts w:ascii="Times New Roman" w:hAnsi="Times New Roman" w:cs="Times New Roman"/>
          <w:color w:val="000000" w:themeColor="text1"/>
          <w:sz w:val="24"/>
          <w:szCs w:val="24"/>
          <w:lang w:val="en-US" w:eastAsia="fr-FR"/>
        </w:rPr>
        <w:t xml:space="preserve">campsites, staff housing) </w:t>
      </w:r>
      <w:r w:rsidR="00E66BE0">
        <w:rPr>
          <w:rFonts w:ascii="Times New Roman" w:hAnsi="Times New Roman" w:cs="Times New Roman"/>
          <w:color w:val="000000" w:themeColor="text1"/>
          <w:sz w:val="24"/>
          <w:szCs w:val="24"/>
          <w:lang w:val="en-US" w:eastAsia="fr-FR"/>
        </w:rPr>
        <w:t>which</w:t>
      </w:r>
      <w:r w:rsidR="001C0E87" w:rsidRPr="00850320">
        <w:rPr>
          <w:rFonts w:ascii="Times New Roman" w:hAnsi="Times New Roman" w:cs="Times New Roman"/>
          <w:color w:val="000000" w:themeColor="text1"/>
          <w:sz w:val="24"/>
          <w:szCs w:val="24"/>
          <w:lang w:val="en-US" w:eastAsia="fr-FR"/>
        </w:rPr>
        <w:t xml:space="preserve"> </w:t>
      </w:r>
      <w:r w:rsidR="00EE2A36" w:rsidRPr="00850320">
        <w:rPr>
          <w:rFonts w:ascii="Times New Roman" w:hAnsi="Times New Roman" w:cs="Times New Roman"/>
          <w:color w:val="000000" w:themeColor="text1"/>
          <w:sz w:val="24"/>
          <w:szCs w:val="24"/>
          <w:lang w:val="en-US" w:eastAsia="fr-FR"/>
        </w:rPr>
        <w:t xml:space="preserve">may provide </w:t>
      </w:r>
      <w:r w:rsidR="00DF769C">
        <w:rPr>
          <w:rFonts w:ascii="Times New Roman" w:hAnsi="Times New Roman" w:cs="Times New Roman"/>
          <w:color w:val="000000" w:themeColor="text1"/>
          <w:sz w:val="24"/>
          <w:szCs w:val="24"/>
          <w:lang w:val="en-US" w:eastAsia="fr-FR"/>
        </w:rPr>
        <w:t xml:space="preserve">hyenas with </w:t>
      </w:r>
      <w:r w:rsidR="00FD1C3E">
        <w:rPr>
          <w:rFonts w:ascii="Times New Roman" w:hAnsi="Times New Roman" w:cs="Times New Roman"/>
          <w:color w:val="000000" w:themeColor="text1"/>
          <w:sz w:val="24"/>
          <w:szCs w:val="24"/>
          <w:lang w:val="en-US" w:eastAsia="fr-FR"/>
        </w:rPr>
        <w:t xml:space="preserve">anthropogenic </w:t>
      </w:r>
      <w:del w:id="555" w:author="Aima P" w:date="2022-03-22T14:13:00Z">
        <w:r w:rsidR="00FD1C3E" w:rsidDel="00287F38">
          <w:rPr>
            <w:rFonts w:ascii="Times New Roman" w:hAnsi="Times New Roman" w:cs="Times New Roman"/>
            <w:color w:val="000000" w:themeColor="text1"/>
            <w:sz w:val="24"/>
            <w:szCs w:val="24"/>
            <w:lang w:val="en-US" w:eastAsia="fr-FR"/>
          </w:rPr>
          <w:delText xml:space="preserve">sources of </w:delText>
        </w:r>
      </w:del>
      <w:r w:rsidR="00FD1C3E">
        <w:rPr>
          <w:rFonts w:ascii="Times New Roman" w:hAnsi="Times New Roman" w:cs="Times New Roman"/>
          <w:color w:val="000000" w:themeColor="text1"/>
          <w:sz w:val="24"/>
          <w:szCs w:val="24"/>
          <w:lang w:val="en-US" w:eastAsia="fr-FR"/>
        </w:rPr>
        <w:t>food</w:t>
      </w:r>
      <w:ins w:id="556" w:author="Aima P" w:date="2022-03-22T14:13:00Z">
        <w:r w:rsidR="00287F38">
          <w:rPr>
            <w:rFonts w:ascii="Times New Roman" w:hAnsi="Times New Roman" w:cs="Times New Roman"/>
            <w:color w:val="000000" w:themeColor="text1"/>
            <w:sz w:val="24"/>
            <w:szCs w:val="24"/>
            <w:lang w:val="en-US" w:eastAsia="fr-FR"/>
          </w:rPr>
          <w:t xml:space="preserve"> resources </w:t>
        </w:r>
      </w:ins>
      <w:del w:id="557" w:author="Aima P" w:date="2022-03-22T14:14:00Z">
        <w:r w:rsidR="00DF769C" w:rsidDel="00287F38">
          <w:rPr>
            <w:rFonts w:ascii="Times New Roman" w:hAnsi="Times New Roman" w:cs="Times New Roman"/>
            <w:color w:val="000000" w:themeColor="text1"/>
            <w:sz w:val="24"/>
            <w:szCs w:val="24"/>
            <w:lang w:val="en-US" w:eastAsia="fr-FR"/>
          </w:rPr>
          <w:delText>, particularly food refuse</w:delText>
        </w:r>
        <w:r w:rsidR="00D500C2" w:rsidDel="00287F38">
          <w:rPr>
            <w:rFonts w:ascii="Times New Roman" w:hAnsi="Times New Roman" w:cs="Times New Roman"/>
            <w:color w:val="000000" w:themeColor="text1"/>
            <w:sz w:val="24"/>
            <w:szCs w:val="24"/>
            <w:lang w:val="en-US" w:eastAsia="fr-FR"/>
          </w:rPr>
          <w:delText xml:space="preserve"> </w:delText>
        </w:r>
      </w:del>
      <w:del w:id="558" w:author="Hofer, Heribert" w:date="2022-03-07T08:37:00Z">
        <w:r w:rsidR="00EE2A36" w:rsidRPr="00850320" w:rsidDel="00915BA4">
          <w:rPr>
            <w:rFonts w:ascii="Times New Roman" w:hAnsi="Times New Roman" w:cs="Times New Roman"/>
            <w:color w:val="000000" w:themeColor="text1"/>
            <w:sz w:val="24"/>
            <w:szCs w:val="24"/>
            <w:lang w:val="en-US" w:eastAsia="fr-FR"/>
          </w:rPr>
          <w:fldChar w:fldCharType="begin"/>
        </w:r>
        <w:r w:rsidR="00BD6B5D" w:rsidDel="00915BA4">
          <w:rPr>
            <w:rFonts w:ascii="Times New Roman" w:hAnsi="Times New Roman" w:cs="Times New Roman"/>
            <w:color w:val="000000" w:themeColor="text1"/>
            <w:sz w:val="24"/>
            <w:szCs w:val="24"/>
            <w:lang w:val="en-US" w:eastAsia="fr-FR"/>
          </w:rPr>
          <w:delInstrText xml:space="preserve"> ADDIN ZOTERO_ITEM CSL_CITATION {"citationID":"GU9nKkfg","properties":{"formattedCitation":"(Hofer &amp; Mills 1998; Kolowski &amp; Holekamp 2009; Belton et al. 2018)","plainCitation":"(Hofer &amp; Mills 1998; Kolowski &amp; Holekamp 2009; Belton et al. 2018)","noteIndex":0},"citationItems":[{"id":4615,"uris":["http://zotero.org/users/5432491/items/US3BLEIP"],"uri":["http://zotero.org/users/5432491/items/US3BLEIP"],"itemData":{"id":4615,"type":"book","abstract":"Despite their low species density, hyaenas are both unique and vital components of most African and some Asian ecosystems. Although there are only 4 species, they tend to clash with the interests of humans to a greater extent than many other mammals and one of the biggest obstacles facing those committed to the conservation of this species is the negative feelings that many people have towards hyaenas. This action plan sets out to address some of the problems facing this species of animal, particularly the issue of public perception and awareness, and provides guidelines to rectify this situation.","ISBN":"978-2-8317-0442-5","language":"en","source":"portals.iucn.org","title":"Hyaenas : status survey and conservation action plan","title-short":"Hyaenas","URL":"https://portals.iucn.org/library/node/7402","author":[{"family":"Hofer","given":"Heribert"},{"family":"Mills","given":"Gus"}],"accessed":{"date-parts":[["2021",1,19]]},"issued":{"date-parts":[["1998"]]}}},{"id":2915,"uris":["http://zotero.org/users/5432491/items/6WJ9CKMD"],"uri":["http://zotero.org/users/5432491/items/6WJ9CKMD"],"itemData":{"id":2915,"type":"article-journal","abstract":"Due to increasing human encroachment into the remaining habitat of many large carnivore species, there is an immediate need to understand the ecological and anthropogenic factors influencing carnivore space use decisions. In particular, knowledge of changes in space use in response to disturbance, and the costs associated with these changes, will be critical in guiding conservation efforts. To investigate the ecological factors influencing carnivore space use, we intensively radiotracked members of two large social groups (clans) of spotted hyaenas Crocuta crocuta in the Masai Mara National Reserve, Kenya. In addition, we studied the influence of livestock grazing by comparing space use between two study clans that differed dramatically in exposure to grazing. Logistic regression modeling indicated that space use in the absence of livestock was most influenced by the location of the clan's communal den. However, hyaenas were also found to select shrubland, areas of high prey density, and proximity to seasonal streams. Movements of hyaenas exposed to livestock grazing were most influenced by vegetation type, with a strong avoidance of open grass plains. Den location and prey density had less influence on space use decisions in the disturbed than the undisturbed clan. Livestock distribution did not directly influence hyaena movements either during daytime, when livestock were present, or at night. We suggest that direct livestock avoidance was unnecessary due to the observed increased use of vegetative cover by hyaenas exposed to grazing livestock. The greater distances from the den, and from areas of high prey density at which hyaenas were found in disturbed than undisturbed areas indicates potential energetic costs incurred by disturbed hyaenas. Our results therefore suggest that reduced vegetative cover, as is often found outside protected areas, may result in more dramatic modifications of hyaena movements in the presence of livestock.","container-title":"Journal of Zoology","DOI":"10.1111/j.1469-7998.2008.00505.x","ISSN":"1469-7998","issue":"1","language":"en","note":"number: 1\n_eprint: https://onlinelibrary.wiley.com/doi/pdf/10.1111/j.1469-7998.2008.00505.x","page":"23-36","source":"Wiley Online Library","title":"Ecological and anthropogenic influences on space use by spotted hyaenas","volume":"277","author":[{"family":"Kolowski","given":"J. M."},{"family":"Holekamp","given":"K. E."}],"issued":{"date-parts":[["2009"]]}}},{"id":2905,"uris":["http://zotero.org/users/5432491/items/JI5ZNZXX"],"uri":["http://zotero.org/users/5432491/items/JI5ZNZXX"],"itemData":{"id":2905,"type":"article-journal","abstract":"Rapid urban expansion has led to an increase in carnivores that live close to human dominated environments. Some carnivore species have successfully adapted to these novel conditions and taken advantage of opportunities associated with human habitation. Whilst many studies have compared carnivores living in protected areas to those in an urban setting, few have looked at the relationships between carnivores and human habitation within protected areas. In this study, we examined the effects of human habitation on the diet of spotted hyaenas (Crocuta crocuta) in the Kruger National Park (KNP), South Africa. Our results suggested a limited effect of anthropogenic resources on spotted hyaena diet in the KNP. We found neither temporal nor spatial variation in the amount of, nor types of, anthropogenic material in spotted hyaena scats, despite observations of more road side litter close to large anthropogenic sites. We therefore suggest that anthropogenic resources may not have been utilised completely according to abundance. We encourage further research evaluating potential secondary effects of human activity and infrastructure on spotted hyaena diet and also stable isotope approaches that may provide further insights into the importance of anthropogenic food for spotted hyaenas inside the KNP.","container-title":"Mammal Research","DOI":"10.1007/s13364-018-0358-0","ISSN":"2199-241X","issue":"3","journalAbbreviation":"Mamm Res","language":"en","note":"number: 3","page":"315-323","source":"Springer Link","title":"Anthropogenic influences on spotted hyaena diet in the Kruger National Park, South Africa","volume":"63","author":[{"family":"Belton","given":"L. E."},{"family":"Cameron","given":"E. Z."},{"family":"Dalerum","given":"F."}],"issued":{"date-parts":[["2018",7,1]]}}}],"schema":"https://github.com/citation-style-language/schema/raw/master/csl-citation.json"} </w:delInstrText>
        </w:r>
        <w:r w:rsidR="00EE2A36" w:rsidRPr="00850320" w:rsidDel="00915BA4">
          <w:rPr>
            <w:rFonts w:ascii="Times New Roman" w:hAnsi="Times New Roman" w:cs="Times New Roman"/>
            <w:color w:val="000000" w:themeColor="text1"/>
            <w:sz w:val="24"/>
            <w:szCs w:val="24"/>
            <w:lang w:val="en-US" w:eastAsia="fr-FR"/>
          </w:rPr>
          <w:fldChar w:fldCharType="separate"/>
        </w:r>
        <w:r w:rsidR="00D500C2" w:rsidRPr="00B04563" w:rsidDel="00915BA4">
          <w:rPr>
            <w:rFonts w:ascii="Times New Roman" w:hAnsi="Times New Roman" w:cs="Times New Roman"/>
            <w:sz w:val="24"/>
            <w:lang w:val="en-US"/>
          </w:rPr>
          <w:delText>(Hofer &amp; Mills 1998; Kolowski &amp; Holekamp 2009; Belton et al. 2018)</w:delText>
        </w:r>
        <w:r w:rsidR="00EE2A36" w:rsidRPr="00850320" w:rsidDel="00915BA4">
          <w:rPr>
            <w:rFonts w:ascii="Times New Roman" w:hAnsi="Times New Roman" w:cs="Times New Roman"/>
            <w:color w:val="000000" w:themeColor="text1"/>
            <w:sz w:val="24"/>
            <w:szCs w:val="24"/>
            <w:lang w:val="en-US" w:eastAsia="fr-FR"/>
          </w:rPr>
          <w:fldChar w:fldCharType="end"/>
        </w:r>
      </w:del>
      <w:ins w:id="559" w:author="East, Marion" w:date="2022-03-10T16:56:00Z">
        <w:r w:rsidR="0093760B">
          <w:rPr>
            <w:rFonts w:ascii="Times New Roman" w:hAnsi="Times New Roman" w:cs="Times New Roman"/>
            <w:color w:val="000000" w:themeColor="text1"/>
            <w:sz w:val="24"/>
            <w:szCs w:val="24"/>
            <w:lang w:val="en-US" w:eastAsia="fr-FR"/>
          </w:rPr>
          <w:t>(</w:t>
        </w:r>
      </w:ins>
      <w:ins w:id="560" w:author="Hofer, Heribert" w:date="2022-03-07T08:37:00Z">
        <w:r w:rsidR="00915BA4" w:rsidRPr="00850320">
          <w:rPr>
            <w:rFonts w:ascii="Times New Roman" w:hAnsi="Times New Roman" w:cs="Times New Roman"/>
            <w:color w:val="000000" w:themeColor="text1"/>
            <w:sz w:val="24"/>
            <w:szCs w:val="24"/>
            <w:lang w:val="en-US" w:eastAsia="fr-FR"/>
          </w:rPr>
          <w:fldChar w:fldCharType="begin"/>
        </w:r>
        <w:r w:rsidR="00915BA4">
          <w:rPr>
            <w:rFonts w:ascii="Times New Roman" w:hAnsi="Times New Roman" w:cs="Times New Roman"/>
            <w:color w:val="000000" w:themeColor="text1"/>
            <w:sz w:val="24"/>
            <w:szCs w:val="24"/>
            <w:lang w:val="en-US" w:eastAsia="fr-FR"/>
          </w:rPr>
          <w:instrText xml:space="preserve"> ADDIN ZOTERO_ITEM CSL_CITATION {"citationID":"GU9nKkfg","properties":{"formattedCitation":"(Hofer &amp; Mills 1998; Kolowski &amp; Holekamp 2009; Belton et al. 2018)","plainCitation":"(Hofer &amp; Mills 1998; Kolowski &amp; Holekamp 2009; Belton et al. 2018)","noteIndex":0},"citationItems":[{"id":4615,"uris":["http://zotero.org/users/5432491/items/US3BLEIP"],"uri":["http://zotero.org/users/5432491/items/US3BLEIP"],"itemData":{"id":4615,"type":"book","abstract":"Despite their low species density, hyaenas are both unique and vital components of most African and some Asian ecosystems. Although there are only 4 species, they tend to clash with the interests of humans to a greater extent than many other mammals and one of the biggest obstacles facing those committed to the conservation of this species is the negative feelings that many people have towards hyaenas. This action plan sets out to address some of the problems facing this species of animal, particularly the issue of public perception and awareness, and provides guidelines to rectify this situation.","ISBN":"978-2-8317-0442-5","language":"en","source":"portals.iucn.org","title":"Hyaenas : status survey and conservation action plan","title-short":"Hyaenas","URL":"https://portals.iucn.org/library/node/7402","author":[{"family":"Hofer","given":"Heribert"},{"family":"Mills","given":"Gus"}],"accessed":{"date-parts":[["2021",1,19]]},"issued":{"date-parts":[["1998"]]}}},{"id":2915,"uris":["http://zotero.org/users/5432491/items/6WJ9CKMD"],"uri":["http://zotero.org/users/5432491/items/6WJ9CKMD"],"itemData":{"id":2915,"type":"article-journal","abstract":"Due to increasing human encroachment into the remaining habitat of many large carnivore species, there is an immediate need to understand the ecological and anthropogenic factors influencing carnivore space use decisions. In particular, knowledge of changes in space use in response to disturbance, and the costs associated with these changes, will be critical in guiding conservation efforts. To investigate the ecological factors influencing carnivore space use, we intensively radiotracked members of two large social groups (clans) of spotted hyaenas Crocuta crocuta in the Masai Mara National Reserve, Kenya. In addition, we studied the influence of livestock grazing by comparing space use between two study clans that differed dramatically in exposure to grazing. Logistic regression modeling indicated that space use in the absence of livestock was most influenced by the location of the clan's communal den. However, hyaenas were also found to select shrubland, areas of high prey density, and proximity to seasonal streams. Movements of hyaenas exposed to livestock grazing were most influenced by vegetation type, with a strong avoidance of open grass plains. Den location and prey density had less influence on space use decisions in the disturbed than the undisturbed clan. Livestock distribution did not directly influence hyaena movements either during daytime, when livestock were present, or at night. We suggest that direct livestock avoidance was unnecessary due to the observed increased use of vegetative cover by hyaenas exposed to grazing livestock. The greater distances from the den, and from areas of high prey density at which hyaenas were found in disturbed than undisturbed areas indicates potential energetic costs incurred by disturbed hyaenas. Our results therefore suggest that reduced vegetative cover, as is often found outside protected areas, may result in more dramatic modifications of hyaena movements in the presence of livestock.","container-title":"Journal of Zoology","DOI":"10.1111/j.1469-7998.2008.00505.x","ISSN":"1469-7998","issue":"1","language":"en","note":"number: 1\n_eprint: https://onlinelibrary.wiley.com/doi/pdf/10.1111/j.1469-7998.2008.00505.x","page":"23-36","source":"Wiley Online Library","title":"Ecological and anthropogenic influences on space use by spotted hyaenas","volume":"277","author":[{"family":"Kolowski","given":"J. M."},{"family":"Holekamp","given":"K. E."}],"issued":{"date-parts":[["2009"]]}}},{"id":2905,"uris":["http://zotero.org/users/5432491/items/JI5ZNZXX"],"uri":["http://zotero.org/users/5432491/items/JI5ZNZXX"],"itemData":{"id":2905,"type":"article-journal","abstract":"Rapid urban expansion has led to an increase in carnivores that live close to human dominated environments. Some carnivore species have successfully adapted to these novel conditions and taken advantage of opportunities associated with human habitation. Whilst many studies have compared carnivores living in protected areas to those in an urban setting, few have looked at the relationships between carnivores and human habitation within protected areas. In this study, we examined the effects of human habitation on the diet of spotted hyaenas (Crocuta crocuta) in the Kruger National Park (KNP), South Africa. Our results suggested a limited effect of anthropogenic resources on spotted hyaena diet in the KNP. We found neither temporal nor spatial variation in the amount of, nor types of, anthropogenic material in spotted hyaena scats, despite observations of more road side litter close to large anthropogenic sites. We therefore suggest that anthropogenic resources may not have been utilised completely according to abundance. We encourage further research evaluating potential secondary effects of human activity and infrastructure on spotted hyaena diet and also stable isotope approaches that may provide further insights into the importance of anthropogenic food for spotted hyaenas inside the KNP.","container-title":"Mammal Research","DOI":"10.1007/s13364-018-0358-0","ISSN":"2199-241X","issue":"3","journalAbbreviation":"Mamm Res","language":"en","note":"number: 3","page":"315-323","source":"Springer Link","title":"Anthropogenic influences on spotted hyaena diet in the Kruger National Park, South Africa","volume":"63","author":[{"family":"Belton","given":"L. E."},{"family":"Cameron","given":"E. Z."},{"family":"Dalerum","given":"F."}],"issued":{"date-parts":[["2018",7,1]]}}}],"schema":"https://github.com/citation-style-language/schema/raw/master/csl-citation.json"} </w:instrText>
        </w:r>
        <w:r w:rsidR="00915BA4" w:rsidRPr="00850320">
          <w:rPr>
            <w:rFonts w:ascii="Times New Roman" w:hAnsi="Times New Roman" w:cs="Times New Roman"/>
            <w:color w:val="000000" w:themeColor="text1"/>
            <w:sz w:val="24"/>
            <w:szCs w:val="24"/>
            <w:lang w:val="en-US" w:eastAsia="fr-FR"/>
          </w:rPr>
          <w:fldChar w:fldCharType="separate"/>
        </w:r>
        <w:r w:rsidR="00915BA4">
          <w:rPr>
            <w:rFonts w:ascii="Times New Roman" w:hAnsi="Times New Roman" w:cs="Times New Roman"/>
            <w:sz w:val="24"/>
            <w:lang w:val="en-US"/>
          </w:rPr>
          <w:t>Mills</w:t>
        </w:r>
        <w:r w:rsidR="00915BA4" w:rsidRPr="00B04563">
          <w:rPr>
            <w:rFonts w:ascii="Times New Roman" w:hAnsi="Times New Roman" w:cs="Times New Roman"/>
            <w:sz w:val="24"/>
            <w:lang w:val="en-US"/>
          </w:rPr>
          <w:t xml:space="preserve"> &amp; </w:t>
        </w:r>
        <w:r w:rsidR="00915BA4">
          <w:rPr>
            <w:rFonts w:ascii="Times New Roman" w:hAnsi="Times New Roman" w:cs="Times New Roman"/>
            <w:sz w:val="24"/>
            <w:lang w:val="en-US"/>
          </w:rPr>
          <w:t>Hofer</w:t>
        </w:r>
        <w:r w:rsidR="00915BA4" w:rsidRPr="00B04563">
          <w:rPr>
            <w:rFonts w:ascii="Times New Roman" w:hAnsi="Times New Roman" w:cs="Times New Roman"/>
            <w:sz w:val="24"/>
            <w:lang w:val="en-US"/>
          </w:rPr>
          <w:t xml:space="preserve"> 1998; Kolowski &amp; </w:t>
        </w:r>
        <w:r w:rsidR="00915BA4" w:rsidRPr="00B04563">
          <w:rPr>
            <w:rFonts w:ascii="Times New Roman" w:hAnsi="Times New Roman" w:cs="Times New Roman"/>
            <w:sz w:val="24"/>
            <w:lang w:val="en-US"/>
          </w:rPr>
          <w:lastRenderedPageBreak/>
          <w:t>Holekamp 2009; Belton et al. 2018)</w:t>
        </w:r>
        <w:r w:rsidR="00915BA4" w:rsidRPr="00850320">
          <w:rPr>
            <w:rFonts w:ascii="Times New Roman" w:hAnsi="Times New Roman" w:cs="Times New Roman"/>
            <w:color w:val="000000" w:themeColor="text1"/>
            <w:sz w:val="24"/>
            <w:szCs w:val="24"/>
            <w:lang w:val="en-US" w:eastAsia="fr-FR"/>
          </w:rPr>
          <w:fldChar w:fldCharType="end"/>
        </w:r>
      </w:ins>
      <w:ins w:id="561" w:author="Hofer, Heribert" w:date="2022-03-07T06:55:00Z">
        <w:r w:rsidR="00E30EF5">
          <w:rPr>
            <w:rFonts w:ascii="Times New Roman" w:hAnsi="Times New Roman" w:cs="Times New Roman"/>
            <w:color w:val="000000" w:themeColor="text1"/>
            <w:sz w:val="24"/>
            <w:szCs w:val="24"/>
            <w:lang w:val="en-US" w:eastAsia="fr-FR"/>
          </w:rPr>
          <w:t>,</w:t>
        </w:r>
      </w:ins>
      <w:r w:rsidR="00EE2A36" w:rsidRPr="00850320">
        <w:rPr>
          <w:rFonts w:ascii="Times New Roman" w:hAnsi="Times New Roman" w:cs="Times New Roman"/>
          <w:color w:val="000000" w:themeColor="text1"/>
          <w:sz w:val="24"/>
          <w:szCs w:val="24"/>
          <w:lang w:val="en-US" w:eastAsia="fr-FR"/>
        </w:rPr>
        <w:t xml:space="preserve"> </w:t>
      </w:r>
      <w:r w:rsidR="00E66BE0">
        <w:rPr>
          <w:rFonts w:ascii="Times New Roman" w:hAnsi="Times New Roman" w:cs="Times New Roman"/>
          <w:color w:val="000000" w:themeColor="text1"/>
          <w:sz w:val="24"/>
          <w:szCs w:val="24"/>
          <w:lang w:val="en-US" w:eastAsia="fr-FR"/>
        </w:rPr>
        <w:t xml:space="preserve">(iii) </w:t>
      </w:r>
      <w:r w:rsidR="00DF769C">
        <w:rPr>
          <w:rFonts w:ascii="Times New Roman" w:hAnsi="Times New Roman" w:cs="Times New Roman"/>
          <w:color w:val="000000" w:themeColor="text1"/>
          <w:sz w:val="24"/>
          <w:szCs w:val="24"/>
          <w:lang w:val="en-US" w:eastAsia="fr-FR"/>
        </w:rPr>
        <w:t xml:space="preserve">in areas </w:t>
      </w:r>
      <w:r w:rsidR="00EE2A36" w:rsidRPr="00850320">
        <w:rPr>
          <w:rFonts w:ascii="Times New Roman" w:hAnsi="Times New Roman" w:cs="Times New Roman"/>
          <w:color w:val="000000" w:themeColor="text1"/>
          <w:sz w:val="24"/>
          <w:szCs w:val="24"/>
          <w:lang w:val="en-US" w:eastAsia="fr-FR"/>
        </w:rPr>
        <w:t>close to water</w:t>
      </w:r>
      <w:del w:id="562" w:author="Hofer, Heribert" w:date="2022-03-07T06:55:00Z">
        <w:r w:rsidR="00EE2A36" w:rsidRPr="00850320" w:rsidDel="00E30EF5">
          <w:rPr>
            <w:rFonts w:ascii="Times New Roman" w:hAnsi="Times New Roman" w:cs="Times New Roman"/>
            <w:color w:val="000000" w:themeColor="text1"/>
            <w:sz w:val="24"/>
            <w:szCs w:val="24"/>
            <w:lang w:val="en-US" w:eastAsia="fr-FR"/>
          </w:rPr>
          <w:delText xml:space="preserve"> sources</w:delText>
        </w:r>
      </w:del>
      <w:ins w:id="563" w:author="Hofer, Heribert" w:date="2022-03-07T06:55:00Z">
        <w:r w:rsidR="00E30EF5">
          <w:rPr>
            <w:rFonts w:ascii="Times New Roman" w:hAnsi="Times New Roman" w:cs="Times New Roman"/>
            <w:color w:val="000000" w:themeColor="text1"/>
            <w:sz w:val="24"/>
            <w:szCs w:val="24"/>
            <w:lang w:val="en-US" w:eastAsia="fr-FR"/>
          </w:rPr>
          <w:t xml:space="preserve"> bodies</w:t>
        </w:r>
      </w:ins>
      <w:r w:rsidR="00EE2A36" w:rsidRPr="00850320">
        <w:rPr>
          <w:rFonts w:ascii="Times New Roman" w:hAnsi="Times New Roman" w:cs="Times New Roman"/>
          <w:color w:val="000000" w:themeColor="text1"/>
          <w:sz w:val="24"/>
          <w:szCs w:val="24"/>
          <w:lang w:val="en-US" w:eastAsia="fr-FR"/>
        </w:rPr>
        <w:t xml:space="preserve">, </w:t>
      </w:r>
      <w:r w:rsidR="00E66BE0">
        <w:rPr>
          <w:rFonts w:ascii="Times New Roman" w:hAnsi="Times New Roman" w:cs="Times New Roman"/>
          <w:color w:val="000000" w:themeColor="text1"/>
          <w:sz w:val="24"/>
          <w:szCs w:val="24"/>
          <w:lang w:val="en-US" w:eastAsia="fr-FR"/>
        </w:rPr>
        <w:t xml:space="preserve">which may provide </w:t>
      </w:r>
      <w:r w:rsidR="00EE2A36" w:rsidRPr="00850320">
        <w:rPr>
          <w:rFonts w:ascii="Times New Roman" w:hAnsi="Times New Roman" w:cs="Times New Roman"/>
          <w:color w:val="000000" w:themeColor="text1"/>
          <w:sz w:val="24"/>
          <w:szCs w:val="24"/>
          <w:lang w:val="en-US" w:eastAsia="fr-FR"/>
        </w:rPr>
        <w:t>water</w:t>
      </w:r>
      <w:r w:rsidR="00DF769C">
        <w:rPr>
          <w:rFonts w:ascii="Times New Roman" w:hAnsi="Times New Roman" w:cs="Times New Roman"/>
          <w:color w:val="000000" w:themeColor="text1"/>
          <w:sz w:val="24"/>
          <w:szCs w:val="24"/>
          <w:lang w:val="en-US" w:eastAsia="fr-FR"/>
        </w:rPr>
        <w:t xml:space="preserve"> to drink</w:t>
      </w:r>
      <w:ins w:id="564" w:author="Aima P" w:date="2022-03-22T14:14:00Z">
        <w:r w:rsidR="00287F38">
          <w:rPr>
            <w:rFonts w:ascii="Times New Roman" w:hAnsi="Times New Roman" w:cs="Times New Roman"/>
            <w:color w:val="000000" w:themeColor="text1"/>
            <w:sz w:val="24"/>
            <w:szCs w:val="24"/>
            <w:lang w:val="en-US" w:eastAsia="fr-FR"/>
          </w:rPr>
          <w:t xml:space="preserve">, </w:t>
        </w:r>
      </w:ins>
      <w:del w:id="565" w:author="Aima P" w:date="2022-03-22T14:14:00Z">
        <w:r w:rsidR="00DF769C" w:rsidDel="00287F38">
          <w:rPr>
            <w:rFonts w:ascii="Times New Roman" w:hAnsi="Times New Roman" w:cs="Times New Roman"/>
            <w:color w:val="000000" w:themeColor="text1"/>
            <w:sz w:val="24"/>
            <w:szCs w:val="24"/>
            <w:lang w:val="en-US" w:eastAsia="fr-FR"/>
          </w:rPr>
          <w:delText xml:space="preserve"> and to lie in,</w:delText>
        </w:r>
      </w:del>
      <w:r w:rsidR="00DF769C">
        <w:rPr>
          <w:rFonts w:ascii="Times New Roman" w:hAnsi="Times New Roman" w:cs="Times New Roman"/>
          <w:color w:val="000000" w:themeColor="text1"/>
          <w:sz w:val="24"/>
          <w:szCs w:val="24"/>
          <w:lang w:val="en-US" w:eastAsia="fr-FR"/>
        </w:rPr>
        <w:t xml:space="preserve"> </w:t>
      </w:r>
      <w:ins w:id="566" w:author="Hofer, Heribert" w:date="2022-03-07T06:55:00Z">
        <w:r w:rsidR="00E30EF5">
          <w:rPr>
            <w:rFonts w:ascii="Times New Roman" w:hAnsi="Times New Roman" w:cs="Times New Roman"/>
            <w:color w:val="000000" w:themeColor="text1"/>
            <w:sz w:val="24"/>
            <w:szCs w:val="24"/>
            <w:lang w:val="en-US" w:eastAsia="fr-FR"/>
          </w:rPr>
          <w:t xml:space="preserve">attract </w:t>
        </w:r>
      </w:ins>
      <w:r w:rsidR="00DF769C">
        <w:rPr>
          <w:rFonts w:ascii="Times New Roman" w:hAnsi="Times New Roman" w:cs="Times New Roman"/>
          <w:color w:val="000000" w:themeColor="text1"/>
          <w:sz w:val="24"/>
          <w:szCs w:val="24"/>
          <w:lang w:val="en-US" w:eastAsia="fr-FR"/>
        </w:rPr>
        <w:t>prey</w:t>
      </w:r>
      <w:del w:id="567" w:author="Hofer, Heribert" w:date="2022-03-07T06:55:00Z">
        <w:r w:rsidR="00DF769C" w:rsidDel="00E30EF5">
          <w:rPr>
            <w:rFonts w:ascii="Times New Roman" w:hAnsi="Times New Roman" w:cs="Times New Roman"/>
            <w:color w:val="000000" w:themeColor="text1"/>
            <w:sz w:val="24"/>
            <w:szCs w:val="24"/>
            <w:lang w:val="en-US" w:eastAsia="fr-FR"/>
          </w:rPr>
          <w:delText>,</w:delText>
        </w:r>
      </w:del>
      <w:r w:rsidR="00DF769C">
        <w:rPr>
          <w:rFonts w:ascii="Times New Roman" w:hAnsi="Times New Roman" w:cs="Times New Roman"/>
          <w:color w:val="000000" w:themeColor="text1"/>
          <w:sz w:val="24"/>
          <w:szCs w:val="24"/>
          <w:lang w:val="en-US" w:eastAsia="fr-FR"/>
        </w:rPr>
        <w:t xml:space="preserve"> and</w:t>
      </w:r>
      <w:r w:rsidR="001F4FDD">
        <w:rPr>
          <w:rFonts w:ascii="Times New Roman" w:hAnsi="Times New Roman" w:cs="Times New Roman"/>
          <w:color w:val="000000" w:themeColor="text1"/>
          <w:sz w:val="24"/>
          <w:szCs w:val="24"/>
          <w:lang w:val="en-US" w:eastAsia="fr-FR"/>
        </w:rPr>
        <w:t xml:space="preserve"> </w:t>
      </w:r>
      <w:ins w:id="568" w:author="Hofer, Heribert" w:date="2022-03-07T06:55:00Z">
        <w:r w:rsidR="00E30EF5">
          <w:rPr>
            <w:rFonts w:ascii="Times New Roman" w:hAnsi="Times New Roman" w:cs="Times New Roman"/>
            <w:color w:val="000000" w:themeColor="text1"/>
            <w:sz w:val="24"/>
            <w:szCs w:val="24"/>
            <w:lang w:val="en-US" w:eastAsia="fr-FR"/>
          </w:rPr>
          <w:t xml:space="preserve">provide </w:t>
        </w:r>
      </w:ins>
      <w:r w:rsidR="00EC75D0" w:rsidRPr="00031640">
        <w:rPr>
          <w:rFonts w:ascii="Times New Roman" w:hAnsi="Times New Roman" w:cs="Times New Roman"/>
          <w:color w:val="000000" w:themeColor="text1"/>
          <w:sz w:val="24"/>
          <w:szCs w:val="24"/>
          <w:lang w:val="en-US" w:eastAsia="fr-FR"/>
        </w:rPr>
        <w:t>resting sites</w:t>
      </w:r>
      <w:r w:rsidR="00EE2A36" w:rsidRPr="00031640">
        <w:rPr>
          <w:rFonts w:ascii="Times New Roman" w:hAnsi="Times New Roman" w:cs="Times New Roman"/>
          <w:color w:val="000000" w:themeColor="text1"/>
          <w:sz w:val="24"/>
          <w:szCs w:val="24"/>
          <w:lang w:val="en-US" w:eastAsia="fr-FR"/>
        </w:rPr>
        <w:t xml:space="preserve"> </w:t>
      </w:r>
      <w:del w:id="569" w:author="Hofer, Heribert" w:date="2022-03-07T06:56:00Z">
        <w:r w:rsidR="00EE2A36" w:rsidRPr="001F6E03" w:rsidDel="00E30EF5">
          <w:rPr>
            <w:rFonts w:ascii="Times New Roman" w:hAnsi="Times New Roman" w:cs="Times New Roman"/>
            <w:color w:val="000000" w:themeColor="text1"/>
            <w:sz w:val="24"/>
            <w:szCs w:val="24"/>
            <w:lang w:val="en-US" w:eastAsia="fr-FR"/>
          </w:rPr>
          <w:fldChar w:fldCharType="begin"/>
        </w:r>
        <w:r w:rsidR="00185A55" w:rsidDel="00E30EF5">
          <w:rPr>
            <w:rFonts w:ascii="Times New Roman" w:hAnsi="Times New Roman" w:cs="Times New Roman"/>
            <w:color w:val="000000" w:themeColor="text1"/>
            <w:sz w:val="24"/>
            <w:szCs w:val="24"/>
            <w:lang w:val="en-US" w:eastAsia="fr-FR"/>
          </w:rPr>
          <w:delInstrText xml:space="preserve"> ADDIN ZOTERO_ITEM CSL_CITATION {"citationID":"Olu9t4KM","properties":{"formattedCitation":"(Kolowski &amp; Holekamp 2009; \\uc0\\u268{}ervinka et al. 2015; Pagany 2020)","plainCitation":"(Kolowski &amp; Holekamp 2009; Červinka et al. 2015; Pagany 2020)","noteIndex":0},"citationItems":[{"id":2915,"uris":["http://zotero.org/users/5432491/items/6WJ9CKMD"],"uri":["http://zotero.org/users/5432491/items/6WJ9CKMD"],"itemData":{"id":2915,"type":"article-journal","abstract":"Due to increasing human encroachment into the remaining habitat of many large carnivore species, there is an immediate need to understand the ecological and anthropogenic factors influencing carnivore space use decisions. In particular, knowledge of changes in space use in response to disturbance, and the costs associated with these changes, will be critical in guiding conservation efforts. To investigate the ecological factors influencing carnivore space use, we intensively radiotracked members of two large social groups (clans) of spotted hyaenas Crocuta crocuta in the Masai Mara National Reserve, Kenya. In addition, we studied the influence of livestock grazing by comparing space use between two study clans that differed dramatically in exposure to grazing. Logistic regression modeling indicated that space use in the absence of livestock was most influenced by the location of the clan's communal den. However, hyaenas were also found to select shrubland, areas of high prey density, and proximity to seasonal streams. Movements of hyaenas exposed to livestock grazing were most influenced by vegetation type, with a strong avoidance of open grass plains. Den location and prey density had less influence on space use decisions in the disturbed than the undisturbed clan. Livestock distribution did not directly influence hyaena movements either during daytime, when livestock were present, or at night. We suggest that direct livestock avoidance was unnecessary due to the observed increased use of vegetative cover by hyaenas exposed to grazing livestock. The greater distances from the den, and from areas of high prey density at which hyaenas were found in disturbed than undisturbed areas indicates potential energetic costs incurred by disturbed hyaenas. Our results therefore suggest that reduced vegetative cover, as is often found outside protected areas, may result in more dramatic modifications of hyaena movements in the presence of livestock.","container-title":"Journal of Zoology","DOI":"10.1111/j.1469-7998.2008.00505.x","ISSN":"1469-7998","issue":"1","language":"en","note":"number: 1\n_eprint: https://onlinelibrary.wiley.com/doi/pdf/10.1111/j.1469-7998.2008.00505.x","page":"23-36","source":"Wiley Online Library","title":"Ecological and anthropogenic influences on space use by spotted hyaenas","volume":"277","author":[{"family":"Kolowski","given":"J. M."},{"family":"Holekamp","given":"K. E."}],"issued":{"date-parts":[["2009"]]}}},{"id":"qX81ssgi/2jpCUiEV","uris":["http://zotero.org/users/local/7S3hLO07/items/IFNG468Z"],"uri":["http://zotero.org/users/local/7S3hLO07/items/IFNG468Z"],"itemData":{"id":2481,"type":"article-journal","abstract":"Traffic infrastructure is currently one of the main anthropogenic causes affecting carnivore populations, and understanding factors behind spatiotemporal patterns of road mortality is crucial in developing successful conservation measures. Here, we investigated the effect of landscape and local characteristics on road mortality of several carnivore species. Road-kill data from the period 2000-2014 were obtained from a nation-wide volunteer-based survey and Species Occurrence Database of the Czech Republic. From a total of 1020 recorded carnivore road-kills, the most frequently documented was the stone marten (24.2 %) followed by European otter (22.7 %) and red fox (20.2 %). At the landscape scale (1000 m radius), road-kills of habitat generalists (red fox, stone marten, European polecat, least weasel and stoat) were mainly detected in areas with a mixture of arable land and human settlements, while road-kills of habitat specialists (pine marten, Eurasian badger and European otter) and non-native species (raccoon dog and raccoon) were mainly found in areas with a high proportion of forests, grasslands and water bodies. At the local scale (50 m radius), the presence of linear habitats (forest edges, corridors) was positively linked to road-kills of European otter, stone marten, Eurasian badger, stoat, least weasel, European polecat and red fox. The presence of watercourses increased mortality risk in European otter and raccoon dog and oppositely decreased mortality risk in stone marten, least weasel and red fox. We documented a significant effect of road topography only for raccoons, whose road-kills were mostly found in parallel sections of roads relative to buried and raised roads. Based on our results, several mitigation measures that could serve in reducing carnivore mortality in human-dominated landscapes are suggested.","container-title":"Mammal Research","DOI":"10.1007/s13364-015-0226-0","journalAbbreviation":"Mammal Research","note":"container-title: Mammal Research","source":"ResearchGate","title":"Large-scale evaluation of carnivore road mortality: the effect of landscape and local scale characteristics","title-short":"Large-scale evaluation of carnivore road mortality","volume":"60","author":[{"family":"Červinka","given":"Jaroslav"},{"family":"Riegert","given":"Jan"},{"family":"Grill","given":"Stanislav"},{"family":"Šálek","given":"Martin"}],"issued":{"date-parts":[["2015",7,1]]}}},{"id":4048,"uris":["http://zotero.org/users/5432491/items/E944HAX5"],"uri":["http://zotero.org/users/5432491/items/E944HAX5"],"itemData":{"id":4048,"type":"article-journal","abstract":"Wildlife-vehicle collisions (WVCs) are caused by the close interaction of human and wildlife habitats worldwide. The large number of globally distributed accidents and the variety of environmental impacts characterize WVCs as intricate and challenging to predict. However, numerous research studies have been conducted to understand the causal relationships between drivers, animals, and the environment. In this paper, 645 publications are reviewed to provide an overview and a wide-ranging knowledge about WVC research. The study gathers the influencing factors on WVCs, systematizes the approaches for data collection, and identifies the main developments in analysis and predicting methods for WVCs. Factors such as the proximity to forest, a gentle topography with sparsely curves, street width, and seasonal differences are common denominators for WVCs - independent of the species -, while traffic volume, the distance to urban areas, or road accompanying infrastructure are not clearly assignable influencing or non-influencing factors. Different ways of data collection are observed, which range from carcass surveys by ecologists or crowdsourcing for species conservation to nearly real-time official reporting by involved parties as a basis for driving safety. Data collection and quality are discussed for their applicability, in particular, regarding the currently used analysing approaches for WVCs. Additionally, the advantages of the rarely employed machine learning approaches are discussed in terms of dynamic WVC risk prediction - including large-scale and temporally unrestricted transferability. These approaches may be helpful for prospective warning and road safety management on a global scale.","container-title":"Biological Conservation","DOI":"10.1016/j.biocon.2020.108758","ISSN":"0006-3207","journalAbbreviation":"Biological Conservation","language":"en","page":"108758","source":"ScienceDirect","title":"Wildlife-vehicle collisions - Influencing factors, data collection and research methods","volume":"251","author":[{"family":"Pagany","given":"Raphaela"}],"issued":{"date-parts":[["2020",11,1]]}}}],"schema":"https://github.com/citation-style-language/schema/raw/master/csl-citation.json"} </w:delInstrText>
        </w:r>
        <w:r w:rsidR="00EE2A36" w:rsidRPr="001F6E03" w:rsidDel="00E30EF5">
          <w:rPr>
            <w:rFonts w:ascii="Times New Roman" w:hAnsi="Times New Roman" w:cs="Times New Roman"/>
            <w:color w:val="000000" w:themeColor="text1"/>
            <w:sz w:val="24"/>
            <w:szCs w:val="24"/>
            <w:lang w:val="en-US" w:eastAsia="fr-FR"/>
          </w:rPr>
          <w:fldChar w:fldCharType="separate"/>
        </w:r>
        <w:r w:rsidR="00C22F95" w:rsidRPr="00B04563" w:rsidDel="00E30EF5">
          <w:rPr>
            <w:rFonts w:ascii="Times New Roman" w:hAnsi="Times New Roman" w:cs="Times New Roman"/>
            <w:sz w:val="24"/>
            <w:szCs w:val="24"/>
            <w:lang w:val="en-US"/>
          </w:rPr>
          <w:delText>(Kolowski &amp; Holekamp 2009; Červinka et al. 2015; Pagany 2020)</w:delText>
        </w:r>
        <w:r w:rsidR="00EE2A36" w:rsidRPr="001F6E03" w:rsidDel="00E30EF5">
          <w:rPr>
            <w:rFonts w:ascii="Times New Roman" w:hAnsi="Times New Roman" w:cs="Times New Roman"/>
            <w:color w:val="000000" w:themeColor="text1"/>
            <w:sz w:val="24"/>
            <w:szCs w:val="24"/>
            <w:lang w:val="en-US" w:eastAsia="fr-FR"/>
          </w:rPr>
          <w:fldChar w:fldCharType="end"/>
        </w:r>
        <w:r w:rsidR="003A3F15" w:rsidRPr="00C22F95" w:rsidDel="00E30EF5">
          <w:rPr>
            <w:rFonts w:ascii="Times New Roman" w:hAnsi="Times New Roman" w:cs="Times New Roman"/>
            <w:color w:val="000000" w:themeColor="text1"/>
            <w:sz w:val="24"/>
            <w:szCs w:val="24"/>
            <w:lang w:val="en-US" w:eastAsia="fr-FR"/>
          </w:rPr>
          <w:delText xml:space="preserve">, </w:delText>
        </w:r>
      </w:del>
      <w:ins w:id="570" w:author="Hofer, Heribert" w:date="2022-03-07T06:56:00Z">
        <w:r w:rsidR="00E30EF5" w:rsidRPr="001F6E03">
          <w:rPr>
            <w:rFonts w:ascii="Times New Roman" w:hAnsi="Times New Roman" w:cs="Times New Roman"/>
            <w:color w:val="000000" w:themeColor="text1"/>
            <w:sz w:val="24"/>
            <w:szCs w:val="24"/>
            <w:lang w:val="en-US" w:eastAsia="fr-FR"/>
          </w:rPr>
          <w:fldChar w:fldCharType="begin"/>
        </w:r>
        <w:r w:rsidR="00E30EF5">
          <w:rPr>
            <w:rFonts w:ascii="Times New Roman" w:hAnsi="Times New Roman" w:cs="Times New Roman"/>
            <w:color w:val="000000" w:themeColor="text1"/>
            <w:sz w:val="24"/>
            <w:szCs w:val="24"/>
            <w:lang w:val="en-US" w:eastAsia="fr-FR"/>
          </w:rPr>
          <w:instrText xml:space="preserve"> ADDIN ZOTERO_ITEM CSL_CITATION {"citationID":"Olu9t4KM","properties":{"formattedCitation":"(Kolowski &amp; Holekamp 2009; \\uc0\\u268{}ervinka et al. 2015; Pagany 2020)","plainCitation":"(Kolowski &amp; Holekamp 2009; Červinka et al. 2015; Pagany 2020)","noteIndex":0},"citationItems":[{"id":2915,"uris":["http://zotero.org/users/5432491/items/6WJ9CKMD"],"uri":["http://zotero.org/users/5432491/items/6WJ9CKMD"],"itemData":{"id":2915,"type":"article-journal","abstract":"Due to increasing human encroachment into the remaining habitat of many large carnivore species, there is an immediate need to understand the ecological and anthropogenic factors influencing carnivore space use decisions. In particular, knowledge of changes in space use in response to disturbance, and the costs associated with these changes, will be critical in guiding conservation efforts. To investigate the ecological factors influencing carnivore space use, we intensively radiotracked members of two large social groups (clans) of spotted hyaenas Crocuta crocuta in the Masai Mara National Reserve, Kenya. In addition, we studied the influence of livestock grazing by comparing space use between two study clans that differed dramatically in exposure to grazing. Logistic regression modeling indicated that space use in the absence of livestock was most influenced by the location of the clan's communal den. However, hyaenas were also found to select shrubland, areas of high prey density, and proximity to seasonal streams. Movements of hyaenas exposed to livestock grazing were most influenced by vegetation type, with a strong avoidance of open grass plains. Den location and prey density had less influence on space use decisions in the disturbed than the undisturbed clan. Livestock distribution did not directly influence hyaena movements either during daytime, when livestock were present, or at night. We suggest that direct livestock avoidance was unnecessary due to the observed increased use of vegetative cover by hyaenas exposed to grazing livestock. The greater distances from the den, and from areas of high prey density at which hyaenas were found in disturbed than undisturbed areas indicates potential energetic costs incurred by disturbed hyaenas. Our results therefore suggest that reduced vegetative cover, as is often found outside protected areas, may result in more dramatic modifications of hyaena movements in the presence of livestock.","container-title":"Journal of Zoology","DOI":"10.1111/j.1469-7998.2008.00505.x","ISSN":"1469-7998","issue":"1","language":"en","note":"number: 1\n_eprint: https://onlinelibrary.wiley.com/doi/pdf/10.1111/j.1469-7998.2008.00505.x","page":"23-36","source":"Wiley Online Library","title":"Ecological and anthropogenic influences on space use by spotted hyaenas","volume":"277","author":[{"family":"Kolowski","given":"J. M."},{"family":"Holekamp","given":"K. E."}],"issued":{"date-parts":[["2009"]]}}},{"id":"qX81ssgi/2jpCUiEV","uris":["http://zotero.org/users/local/7S3hLO07/items/IFNG468Z"],"uri":["http://zotero.org/users/local/7S3hLO07/items/IFNG468Z"],"itemData":{"id":2481,"type":"article-journal","abstract":"Traffic infrastructure is currently one of the main anthropogenic causes affecting carnivore populations, and understanding factors behind spatiotemporal patterns of road mortality is crucial in developing successful conservation measures. Here, we investigated the effect of landscape and local characteristics on road mortality of several carnivore species. Road-kill data from the period 2000-2014 were obtained from a nation-wide volunteer-based survey and Species Occurrence Database of the Czech Republic. From a total of 1020 recorded carnivore road-kills, the most frequently documented was the stone marten (24.2 %) followed by European otter (22.7 %) and red fox (20.2 %). At the landscape scale (1000 m radius), road-kills of habitat generalists (red fox, stone marten, European polecat, least weasel and stoat) were mainly detected in areas with a mixture of arable land and human settlements, while road-kills of habitat specialists (pine marten, Eurasian badger and European otter) and non-native species (raccoon dog and raccoon) were mainly found in areas with a high proportion of forests, grasslands and water bodies. At the local scale (50 m radius), the presence of linear habitats (forest edges, corridors) was positively linked to road-kills of European otter, stone marten, Eurasian badger, stoat, least weasel, European polecat and red fox. The presence of watercourses increased mortality risk in European otter and raccoon dog and oppositely decreased mortality risk in stone marten, least weasel and red fox. We documented a significant effect of road topography only for raccoons, whose road-kills were mostly found in parallel sections of roads relative to buried and raised roads. Based on our results, several mitigation measures that could serve in reducing carnivore mortality in human-dominated landscapes are suggested.","container-title":"Mammal Research","DOI":"10.1007/s13364-015-0226-0","journalAbbreviation":"Mammal Research","note":"container-title: Mammal Research","source":"ResearchGate","title":"Large-scale evaluation of carnivore road mortality: the effect of landscape and local scale characteristics","title-short":"Large-scale evaluation of carnivore road mortality","volume":"60","author":[{"family":"Červinka","given":"Jaroslav"},{"family":"Riegert","given":"Jan"},{"family":"Grill","given":"Stanislav"},{"family":"Šálek","given":"Martin"}],"issued":{"date-parts":[["2015",7,1]]}}},{"id":4048,"uris":["http://zotero.org/users/5432491/items/E944HAX5"],"uri":["http://zotero.org/users/5432491/items/E944HAX5"],"itemData":{"id":4048,"type":"article-journal","abstract":"Wildlife-vehicle collisions (WVCs) are caused by the close interaction of human and wildlife habitats worldwide. The large number of globally distributed accidents and the variety of environmental impacts characterize WVCs as intricate and challenging to predict. However, numerous research studies have been conducted to understand the causal relationships between drivers, animals, and the environment. In this paper, 645 publications are reviewed to provide an overview and a wide-ranging knowledge about WVC research. The study gathers the influencing factors on WVCs, systematizes the approaches for data collection, and identifies the main developments in analysis and predicting methods for WVCs. Factors such as the proximity to forest, a gentle topography with sparsely curves, street width, and seasonal differences are common denominators for WVCs - independent of the species -, while traffic volume, the distance to urban areas, or road accompanying infrastructure are not clearly assignable influencing or non-influencing factors. Different ways of data collection are observed, which range from carcass surveys by ecologists or crowdsourcing for species conservation to nearly real-time official reporting by involved parties as a basis for driving safety. Data collection and quality are discussed for their applicability, in particular, regarding the currently used analysing approaches for WVCs. Additionally, the advantages of the rarely employed machine learning approaches are discussed in terms of dynamic WVC risk prediction - including large-scale and temporally unrestricted transferability. These approaches may be helpful for prospective warning and road safety management on a global scale.","container-title":"Biological Conservation","DOI":"10.1016/j.biocon.2020.108758","ISSN":"0006-3207","journalAbbreviation":"Biological Conservation","language":"en","page":"108758","source":"ScienceDirect","title":"Wildlife-vehicle collisions - Influencing factors, data collection and research methods","volume":"251","author":[{"family":"Pagany","given":"Raphaela"}],"issued":{"date-parts":[["2020",11,1]]}}}],"schema":"https://github.com/citation-style-language/schema/raw/master/csl-citation.json"} </w:instrText>
        </w:r>
        <w:r w:rsidR="00E30EF5" w:rsidRPr="001F6E03">
          <w:rPr>
            <w:rFonts w:ascii="Times New Roman" w:hAnsi="Times New Roman" w:cs="Times New Roman"/>
            <w:color w:val="000000" w:themeColor="text1"/>
            <w:sz w:val="24"/>
            <w:szCs w:val="24"/>
            <w:lang w:val="en-US" w:eastAsia="fr-FR"/>
          </w:rPr>
          <w:fldChar w:fldCharType="separate"/>
        </w:r>
        <w:r w:rsidR="00E30EF5" w:rsidRPr="00B04563">
          <w:rPr>
            <w:rFonts w:ascii="Times New Roman" w:hAnsi="Times New Roman" w:cs="Times New Roman"/>
            <w:sz w:val="24"/>
            <w:szCs w:val="24"/>
            <w:lang w:val="en-US"/>
          </w:rPr>
          <w:t>(Kolowski &amp; Holekamp 2009; Červinka et al. 2015; Pagany 2020)</w:t>
        </w:r>
        <w:r w:rsidR="00E30EF5" w:rsidRPr="001F6E03">
          <w:rPr>
            <w:rFonts w:ascii="Times New Roman" w:hAnsi="Times New Roman" w:cs="Times New Roman"/>
            <w:color w:val="000000" w:themeColor="text1"/>
            <w:sz w:val="24"/>
            <w:szCs w:val="24"/>
            <w:lang w:val="en-US" w:eastAsia="fr-FR"/>
          </w:rPr>
          <w:fldChar w:fldCharType="end"/>
        </w:r>
        <w:r w:rsidR="00E30EF5">
          <w:rPr>
            <w:rFonts w:ascii="Times New Roman" w:hAnsi="Times New Roman" w:cs="Times New Roman"/>
            <w:color w:val="000000" w:themeColor="text1"/>
            <w:sz w:val="24"/>
            <w:szCs w:val="24"/>
            <w:lang w:val="en-US" w:eastAsia="fr-FR"/>
          </w:rPr>
          <w:t xml:space="preserve">, </w:t>
        </w:r>
      </w:ins>
      <w:r w:rsidR="003A3F15" w:rsidRPr="00C22F95">
        <w:rPr>
          <w:rFonts w:ascii="Times New Roman" w:hAnsi="Times New Roman" w:cs="Times New Roman"/>
          <w:color w:val="000000" w:themeColor="text1"/>
          <w:sz w:val="24"/>
          <w:szCs w:val="24"/>
          <w:lang w:val="en-US" w:eastAsia="fr-FR"/>
        </w:rPr>
        <w:t>and (iv)</w:t>
      </w:r>
      <w:r w:rsidR="00586479" w:rsidRPr="00C22F95">
        <w:rPr>
          <w:rFonts w:ascii="Times New Roman" w:hAnsi="Times New Roman" w:cs="Times New Roman"/>
          <w:color w:val="000000" w:themeColor="text1"/>
          <w:sz w:val="24"/>
          <w:szCs w:val="24"/>
          <w:lang w:val="en-US" w:eastAsia="fr-FR"/>
        </w:rPr>
        <w:t xml:space="preserve"> </w:t>
      </w:r>
      <w:r w:rsidR="00DF769C" w:rsidRPr="00C22F95">
        <w:rPr>
          <w:rFonts w:ascii="Times New Roman" w:hAnsi="Times New Roman" w:cs="Times New Roman"/>
          <w:color w:val="000000" w:themeColor="text1"/>
          <w:sz w:val="24"/>
          <w:szCs w:val="24"/>
          <w:lang w:val="en-US" w:eastAsia="fr-FR"/>
        </w:rPr>
        <w:t>in areas with dense woodland</w:t>
      </w:r>
      <w:del w:id="571" w:author="Hofer, Heribert" w:date="2022-03-07T06:56:00Z">
        <w:r w:rsidR="00DF769C" w:rsidRPr="00C22F95" w:rsidDel="00E30EF5">
          <w:rPr>
            <w:rFonts w:ascii="Times New Roman" w:hAnsi="Times New Roman" w:cs="Times New Roman"/>
            <w:color w:val="000000" w:themeColor="text1"/>
            <w:sz w:val="24"/>
            <w:szCs w:val="24"/>
            <w:lang w:val="en-US" w:eastAsia="fr-FR"/>
          </w:rPr>
          <w:delText xml:space="preserve"> </w:delText>
        </w:r>
      </w:del>
      <w:r w:rsidR="00EE2A36" w:rsidRPr="00C22F95">
        <w:rPr>
          <w:rFonts w:ascii="Times New Roman" w:hAnsi="Times New Roman" w:cs="Times New Roman"/>
          <w:color w:val="000000" w:themeColor="text1"/>
          <w:sz w:val="24"/>
          <w:szCs w:val="24"/>
          <w:lang w:val="en-US" w:eastAsia="fr-FR"/>
        </w:rPr>
        <w:t xml:space="preserve"> where </w:t>
      </w:r>
      <w:r w:rsidR="006E18A7" w:rsidRPr="00C22F95">
        <w:rPr>
          <w:rFonts w:ascii="Times New Roman" w:hAnsi="Times New Roman" w:cs="Times New Roman"/>
          <w:color w:val="000000" w:themeColor="text1"/>
          <w:sz w:val="24"/>
          <w:szCs w:val="24"/>
          <w:lang w:val="en-US" w:eastAsia="fr-FR"/>
        </w:rPr>
        <w:t xml:space="preserve">hyenas </w:t>
      </w:r>
      <w:r w:rsidR="00586479" w:rsidRPr="00C22F95">
        <w:rPr>
          <w:rFonts w:ascii="Times New Roman" w:hAnsi="Times New Roman" w:cs="Times New Roman"/>
          <w:color w:val="000000" w:themeColor="text1"/>
          <w:sz w:val="24"/>
          <w:szCs w:val="24"/>
          <w:lang w:val="en-US" w:eastAsia="fr-FR"/>
        </w:rPr>
        <w:t>may be</w:t>
      </w:r>
      <w:r w:rsidR="006E18A7" w:rsidRPr="00C22F95">
        <w:rPr>
          <w:rFonts w:ascii="Times New Roman" w:hAnsi="Times New Roman" w:cs="Times New Roman"/>
          <w:color w:val="000000" w:themeColor="text1"/>
          <w:sz w:val="24"/>
          <w:szCs w:val="24"/>
          <w:lang w:val="en-US" w:eastAsia="fr-FR"/>
        </w:rPr>
        <w:t xml:space="preserve"> more likely to </w:t>
      </w:r>
      <w:r w:rsidR="00C75F44" w:rsidRPr="00C22F95">
        <w:rPr>
          <w:rFonts w:ascii="Times New Roman" w:hAnsi="Times New Roman" w:cs="Times New Roman"/>
          <w:color w:val="000000" w:themeColor="text1"/>
          <w:sz w:val="24"/>
          <w:szCs w:val="24"/>
          <w:lang w:val="en-US" w:eastAsia="fr-FR"/>
        </w:rPr>
        <w:t>walk along</w:t>
      </w:r>
      <w:r w:rsidR="00EE2A36" w:rsidRPr="00C22F95">
        <w:rPr>
          <w:rFonts w:ascii="Times New Roman" w:hAnsi="Times New Roman" w:cs="Times New Roman"/>
          <w:color w:val="000000" w:themeColor="text1"/>
          <w:sz w:val="24"/>
          <w:szCs w:val="24"/>
          <w:lang w:val="en-US" w:eastAsia="fr-FR"/>
        </w:rPr>
        <w:t xml:space="preserve"> roads </w:t>
      </w:r>
      <w:r w:rsidR="00586479" w:rsidRPr="00C22F95">
        <w:rPr>
          <w:rFonts w:ascii="Times New Roman" w:hAnsi="Times New Roman" w:cs="Times New Roman"/>
          <w:color w:val="000000" w:themeColor="text1"/>
          <w:sz w:val="24"/>
          <w:szCs w:val="24"/>
          <w:lang w:val="en-US" w:eastAsia="fr-FR"/>
        </w:rPr>
        <w:t xml:space="preserve">and </w:t>
      </w:r>
      <w:r w:rsidR="00DF769C" w:rsidRPr="00C22F95">
        <w:rPr>
          <w:rFonts w:ascii="Times New Roman" w:hAnsi="Times New Roman" w:cs="Times New Roman"/>
          <w:color w:val="000000" w:themeColor="text1"/>
          <w:sz w:val="24"/>
          <w:szCs w:val="24"/>
          <w:lang w:val="en-US" w:eastAsia="fr-FR"/>
        </w:rPr>
        <w:t>where the</w:t>
      </w:r>
      <w:r w:rsidR="00586479" w:rsidRPr="00C22F95">
        <w:rPr>
          <w:rFonts w:ascii="Times New Roman" w:hAnsi="Times New Roman" w:cs="Times New Roman"/>
          <w:color w:val="000000" w:themeColor="text1"/>
          <w:sz w:val="24"/>
          <w:szCs w:val="24"/>
          <w:lang w:val="en-US" w:eastAsia="fr-FR"/>
        </w:rPr>
        <w:t xml:space="preserve"> visibility </w:t>
      </w:r>
      <w:r w:rsidR="00DF769C" w:rsidRPr="00C22F95">
        <w:rPr>
          <w:rFonts w:ascii="Times New Roman" w:hAnsi="Times New Roman" w:cs="Times New Roman"/>
          <w:color w:val="000000" w:themeColor="text1"/>
          <w:sz w:val="24"/>
          <w:szCs w:val="24"/>
          <w:lang w:val="en-US" w:eastAsia="fr-FR"/>
        </w:rPr>
        <w:t xml:space="preserve">of drivers </w:t>
      </w:r>
      <w:r w:rsidR="00586479" w:rsidRPr="00C22F95">
        <w:rPr>
          <w:rFonts w:ascii="Times New Roman" w:hAnsi="Times New Roman" w:cs="Times New Roman"/>
          <w:color w:val="000000" w:themeColor="text1"/>
          <w:sz w:val="24"/>
          <w:szCs w:val="24"/>
          <w:lang w:val="en-US" w:eastAsia="fr-FR"/>
        </w:rPr>
        <w:t>may be reduced</w:t>
      </w:r>
      <w:r w:rsidR="00E078C1" w:rsidRPr="00C22F95">
        <w:rPr>
          <w:rFonts w:ascii="Times New Roman" w:hAnsi="Times New Roman" w:cs="Times New Roman"/>
          <w:color w:val="000000" w:themeColor="text1"/>
          <w:sz w:val="24"/>
          <w:szCs w:val="24"/>
          <w:lang w:val="en-US" w:eastAsia="fr-FR"/>
        </w:rPr>
        <w:t xml:space="preserve"> </w:t>
      </w:r>
      <w:r w:rsidR="00E078C1" w:rsidRPr="001F6E03">
        <w:rPr>
          <w:rFonts w:ascii="Times New Roman" w:hAnsi="Times New Roman" w:cs="Times New Roman"/>
          <w:color w:val="000000" w:themeColor="text1"/>
          <w:sz w:val="24"/>
          <w:szCs w:val="24"/>
          <w:lang w:val="en-US" w:eastAsia="fr-FR"/>
        </w:rPr>
        <w:fldChar w:fldCharType="begin"/>
      </w:r>
      <w:r w:rsidR="00BD6B5D">
        <w:rPr>
          <w:rFonts w:ascii="Times New Roman" w:hAnsi="Times New Roman" w:cs="Times New Roman"/>
          <w:color w:val="000000" w:themeColor="text1"/>
          <w:sz w:val="24"/>
          <w:szCs w:val="24"/>
          <w:lang w:val="en-US" w:eastAsia="fr-FR"/>
        </w:rPr>
        <w:instrText xml:space="preserve"> ADDIN ZOTERO_ITEM CSL_CITATION {"citationID":"g6zq5yHO","properties":{"formattedCitation":"(Abrahms et al. 2016; Hill et al. 2020b)","plainCitation":"(Abrahms et al. 2016; Hill et al. 2020b)","noteIndex":0},"citationItems":[{"id":4610,"uris":["http://zotero.org/users/5432491/items/CSHMUEC9"],"uri":["http://zotero.org/users/5432491/items/CSHMUEC9"],"itemData":{"id":4610,"type":"article-journal","abstract":"Understanding how anthropogenic features affect species' abilities to move within landscapes is essential to conservation planning and requires accurate assessment of resource selection for movement by focal species. Yet, the extent to which an individual's behavioural state (e.g. foraging, resting, commuting) influences resource selection has largely been ignored. Recent advances in Global Positioning System (GPS) tracking technology can fill this gap by associating distinct behavioural states with location data. We investigated the role of behaviour in determining the responses of an endangered species of carnivore, the African wild dog Lycaon pictus, to one of the most widespread forms of landscape alteration globally: road systems. We collected high-resolution GPS and activity data from 13 wild dogs in northern Botswana over a 2-year period. We employed a step selection framework to measure resource selection across three behavioural states identified from activity data (high-speed running, resting and travelling) and across a gradient of habitats and seasons, and compared these outputs to a full model that did not parse for behaviour. The response of wild dogs to roads varied markedly with both the behavioural and the landscape contexts in which roads were encountered. Specifically, wild dogs selected roads when travelling, ignored roads when high-speed running and avoided roads when resting. This distinction was not evident when all movement data were considered together in the full model. When travelling, selection for roads increased in denser vegetative environments, suggesting that roads may enhance movement for this species. Our findings indicate that including behavioural information in resource selection models is critical to understanding wildlife responses to landscape features and suggest that successful application of resource selection analyses to conservation planning requires explicit examination of the behavioural contexts in which movement occurs. Thus, behaviour-specific step selection functions offer a powerful tool for identifying resource selection patterns for animal behaviours of conservation significance.","container-title":"Animal Conservation","DOI":"https://doi.org/10.1111/acv.12235","ISSN":"1469-1795","issue":"3","language":"en","note":"_eprint: https://onlinelibrary.wiley.com/doi/pdf/10.1111/acv.12235","page":"247-255","source":"Wiley Online Library","title":"Lessons from integrating behaviour and resource selection: activity-specific responses of African wild dogs to roads","title-short":"Lessons from integrating behaviour and resource selection","volume":"19","author":[{"family":"Abrahms","given":"B."},{"family":"Jordan","given":"N. R."},{"family":"Golabek","given":"K. A."},{"family":"McNutt","given":"J. W."},{"family":"Wilson","given":"A. M."},{"family":"Brashares","given":"J. S."}],"issued":{"date-parts":[["2016"]]}}},{"id":4601,"uris":["http://zotero.org/users/5432491/items/WSKP5JTS"],"uri":["http://zotero.org/users/5432491/items/WSKP5JTS"],"itemData":{"id":4601,"type":"article-journal","abstract":"Roads have numerous negative impacts for mammals, but may also serve as attractants due to altered vegetation or provisioning of resources. We reviewed the use of roads and their associated features by mammals, in order to understand the ecological factors contributing to road use. We documented 129 studies that recorded road use by 116 mammalian species, spanning 15 orders and 35 families, in six continents. Carnivora was the most common order (40 species, 34% of all 116 species), followed by Artiodactyla (24 species, 20%) and Rodentia (21 species, 18%). The species were placed in the IUCN categories Least Concern (88 species, 76% of all 116 species), Vulnerable (11 species, 9%), Near Threatened (9 species, 8%), Endangered (6 species, 5%), and Critically Endangered (2 species, 2%). We assigned road use to five ecological categories, reflecting the reason for it, with subcategories where appropriate: (1) communication; (2) foraging (subcategories: anthropogenic food, herbivory, predation, salt, scavenging, water); (3) movement (subcategories: bridges, environmental alterations, habitat connectivity); (4) refuge (subcategories: avoidance, burrowing and denning, cover, roosting); and (5) thermoregulation. Foraging, movement, and refuge were the most common uses. Roads provide a variety of resources to mammals, but road use is highly dynamic in time and space. We suggest that the use of roads by mammals is extensive, both geographically and taxonomically. Road use is likely to influence mammalian ecology while contributing to the risk of collisions with vehicles.","container-title":"Mammal Review","DOI":"https://doi.org/10.1111/mam.12222","ISSN":"1365-2907","issue":"n/a","language":"en","note":"_eprint: https://onlinelibrary.wiley.com/doi/pdf/10.1111/mam.12222","source":"Wiley Online Library","title":"A review of ecological factors promoting road use by mammals","URL":"http://onlinelibrary.wiley.com/doi/abs/10.1111/mam.12222","volume":"n/a","author":[{"family":"Hill","given":"Jacob E."},{"family":"Vault","given":"Travis L. De"},{"family":"Belant","given":"Jerrold L."}],"accessed":{"date-parts":[["2021",1,19]]},"issued":{"date-parts":[["2020",9]]}}}],"schema":"https://github.com/citation-style-language/schema/raw/master/csl-citation.json"} </w:instrText>
      </w:r>
      <w:r w:rsidR="00E078C1" w:rsidRPr="001F6E03">
        <w:rPr>
          <w:rFonts w:ascii="Times New Roman" w:hAnsi="Times New Roman" w:cs="Times New Roman"/>
          <w:color w:val="000000" w:themeColor="text1"/>
          <w:sz w:val="24"/>
          <w:szCs w:val="24"/>
          <w:lang w:val="en-US" w:eastAsia="fr-FR"/>
        </w:rPr>
        <w:fldChar w:fldCharType="separate"/>
      </w:r>
      <w:r w:rsidR="005245E8" w:rsidRPr="00A5365B">
        <w:rPr>
          <w:rFonts w:ascii="Times New Roman" w:hAnsi="Times New Roman" w:cs="Times New Roman"/>
          <w:sz w:val="24"/>
          <w:lang w:val="en-US"/>
        </w:rPr>
        <w:t>(Abrahms et al. 2016; Hill et al. 2020b)</w:t>
      </w:r>
      <w:r w:rsidR="00E078C1" w:rsidRPr="001F6E03">
        <w:rPr>
          <w:rFonts w:ascii="Times New Roman" w:hAnsi="Times New Roman" w:cs="Times New Roman"/>
          <w:color w:val="000000" w:themeColor="text1"/>
          <w:sz w:val="24"/>
          <w:szCs w:val="24"/>
          <w:lang w:val="en-US" w:eastAsia="fr-FR"/>
        </w:rPr>
        <w:fldChar w:fldCharType="end"/>
      </w:r>
      <w:r w:rsidR="00EE2A36" w:rsidRPr="00850320">
        <w:rPr>
          <w:rFonts w:ascii="Times New Roman" w:hAnsi="Times New Roman" w:cs="Times New Roman"/>
          <w:color w:val="000000" w:themeColor="text1"/>
          <w:sz w:val="24"/>
          <w:szCs w:val="24"/>
          <w:lang w:val="en-US" w:eastAsia="fr-FR"/>
        </w:rPr>
        <w:t>.</w:t>
      </w:r>
      <w:ins w:id="572" w:author="Hofer, Heribert" w:date="2022-03-07T06:56:00Z">
        <w:r w:rsidR="00E30EF5">
          <w:rPr>
            <w:rFonts w:ascii="Times New Roman" w:hAnsi="Times New Roman" w:cs="Times New Roman"/>
            <w:sz w:val="24"/>
            <w:szCs w:val="24"/>
            <w:lang w:val="en-US"/>
          </w:rPr>
          <w:t xml:space="preserve"> </w:t>
        </w:r>
      </w:ins>
    </w:p>
    <w:p w14:paraId="3EA9CF4D" w14:textId="1D19E8F6" w:rsidR="00383BF7" w:rsidRPr="00850320" w:rsidRDefault="00C22F95">
      <w:pPr>
        <w:shd w:val="clear" w:color="auto" w:fill="FFFFFF" w:themeFill="background1"/>
        <w:spacing w:line="600" w:lineRule="auto"/>
        <w:ind w:firstLine="720"/>
        <w:rPr>
          <w:rFonts w:ascii="Times New Roman" w:hAnsi="Times New Roman" w:cs="Times New Roman"/>
          <w:color w:val="000000" w:themeColor="text1"/>
          <w:sz w:val="24"/>
          <w:szCs w:val="24"/>
          <w:lang w:val="en-US"/>
        </w:rPr>
        <w:pPrChange w:id="573" w:author="Hofer, Heribert" w:date="2022-03-07T06:56:00Z">
          <w:pPr>
            <w:spacing w:line="600" w:lineRule="auto"/>
            <w:ind w:firstLine="720"/>
          </w:pPr>
        </w:pPrChange>
      </w:pPr>
      <w:r>
        <w:rPr>
          <w:rFonts w:ascii="Times New Roman" w:hAnsi="Times New Roman" w:cs="Times New Roman"/>
          <w:sz w:val="24"/>
          <w:szCs w:val="24"/>
          <w:lang w:val="en-US"/>
        </w:rPr>
        <w:t>W</w:t>
      </w:r>
      <w:r w:rsidR="00E76AF1" w:rsidRPr="00850320">
        <w:rPr>
          <w:rFonts w:ascii="Times New Roman" w:hAnsi="Times New Roman" w:cs="Times New Roman"/>
          <w:sz w:val="24"/>
          <w:szCs w:val="24"/>
          <w:lang w:val="en-US"/>
        </w:rPr>
        <w:t>e</w:t>
      </w:r>
      <w:r w:rsidR="00EE2A36" w:rsidRPr="00850320">
        <w:rPr>
          <w:rFonts w:ascii="Times New Roman" w:hAnsi="Times New Roman" w:cs="Times New Roman"/>
          <w:sz w:val="24"/>
          <w:szCs w:val="24"/>
          <w:lang w:val="en-US"/>
        </w:rPr>
        <w:t xml:space="preserve"> expected</w:t>
      </w:r>
      <w:r w:rsidR="00EE2A36" w:rsidRPr="00850320">
        <w:rPr>
          <w:rFonts w:ascii="Times New Roman" w:hAnsi="Times New Roman" w:cs="Times New Roman"/>
          <w:color w:val="000000" w:themeColor="text1"/>
          <w:sz w:val="24"/>
          <w:szCs w:val="24"/>
          <w:lang w:val="en-US"/>
        </w:rPr>
        <w:t xml:space="preserve"> the </w:t>
      </w:r>
      <w:ins w:id="574" w:author="Aima P" w:date="2022-03-22T14:24:00Z">
        <w:r w:rsidR="001D20F0">
          <w:rPr>
            <w:rFonts w:ascii="Times New Roman" w:hAnsi="Times New Roman" w:cs="Times New Roman"/>
            <w:color w:val="000000" w:themeColor="text1"/>
            <w:sz w:val="24"/>
            <w:szCs w:val="24"/>
            <w:lang w:val="en-US"/>
          </w:rPr>
          <w:t>seasonal spatio-</w:t>
        </w:r>
      </w:ins>
      <w:r w:rsidR="00700386" w:rsidRPr="00850320">
        <w:rPr>
          <w:rFonts w:ascii="Times New Roman" w:hAnsi="Times New Roman" w:cs="Times New Roman"/>
          <w:color w:val="000000" w:themeColor="text1"/>
          <w:sz w:val="24"/>
          <w:szCs w:val="24"/>
          <w:lang w:val="en-US"/>
        </w:rPr>
        <w:t xml:space="preserve">temporal </w:t>
      </w:r>
      <w:r w:rsidR="00EE2A36" w:rsidRPr="00850320">
        <w:rPr>
          <w:rFonts w:ascii="Times New Roman" w:hAnsi="Times New Roman" w:cs="Times New Roman"/>
          <w:color w:val="000000" w:themeColor="text1"/>
          <w:sz w:val="24"/>
          <w:szCs w:val="24"/>
          <w:lang w:val="en-US"/>
        </w:rPr>
        <w:t xml:space="preserve">pattern </w:t>
      </w:r>
      <w:r w:rsidR="00E76AF1" w:rsidRPr="00850320">
        <w:rPr>
          <w:rFonts w:ascii="Times New Roman" w:hAnsi="Times New Roman" w:cs="Times New Roman"/>
          <w:sz w:val="24"/>
          <w:szCs w:val="24"/>
          <w:lang w:val="en-US"/>
        </w:rPr>
        <w:t>of roadkills</w:t>
      </w:r>
      <w:r w:rsidR="00E76AF1" w:rsidRPr="00850320">
        <w:rPr>
          <w:rFonts w:ascii="Times New Roman" w:hAnsi="Times New Roman" w:cs="Times New Roman"/>
          <w:color w:val="000000" w:themeColor="text1"/>
          <w:sz w:val="24"/>
          <w:szCs w:val="24"/>
          <w:lang w:val="en-US"/>
        </w:rPr>
        <w:t xml:space="preserve"> </w:t>
      </w:r>
      <w:r w:rsidR="000A517D" w:rsidRPr="00850320">
        <w:rPr>
          <w:rFonts w:ascii="Times New Roman" w:hAnsi="Times New Roman" w:cs="Times New Roman"/>
          <w:color w:val="000000" w:themeColor="text1"/>
          <w:sz w:val="24"/>
          <w:szCs w:val="24"/>
          <w:lang w:val="en-US"/>
        </w:rPr>
        <w:t>to</w:t>
      </w:r>
      <w:r w:rsidR="003A3F15">
        <w:rPr>
          <w:rFonts w:ascii="Times New Roman" w:hAnsi="Times New Roman" w:cs="Times New Roman"/>
          <w:color w:val="000000" w:themeColor="text1"/>
          <w:sz w:val="24"/>
          <w:szCs w:val="24"/>
          <w:lang w:val="en-US"/>
        </w:rPr>
        <w:t xml:space="preserve"> </w:t>
      </w:r>
      <w:commentRangeStart w:id="575"/>
      <w:r w:rsidR="003A3F15">
        <w:rPr>
          <w:rFonts w:ascii="Times New Roman" w:hAnsi="Times New Roman" w:cs="Times New Roman"/>
          <w:color w:val="000000" w:themeColor="text1"/>
          <w:sz w:val="24"/>
          <w:szCs w:val="24"/>
          <w:lang w:val="en-US"/>
        </w:rPr>
        <w:t>(i)</w:t>
      </w:r>
      <w:ins w:id="576" w:author="East, Marion" w:date="2022-03-13T17:06:00Z">
        <w:r w:rsidR="00BE6473">
          <w:rPr>
            <w:rFonts w:ascii="Times New Roman" w:hAnsi="Times New Roman" w:cs="Times New Roman"/>
            <w:color w:val="000000" w:themeColor="text1"/>
            <w:sz w:val="24"/>
            <w:szCs w:val="24"/>
            <w:lang w:val="en-US"/>
          </w:rPr>
          <w:t xml:space="preserve"> to </w:t>
        </w:r>
        <w:commentRangeStart w:id="577"/>
        <w:r w:rsidR="00BE6473">
          <w:rPr>
            <w:rFonts w:ascii="Times New Roman" w:hAnsi="Times New Roman" w:cs="Times New Roman"/>
            <w:color w:val="000000" w:themeColor="text1"/>
            <w:sz w:val="24"/>
            <w:szCs w:val="24"/>
            <w:lang w:val="en-US"/>
          </w:rPr>
          <w:t xml:space="preserve">increase </w:t>
        </w:r>
      </w:ins>
      <w:ins w:id="578" w:author="East, Marion" w:date="2022-03-13T17:07:00Z">
        <w:r w:rsidR="00BE6473">
          <w:rPr>
            <w:rFonts w:ascii="Times New Roman" w:hAnsi="Times New Roman" w:cs="Times New Roman"/>
            <w:color w:val="000000" w:themeColor="text1"/>
            <w:sz w:val="24"/>
            <w:szCs w:val="24"/>
            <w:lang w:val="en-US"/>
          </w:rPr>
          <w:t>over time</w:t>
        </w:r>
        <w:commentRangeEnd w:id="577"/>
        <w:r w:rsidR="00BE6473">
          <w:rPr>
            <w:rStyle w:val="CommentReference"/>
          </w:rPr>
          <w:commentReference w:id="577"/>
        </w:r>
        <w:r w:rsidR="00BE6473">
          <w:rPr>
            <w:rFonts w:ascii="Times New Roman" w:hAnsi="Times New Roman" w:cs="Times New Roman"/>
            <w:color w:val="000000" w:themeColor="text1"/>
            <w:sz w:val="24"/>
            <w:szCs w:val="24"/>
            <w:lang w:val="en-US"/>
          </w:rPr>
          <w:t>, (ii)</w:t>
        </w:r>
      </w:ins>
      <w:r w:rsidR="000A517D" w:rsidRPr="00850320">
        <w:rPr>
          <w:rFonts w:ascii="Times New Roman" w:hAnsi="Times New Roman" w:cs="Times New Roman"/>
          <w:color w:val="000000" w:themeColor="text1"/>
          <w:sz w:val="24"/>
          <w:szCs w:val="24"/>
          <w:lang w:val="en-US"/>
        </w:rPr>
        <w:t xml:space="preserve"> </w:t>
      </w:r>
      <w:r w:rsidR="003A3F15">
        <w:rPr>
          <w:rFonts w:ascii="Times New Roman" w:hAnsi="Times New Roman" w:cs="Times New Roman"/>
          <w:color w:val="000000" w:themeColor="text1"/>
          <w:sz w:val="24"/>
          <w:szCs w:val="24"/>
          <w:lang w:val="en-US"/>
        </w:rPr>
        <w:t>reflect fluctuations in tourism, i.e., increase</w:t>
      </w:r>
      <w:r w:rsidR="00EE2A36" w:rsidRPr="00850320">
        <w:rPr>
          <w:rFonts w:ascii="Times New Roman" w:hAnsi="Times New Roman" w:cs="Times New Roman"/>
          <w:color w:val="000000" w:themeColor="text1"/>
          <w:sz w:val="24"/>
          <w:szCs w:val="24"/>
          <w:lang w:val="en-US"/>
        </w:rPr>
        <w:t xml:space="preserve"> during the</w:t>
      </w:r>
      <w:r w:rsidR="006E18A7" w:rsidRPr="00850320">
        <w:rPr>
          <w:rFonts w:ascii="Times New Roman" w:hAnsi="Times New Roman" w:cs="Times New Roman"/>
          <w:color w:val="000000" w:themeColor="text1"/>
          <w:sz w:val="24"/>
          <w:szCs w:val="24"/>
          <w:lang w:val="en-US"/>
        </w:rPr>
        <w:t xml:space="preserve"> </w:t>
      </w:r>
      <w:r w:rsidR="00EE2A36" w:rsidRPr="00850320">
        <w:rPr>
          <w:rFonts w:ascii="Times New Roman" w:hAnsi="Times New Roman" w:cs="Times New Roman"/>
          <w:color w:val="000000" w:themeColor="text1"/>
          <w:sz w:val="24"/>
          <w:szCs w:val="24"/>
          <w:lang w:val="en-US"/>
        </w:rPr>
        <w:t>peak in tourism in July</w:t>
      </w:r>
      <w:r w:rsidR="00C42DF0" w:rsidRPr="00850320">
        <w:rPr>
          <w:rFonts w:ascii="Times New Roman" w:hAnsi="Times New Roman" w:cs="Times New Roman"/>
          <w:color w:val="000000" w:themeColor="text1"/>
          <w:sz w:val="24"/>
          <w:szCs w:val="24"/>
          <w:lang w:val="en-US"/>
        </w:rPr>
        <w:t>-</w:t>
      </w:r>
      <w:r w:rsidR="00EE2A36" w:rsidRPr="00850320">
        <w:rPr>
          <w:rFonts w:ascii="Times New Roman" w:hAnsi="Times New Roman" w:cs="Times New Roman"/>
          <w:color w:val="000000" w:themeColor="text1"/>
          <w:sz w:val="24"/>
          <w:szCs w:val="24"/>
          <w:lang w:val="en-US"/>
        </w:rPr>
        <w:t>August</w:t>
      </w:r>
      <w:r w:rsidR="003A5FAB" w:rsidRPr="00850320">
        <w:rPr>
          <w:rFonts w:ascii="Times New Roman" w:hAnsi="Times New Roman" w:cs="Times New Roman"/>
          <w:color w:val="000000" w:themeColor="text1"/>
          <w:sz w:val="24"/>
          <w:szCs w:val="24"/>
          <w:lang w:val="en-US"/>
        </w:rPr>
        <w:t xml:space="preserve"> and</w:t>
      </w:r>
      <w:r w:rsidR="00C42DF0" w:rsidRPr="00850320">
        <w:rPr>
          <w:rFonts w:ascii="Times New Roman" w:hAnsi="Times New Roman" w:cs="Times New Roman"/>
          <w:color w:val="000000" w:themeColor="text1"/>
          <w:sz w:val="24"/>
          <w:szCs w:val="24"/>
          <w:lang w:val="en-US"/>
        </w:rPr>
        <w:t xml:space="preserve"> to a lesser extent</w:t>
      </w:r>
      <w:r w:rsidR="00333E0A">
        <w:rPr>
          <w:rFonts w:ascii="Times New Roman" w:hAnsi="Times New Roman" w:cs="Times New Roman"/>
          <w:color w:val="000000" w:themeColor="text1"/>
          <w:sz w:val="24"/>
          <w:szCs w:val="24"/>
          <w:lang w:val="en-US"/>
        </w:rPr>
        <w:t xml:space="preserve"> during the Christmas-New Year period</w:t>
      </w:r>
      <w:r w:rsidR="006E18A7" w:rsidRPr="00850320">
        <w:rPr>
          <w:rFonts w:ascii="Times New Roman" w:hAnsi="Times New Roman" w:cs="Times New Roman"/>
          <w:color w:val="000000" w:themeColor="text1"/>
          <w:sz w:val="24"/>
          <w:szCs w:val="24"/>
          <w:lang w:val="en-US"/>
        </w:rPr>
        <w:t xml:space="preserve"> in </w:t>
      </w:r>
      <w:r w:rsidR="00C42DF0" w:rsidRPr="00850320">
        <w:rPr>
          <w:rFonts w:ascii="Times New Roman" w:hAnsi="Times New Roman" w:cs="Times New Roman"/>
          <w:color w:val="000000" w:themeColor="text1"/>
          <w:sz w:val="24"/>
          <w:szCs w:val="24"/>
          <w:lang w:val="en-US"/>
        </w:rPr>
        <w:t>December</w:t>
      </w:r>
      <w:del w:id="579" w:author="Hofer, Heribert" w:date="2022-03-07T06:56:00Z">
        <w:r w:rsidR="00C42DF0" w:rsidRPr="00850320" w:rsidDel="00E30EF5">
          <w:rPr>
            <w:rFonts w:ascii="Times New Roman" w:hAnsi="Times New Roman" w:cs="Times New Roman"/>
            <w:color w:val="000000" w:themeColor="text1"/>
            <w:sz w:val="24"/>
            <w:szCs w:val="24"/>
            <w:lang w:val="en-US"/>
          </w:rPr>
          <w:delText>-</w:delText>
        </w:r>
      </w:del>
      <w:ins w:id="580" w:author="Hofer, Heribert" w:date="2022-03-07T06:56:00Z">
        <w:r w:rsidR="00E30EF5">
          <w:rPr>
            <w:rFonts w:ascii="Times New Roman" w:hAnsi="Times New Roman" w:cs="Times New Roman"/>
            <w:color w:val="000000" w:themeColor="text1"/>
            <w:sz w:val="24"/>
            <w:szCs w:val="24"/>
            <w:lang w:val="en-US"/>
          </w:rPr>
          <w:t xml:space="preserve"> and </w:t>
        </w:r>
      </w:ins>
      <w:r w:rsidR="003A5FAB" w:rsidRPr="00850320">
        <w:rPr>
          <w:rFonts w:ascii="Times New Roman" w:hAnsi="Times New Roman" w:cs="Times New Roman"/>
          <w:color w:val="000000" w:themeColor="text1"/>
          <w:sz w:val="24"/>
          <w:szCs w:val="24"/>
          <w:lang w:val="en-US"/>
        </w:rPr>
        <w:t xml:space="preserve">January </w:t>
      </w:r>
      <w:r w:rsidR="003A5FAB" w:rsidRPr="001F6E03">
        <w:rPr>
          <w:rFonts w:ascii="Times New Roman" w:hAnsi="Times New Roman" w:cs="Times New Roman"/>
          <w:color w:val="000000" w:themeColor="text1"/>
          <w:sz w:val="24"/>
          <w:szCs w:val="24"/>
          <w:lang w:val="en-US"/>
        </w:rPr>
        <w:fldChar w:fldCharType="begin"/>
      </w:r>
      <w:r w:rsidR="00BD6B5D">
        <w:rPr>
          <w:rFonts w:ascii="Times New Roman" w:hAnsi="Times New Roman" w:cs="Times New Roman"/>
          <w:color w:val="000000" w:themeColor="text1"/>
          <w:sz w:val="24"/>
          <w:szCs w:val="24"/>
          <w:lang w:val="en-US"/>
        </w:rPr>
        <w:instrText xml:space="preserve"> ADDIN ZOTERO_ITEM CSL_CITATION {"citationID":"pxnQhR4E","properties":{"formattedCitation":"(Larsen et al. 2020)","plainCitation":"(Larsen et al. 2020)","noteIndex":0},"citationItems":[{"id":4435,"uris":["http://zotero.org/users/5432491/items/GD9Y5HTN"],"uri":["http://zotero.org/users/5432491/items/GD9Y5HTN"],"itemData":{"id":4435,"type":"article-journal","abstract":"We examine tourism demand for an iconic ecological resource – the migration of ~1.3 million wildebeest (Connochaetes taurinus) in the Serengeti-Mara ecosystem. The wildebeest migration generates economic benefits through ecotourism, which we investigated by combining quantitative tools from spatial ecology and environmental economics with wildebeest GPS collar data and lodge use data from Serengeti National Park. We used GLMMs and random utility models to quantify the effect of the distance from lodges to wildebeest hotspots on two important aspects of demand: the number of tourists visiting lodges in the park (participation); and the tourists' choice of where to stay during their visit (site choice). We find that longer distances between lodges and wildebeest hotspots significantly reduced tourist participation (i.e. the total number of tourists visiting lodges) and site choice (the probability of tourist groups choosing a lodge). Lodge price had a positive effect on participation, but it did not affect site choice for international tourist groups. Whilst our results are specific to the Serengeti, the methods presented here can be applied to any system in which non-consumptive wildlife viewing is the foundation of local ecotourism. As such, this novel approach provides a new perspective on the economics of wildlife management and strengthens the case for the continued conservation of ecosystems that contain wildlife resources. Due to the high value of the wildebeest migration to tourism, we suggest that future expansion of tourist infrastructure in the Serengeti should proceed in ways that minimise disturbance to this living resource.","container-title":"Biological Conservation","DOI":"10.1016/j.biocon.2020.108688","ISSN":"0006-3207","journalAbbreviation":"Biological Conservation","language":"en","page":"108688","source":"ScienceDirect","title":"Wildebeest migration drives tourism demand in the Serengeti","volume":"248","author":[{"family":"Larsen","given":"Freja"},{"family":"Hopcraft","given":"J. Grant C."},{"family":"Hanley","given":"Nick"},{"family":"Hongoa","given":"John Reuben"},{"family":"Hynes","given":"Stephen"},{"family":"Loibooki","given":"Martin"},{"family":"Mafuru","given":"Gerald"},{"family":"Needham","given":"Katherine"},{"family":"Shirima","given":"Fred"},{"family":"Morrison","given":"Thomas A."}],"issued":{"date-parts":[["2020",8,1]]}}}],"schema":"https://github.com/citation-style-language/schema/raw/master/csl-citation.json"} </w:instrText>
      </w:r>
      <w:r w:rsidR="003A5FAB" w:rsidRPr="001F6E03">
        <w:rPr>
          <w:rFonts w:ascii="Times New Roman" w:hAnsi="Times New Roman" w:cs="Times New Roman"/>
          <w:color w:val="000000" w:themeColor="text1"/>
          <w:sz w:val="24"/>
          <w:szCs w:val="24"/>
          <w:lang w:val="en-US"/>
        </w:rPr>
        <w:fldChar w:fldCharType="separate"/>
      </w:r>
      <w:r w:rsidR="003A5FAB" w:rsidRPr="00A5365B">
        <w:rPr>
          <w:rFonts w:ascii="Times New Roman" w:hAnsi="Times New Roman" w:cs="Times New Roman"/>
          <w:sz w:val="24"/>
          <w:lang w:val="en-US"/>
        </w:rPr>
        <w:t>(Larsen et al. 2020)</w:t>
      </w:r>
      <w:r w:rsidR="003A5FAB" w:rsidRPr="001F6E03">
        <w:rPr>
          <w:rFonts w:ascii="Times New Roman" w:hAnsi="Times New Roman" w:cs="Times New Roman"/>
          <w:color w:val="000000" w:themeColor="text1"/>
          <w:sz w:val="24"/>
          <w:szCs w:val="24"/>
          <w:lang w:val="en-US"/>
        </w:rPr>
        <w:fldChar w:fldCharType="end"/>
      </w:r>
      <w:ins w:id="581" w:author="Hofer, Heribert" w:date="2022-03-07T06:56:00Z">
        <w:r w:rsidR="00E30EF5">
          <w:rPr>
            <w:rFonts w:ascii="Times New Roman" w:hAnsi="Times New Roman" w:cs="Times New Roman"/>
            <w:color w:val="000000" w:themeColor="text1"/>
            <w:sz w:val="24"/>
            <w:szCs w:val="24"/>
            <w:lang w:val="en-US"/>
          </w:rPr>
          <w:t>,</w:t>
        </w:r>
      </w:ins>
      <w:r w:rsidR="00586479">
        <w:rPr>
          <w:rFonts w:ascii="Times New Roman" w:hAnsi="Times New Roman" w:cs="Times New Roman"/>
          <w:color w:val="000000" w:themeColor="text1"/>
          <w:sz w:val="24"/>
          <w:szCs w:val="24"/>
          <w:lang w:val="en-US"/>
        </w:rPr>
        <w:t xml:space="preserve"> </w:t>
      </w:r>
      <w:r w:rsidR="00C75F44">
        <w:rPr>
          <w:rFonts w:ascii="Times New Roman" w:hAnsi="Times New Roman" w:cs="Times New Roman"/>
          <w:color w:val="000000" w:themeColor="text1"/>
          <w:sz w:val="24"/>
          <w:szCs w:val="24"/>
          <w:lang w:val="en-US"/>
        </w:rPr>
        <w:t>and</w:t>
      </w:r>
      <w:commentRangeEnd w:id="575"/>
      <w:r w:rsidR="001D20F0">
        <w:rPr>
          <w:rStyle w:val="CommentReference"/>
        </w:rPr>
        <w:commentReference w:id="575"/>
      </w:r>
      <w:r w:rsidR="00C75F44">
        <w:rPr>
          <w:rFonts w:ascii="Times New Roman" w:hAnsi="Times New Roman" w:cs="Times New Roman"/>
          <w:color w:val="000000" w:themeColor="text1"/>
          <w:sz w:val="24"/>
          <w:szCs w:val="24"/>
          <w:lang w:val="en-US"/>
        </w:rPr>
        <w:t xml:space="preserve"> (ii</w:t>
      </w:r>
      <w:ins w:id="582" w:author="East, Marion" w:date="2022-03-13T17:07:00Z">
        <w:r w:rsidR="00BE6473">
          <w:rPr>
            <w:rFonts w:ascii="Times New Roman" w:hAnsi="Times New Roman" w:cs="Times New Roman"/>
            <w:color w:val="000000" w:themeColor="text1"/>
            <w:sz w:val="24"/>
            <w:szCs w:val="24"/>
            <w:lang w:val="en-US"/>
          </w:rPr>
          <w:t>i</w:t>
        </w:r>
      </w:ins>
      <w:r w:rsidR="00C75F44">
        <w:rPr>
          <w:rFonts w:ascii="Times New Roman" w:hAnsi="Times New Roman" w:cs="Times New Roman"/>
          <w:color w:val="000000" w:themeColor="text1"/>
          <w:sz w:val="24"/>
          <w:szCs w:val="24"/>
          <w:lang w:val="en-US"/>
        </w:rPr>
        <w:t xml:space="preserve">) </w:t>
      </w:r>
      <w:r w:rsidR="003A3F15">
        <w:rPr>
          <w:rFonts w:ascii="Times New Roman" w:hAnsi="Times New Roman" w:cs="Times New Roman"/>
          <w:color w:val="000000" w:themeColor="text1"/>
          <w:sz w:val="24"/>
          <w:szCs w:val="24"/>
          <w:lang w:val="en-US"/>
        </w:rPr>
        <w:t xml:space="preserve">change </w:t>
      </w:r>
      <w:r w:rsidR="00333E0A">
        <w:rPr>
          <w:rFonts w:ascii="Times New Roman" w:hAnsi="Times New Roman" w:cs="Times New Roman"/>
          <w:color w:val="000000" w:themeColor="text1"/>
          <w:sz w:val="24"/>
          <w:szCs w:val="24"/>
          <w:lang w:val="en-US"/>
        </w:rPr>
        <w:t>with the migratory m</w:t>
      </w:r>
      <w:r w:rsidR="00333E0A" w:rsidRPr="005A3706">
        <w:rPr>
          <w:rFonts w:ascii="Times New Roman" w:hAnsi="Times New Roman" w:cs="Times New Roman"/>
          <w:color w:val="000000" w:themeColor="text1"/>
          <w:sz w:val="24"/>
          <w:szCs w:val="24"/>
          <w:lang w:val="en-US"/>
        </w:rPr>
        <w:t>ovements</w:t>
      </w:r>
      <w:r w:rsidR="00333E0A">
        <w:rPr>
          <w:rFonts w:ascii="Times New Roman" w:hAnsi="Times New Roman" w:cs="Times New Roman"/>
          <w:color w:val="000000" w:themeColor="text1"/>
          <w:sz w:val="24"/>
          <w:szCs w:val="24"/>
          <w:lang w:val="en-US"/>
        </w:rPr>
        <w:t xml:space="preserve"> of</w:t>
      </w:r>
      <w:r>
        <w:rPr>
          <w:rFonts w:ascii="Times New Roman" w:hAnsi="Times New Roman" w:cs="Times New Roman"/>
          <w:color w:val="000000" w:themeColor="text1"/>
          <w:sz w:val="24"/>
          <w:szCs w:val="24"/>
          <w:lang w:val="en-US"/>
        </w:rPr>
        <w:t xml:space="preserve"> the</w:t>
      </w:r>
      <w:r w:rsidR="00333E0A">
        <w:rPr>
          <w:rFonts w:ascii="Times New Roman" w:hAnsi="Times New Roman" w:cs="Times New Roman"/>
          <w:color w:val="000000" w:themeColor="text1"/>
          <w:sz w:val="24"/>
          <w:szCs w:val="24"/>
          <w:lang w:val="en-US"/>
        </w:rPr>
        <w:t xml:space="preserve"> </w:t>
      </w:r>
      <w:del w:id="583" w:author="Hofer, Heribert" w:date="2022-03-07T06:56:00Z">
        <w:r w:rsidR="00333E0A" w:rsidDel="007937C2">
          <w:rPr>
            <w:rFonts w:ascii="Times New Roman" w:hAnsi="Times New Roman" w:cs="Times New Roman"/>
            <w:color w:val="000000" w:themeColor="text1"/>
            <w:sz w:val="24"/>
            <w:szCs w:val="24"/>
            <w:lang w:val="en-US"/>
          </w:rPr>
          <w:delText>vast</w:delText>
        </w:r>
        <w:r w:rsidDel="007937C2">
          <w:rPr>
            <w:rFonts w:ascii="Times New Roman" w:hAnsi="Times New Roman" w:cs="Times New Roman"/>
            <w:color w:val="000000" w:themeColor="text1"/>
            <w:sz w:val="24"/>
            <w:szCs w:val="24"/>
            <w:lang w:val="en-US"/>
          </w:rPr>
          <w:delText xml:space="preserve"> </w:delText>
        </w:r>
      </w:del>
      <w:r>
        <w:rPr>
          <w:rFonts w:ascii="Times New Roman" w:hAnsi="Times New Roman" w:cs="Times New Roman"/>
          <w:color w:val="000000" w:themeColor="text1"/>
          <w:sz w:val="24"/>
          <w:szCs w:val="24"/>
          <w:lang w:val="en-US"/>
        </w:rPr>
        <w:t>migratory</w:t>
      </w:r>
      <w:r w:rsidR="00333E0A">
        <w:rPr>
          <w:rFonts w:ascii="Times New Roman" w:hAnsi="Times New Roman" w:cs="Times New Roman"/>
          <w:color w:val="000000" w:themeColor="text1"/>
          <w:sz w:val="24"/>
          <w:szCs w:val="24"/>
          <w:lang w:val="en-US"/>
        </w:rPr>
        <w:t xml:space="preserve"> herds</w:t>
      </w:r>
      <w:r w:rsidR="00586479">
        <w:rPr>
          <w:rFonts w:ascii="Times New Roman" w:hAnsi="Times New Roman" w:cs="Times New Roman"/>
          <w:color w:val="000000" w:themeColor="text1"/>
          <w:sz w:val="24"/>
          <w:szCs w:val="24"/>
          <w:lang w:val="en-US"/>
        </w:rPr>
        <w:t xml:space="preserve">, i.e., </w:t>
      </w:r>
      <w:r w:rsidR="00C75F44">
        <w:rPr>
          <w:rFonts w:ascii="Times New Roman" w:hAnsi="Times New Roman" w:cs="Times New Roman"/>
          <w:color w:val="000000" w:themeColor="text1"/>
          <w:sz w:val="24"/>
          <w:szCs w:val="24"/>
          <w:lang w:val="en-US"/>
        </w:rPr>
        <w:t>to increase</w:t>
      </w:r>
      <w:r w:rsidR="008E0EA6">
        <w:rPr>
          <w:rFonts w:ascii="Times New Roman" w:hAnsi="Times New Roman" w:cs="Times New Roman"/>
          <w:color w:val="000000" w:themeColor="text1"/>
          <w:sz w:val="24"/>
          <w:szCs w:val="24"/>
          <w:lang w:val="en-US"/>
        </w:rPr>
        <w:t xml:space="preserve"> in the south</w:t>
      </w:r>
      <w:del w:id="584" w:author="Hofer, Heribert" w:date="2022-03-07T06:57:00Z">
        <w:r w:rsidR="008A34E6" w:rsidDel="007937C2">
          <w:rPr>
            <w:rFonts w:ascii="Times New Roman" w:hAnsi="Times New Roman" w:cs="Times New Roman"/>
            <w:color w:val="000000" w:themeColor="text1"/>
            <w:sz w:val="24"/>
            <w:szCs w:val="24"/>
            <w:lang w:val="en-US"/>
          </w:rPr>
          <w:delText xml:space="preserve"> </w:delText>
        </w:r>
      </w:del>
      <w:r w:rsidR="008A34E6">
        <w:rPr>
          <w:rFonts w:ascii="Times New Roman" w:hAnsi="Times New Roman" w:cs="Times New Roman"/>
          <w:color w:val="000000" w:themeColor="text1"/>
          <w:sz w:val="24"/>
          <w:szCs w:val="24"/>
          <w:lang w:val="en-US"/>
        </w:rPr>
        <w:t>east</w:t>
      </w:r>
      <w:r w:rsidR="008E0EA6">
        <w:rPr>
          <w:rFonts w:ascii="Times New Roman" w:hAnsi="Times New Roman" w:cs="Times New Roman"/>
          <w:color w:val="000000" w:themeColor="text1"/>
          <w:sz w:val="24"/>
          <w:szCs w:val="24"/>
          <w:lang w:val="en-US"/>
        </w:rPr>
        <w:t>ern area o</w:t>
      </w:r>
      <w:r w:rsidR="00012769">
        <w:rPr>
          <w:rFonts w:ascii="Times New Roman" w:hAnsi="Times New Roman" w:cs="Times New Roman"/>
          <w:color w:val="000000" w:themeColor="text1"/>
          <w:sz w:val="24"/>
          <w:szCs w:val="24"/>
          <w:lang w:val="en-US"/>
        </w:rPr>
        <w:t xml:space="preserve">f the park </w:t>
      </w:r>
      <w:r w:rsidR="00012769" w:rsidRPr="005A3706">
        <w:rPr>
          <w:rFonts w:ascii="Times New Roman" w:hAnsi="Times New Roman" w:cs="Times New Roman"/>
          <w:color w:val="000000" w:themeColor="text1"/>
          <w:sz w:val="24"/>
          <w:szCs w:val="24"/>
          <w:lang w:val="en-US"/>
        </w:rPr>
        <w:t>between</w:t>
      </w:r>
      <w:r w:rsidR="008E0EA6" w:rsidRPr="005A3706">
        <w:rPr>
          <w:rFonts w:ascii="Times New Roman" w:hAnsi="Times New Roman" w:cs="Times New Roman"/>
          <w:color w:val="000000" w:themeColor="text1"/>
          <w:sz w:val="24"/>
          <w:szCs w:val="24"/>
          <w:lang w:val="en-US"/>
        </w:rPr>
        <w:t xml:space="preserve"> </w:t>
      </w:r>
      <w:r w:rsidR="008A34E6" w:rsidRPr="005A3706">
        <w:rPr>
          <w:rFonts w:ascii="Times New Roman" w:hAnsi="Times New Roman" w:cs="Times New Roman"/>
          <w:color w:val="000000" w:themeColor="text1"/>
          <w:sz w:val="24"/>
          <w:szCs w:val="24"/>
          <w:lang w:val="en-US"/>
        </w:rPr>
        <w:t>December</w:t>
      </w:r>
      <w:r w:rsidR="00012769" w:rsidRPr="005A3706">
        <w:rPr>
          <w:rFonts w:ascii="Times New Roman" w:hAnsi="Times New Roman" w:cs="Times New Roman"/>
          <w:color w:val="000000" w:themeColor="text1"/>
          <w:sz w:val="24"/>
          <w:szCs w:val="24"/>
          <w:lang w:val="en-US"/>
        </w:rPr>
        <w:t xml:space="preserve"> and</w:t>
      </w:r>
      <w:r w:rsidR="008E0EA6" w:rsidRPr="005A3706">
        <w:rPr>
          <w:rFonts w:ascii="Times New Roman" w:hAnsi="Times New Roman" w:cs="Times New Roman"/>
          <w:color w:val="000000" w:themeColor="text1"/>
          <w:sz w:val="24"/>
          <w:szCs w:val="24"/>
          <w:lang w:val="en-US"/>
        </w:rPr>
        <w:t xml:space="preserve"> </w:t>
      </w:r>
      <w:r w:rsidR="008A34E6" w:rsidRPr="005A3706">
        <w:rPr>
          <w:rFonts w:ascii="Times New Roman" w:hAnsi="Times New Roman" w:cs="Times New Roman"/>
          <w:color w:val="000000" w:themeColor="text1"/>
          <w:sz w:val="24"/>
          <w:szCs w:val="24"/>
          <w:lang w:val="en-US"/>
        </w:rPr>
        <w:t>April</w:t>
      </w:r>
      <w:r w:rsidR="00012769" w:rsidRPr="005A3706">
        <w:rPr>
          <w:rFonts w:ascii="Times New Roman" w:hAnsi="Times New Roman" w:cs="Times New Roman"/>
          <w:color w:val="000000" w:themeColor="text1"/>
          <w:sz w:val="24"/>
          <w:szCs w:val="24"/>
          <w:lang w:val="en-US"/>
        </w:rPr>
        <w:t>,</w:t>
      </w:r>
      <w:r w:rsidR="00586479" w:rsidRPr="005A3706">
        <w:rPr>
          <w:rFonts w:ascii="Times New Roman" w:hAnsi="Times New Roman" w:cs="Times New Roman"/>
          <w:color w:val="000000" w:themeColor="text1"/>
          <w:sz w:val="24"/>
          <w:szCs w:val="24"/>
          <w:lang w:val="en-US"/>
        </w:rPr>
        <w:t xml:space="preserve"> and</w:t>
      </w:r>
      <w:r w:rsidR="00333E0A" w:rsidRPr="005A3706">
        <w:rPr>
          <w:rFonts w:ascii="Times New Roman" w:hAnsi="Times New Roman" w:cs="Times New Roman"/>
          <w:color w:val="000000" w:themeColor="text1"/>
          <w:sz w:val="24"/>
          <w:szCs w:val="24"/>
          <w:lang w:val="en-US"/>
        </w:rPr>
        <w:t xml:space="preserve"> increase in</w:t>
      </w:r>
      <w:r w:rsidR="00012769" w:rsidRPr="005A3706">
        <w:rPr>
          <w:rFonts w:ascii="Times New Roman" w:hAnsi="Times New Roman" w:cs="Times New Roman"/>
          <w:color w:val="000000" w:themeColor="text1"/>
          <w:sz w:val="24"/>
          <w:szCs w:val="24"/>
          <w:lang w:val="en-US"/>
        </w:rPr>
        <w:t xml:space="preserve"> </w:t>
      </w:r>
      <w:r w:rsidR="00333E0A" w:rsidRPr="005A3706">
        <w:rPr>
          <w:rFonts w:ascii="Times New Roman" w:hAnsi="Times New Roman" w:cs="Times New Roman"/>
          <w:color w:val="000000" w:themeColor="text1"/>
          <w:sz w:val="24"/>
          <w:szCs w:val="24"/>
          <w:lang w:val="en-US"/>
        </w:rPr>
        <w:t>areas to the northwest</w:t>
      </w:r>
      <w:r w:rsidR="00012769" w:rsidRPr="005A3706">
        <w:rPr>
          <w:rFonts w:ascii="Times New Roman" w:hAnsi="Times New Roman" w:cs="Times New Roman"/>
          <w:color w:val="000000" w:themeColor="text1"/>
          <w:sz w:val="24"/>
          <w:szCs w:val="24"/>
          <w:lang w:val="en-US"/>
        </w:rPr>
        <w:t xml:space="preserve"> between</w:t>
      </w:r>
      <w:r w:rsidR="008E0EA6" w:rsidRPr="005A3706">
        <w:rPr>
          <w:rFonts w:ascii="Times New Roman" w:hAnsi="Times New Roman" w:cs="Times New Roman"/>
          <w:color w:val="000000" w:themeColor="text1"/>
          <w:sz w:val="24"/>
          <w:szCs w:val="24"/>
          <w:lang w:val="en-US"/>
        </w:rPr>
        <w:t xml:space="preserve"> </w:t>
      </w:r>
      <w:r w:rsidR="008A34E6" w:rsidRPr="005A3706">
        <w:rPr>
          <w:rFonts w:ascii="Times New Roman" w:hAnsi="Times New Roman" w:cs="Times New Roman"/>
          <w:color w:val="000000" w:themeColor="text1"/>
          <w:sz w:val="24"/>
          <w:szCs w:val="24"/>
          <w:lang w:val="en-US"/>
        </w:rPr>
        <w:t>August</w:t>
      </w:r>
      <w:r w:rsidR="00012769" w:rsidRPr="005A3706">
        <w:rPr>
          <w:rFonts w:ascii="Times New Roman" w:hAnsi="Times New Roman" w:cs="Times New Roman"/>
          <w:color w:val="000000" w:themeColor="text1"/>
          <w:sz w:val="24"/>
          <w:szCs w:val="24"/>
          <w:lang w:val="en-US"/>
        </w:rPr>
        <w:t xml:space="preserve"> and October.</w:t>
      </w:r>
      <w:r w:rsidR="003756DC" w:rsidRPr="00850320">
        <w:rPr>
          <w:rFonts w:ascii="Times New Roman" w:hAnsi="Times New Roman" w:cs="Times New Roman"/>
          <w:color w:val="000000" w:themeColor="text1"/>
          <w:sz w:val="24"/>
          <w:szCs w:val="24"/>
          <w:lang w:val="en-US"/>
        </w:rPr>
        <w:t xml:space="preserve"> </w:t>
      </w:r>
    </w:p>
    <w:p w14:paraId="782A9B52" w14:textId="59A1EA71" w:rsidR="00EE2A36" w:rsidRPr="00850320" w:rsidRDefault="00586479" w:rsidP="00383BF7">
      <w:pPr>
        <w:spacing w:line="600" w:lineRule="auto"/>
        <w:ind w:firstLine="720"/>
        <w:rPr>
          <w:rFonts w:ascii="Times New Roman" w:hAnsi="Times New Roman" w:cs="Times New Roman"/>
          <w:color w:val="000000" w:themeColor="text1"/>
          <w:sz w:val="24"/>
          <w:szCs w:val="24"/>
          <w:lang w:val="en-US"/>
        </w:rPr>
      </w:pPr>
      <w:r>
        <w:rPr>
          <w:rFonts w:ascii="Times New Roman" w:hAnsi="Times New Roman" w:cs="Times New Roman"/>
          <w:sz w:val="24"/>
          <w:szCs w:val="24"/>
          <w:lang w:val="en-US"/>
        </w:rPr>
        <w:t xml:space="preserve">Finally </w:t>
      </w:r>
      <w:r w:rsidR="00EE2A36" w:rsidRPr="00850320">
        <w:rPr>
          <w:rFonts w:ascii="Times New Roman" w:hAnsi="Times New Roman" w:cs="Times New Roman"/>
          <w:sz w:val="24"/>
          <w:szCs w:val="24"/>
          <w:lang w:val="en-US"/>
        </w:rPr>
        <w:t>we</w:t>
      </w:r>
      <w:r w:rsidR="008E0EA6">
        <w:rPr>
          <w:rFonts w:ascii="Times New Roman" w:hAnsi="Times New Roman" w:cs="Times New Roman"/>
          <w:sz w:val="24"/>
          <w:szCs w:val="24"/>
          <w:lang w:val="en-US"/>
        </w:rPr>
        <w:t xml:space="preserve"> </w:t>
      </w:r>
      <w:r w:rsidR="00EE2A36" w:rsidRPr="00850320">
        <w:rPr>
          <w:rFonts w:ascii="Times New Roman" w:hAnsi="Times New Roman" w:cs="Times New Roman"/>
          <w:sz w:val="24"/>
          <w:szCs w:val="24"/>
          <w:lang w:val="en-US"/>
        </w:rPr>
        <w:t xml:space="preserve">expected </w:t>
      </w:r>
      <w:r w:rsidR="00EE2A36" w:rsidRPr="00850320">
        <w:rPr>
          <w:rFonts w:ascii="Times New Roman" w:hAnsi="Times New Roman" w:cs="Times New Roman"/>
          <w:color w:val="000000" w:themeColor="text1"/>
          <w:sz w:val="24"/>
          <w:szCs w:val="24"/>
          <w:lang w:val="en-US"/>
        </w:rPr>
        <w:t xml:space="preserve">differences in </w:t>
      </w:r>
      <w:r w:rsidR="00D70950">
        <w:rPr>
          <w:rFonts w:ascii="Times New Roman" w:hAnsi="Times New Roman" w:cs="Times New Roman"/>
          <w:color w:val="000000" w:themeColor="text1"/>
          <w:sz w:val="24"/>
          <w:szCs w:val="24"/>
          <w:lang w:val="en-US"/>
        </w:rPr>
        <w:t xml:space="preserve">the incidence of roadkills </w:t>
      </w:r>
      <w:r w:rsidR="00D0153B">
        <w:rPr>
          <w:rFonts w:ascii="Times New Roman" w:hAnsi="Times New Roman" w:cs="Times New Roman"/>
          <w:color w:val="000000" w:themeColor="text1"/>
          <w:sz w:val="24"/>
          <w:szCs w:val="24"/>
          <w:lang w:val="en-US"/>
        </w:rPr>
        <w:t>between animals</w:t>
      </w:r>
      <w:r w:rsidR="00012769">
        <w:rPr>
          <w:rFonts w:ascii="Times New Roman" w:hAnsi="Times New Roman" w:cs="Times New Roman"/>
          <w:color w:val="000000" w:themeColor="text1"/>
          <w:sz w:val="24"/>
          <w:szCs w:val="24"/>
          <w:lang w:val="en-US"/>
        </w:rPr>
        <w:t xml:space="preserve"> </w:t>
      </w:r>
      <w:r w:rsidR="00D0153B">
        <w:rPr>
          <w:rFonts w:ascii="Times New Roman" w:hAnsi="Times New Roman" w:cs="Times New Roman"/>
          <w:color w:val="000000" w:themeColor="text1"/>
          <w:sz w:val="24"/>
          <w:szCs w:val="24"/>
          <w:lang w:val="en-US"/>
        </w:rPr>
        <w:t>in different</w:t>
      </w:r>
      <w:r w:rsidR="00D70950">
        <w:rPr>
          <w:rFonts w:ascii="Times New Roman" w:hAnsi="Times New Roman" w:cs="Times New Roman"/>
          <w:color w:val="000000" w:themeColor="text1"/>
          <w:sz w:val="24"/>
          <w:szCs w:val="24"/>
          <w:lang w:val="en-US"/>
        </w:rPr>
        <w:t xml:space="preserve"> </w:t>
      </w:r>
      <w:r w:rsidR="00EE2A36" w:rsidRPr="00850320">
        <w:rPr>
          <w:rFonts w:ascii="Times New Roman" w:hAnsi="Times New Roman" w:cs="Times New Roman"/>
          <w:color w:val="000000" w:themeColor="text1"/>
          <w:sz w:val="24"/>
          <w:szCs w:val="24"/>
          <w:lang w:val="en-US"/>
        </w:rPr>
        <w:t xml:space="preserve">age, sex, and social </w:t>
      </w:r>
      <w:r w:rsidR="00BD11AC" w:rsidRPr="00850320">
        <w:rPr>
          <w:rFonts w:ascii="Times New Roman" w:hAnsi="Times New Roman" w:cs="Times New Roman"/>
          <w:color w:val="000000" w:themeColor="text1"/>
          <w:sz w:val="24"/>
          <w:szCs w:val="24"/>
          <w:lang w:val="en-US"/>
        </w:rPr>
        <w:t>status</w:t>
      </w:r>
      <w:r w:rsidR="00D0153B">
        <w:rPr>
          <w:rFonts w:ascii="Times New Roman" w:hAnsi="Times New Roman" w:cs="Times New Roman"/>
          <w:color w:val="000000" w:themeColor="text1"/>
          <w:sz w:val="24"/>
          <w:szCs w:val="24"/>
          <w:lang w:val="en-US"/>
        </w:rPr>
        <w:t xml:space="preserve"> categories</w:t>
      </w:r>
      <w:r w:rsidR="00EE2A36" w:rsidRPr="00850320">
        <w:rPr>
          <w:rFonts w:ascii="Times New Roman" w:hAnsi="Times New Roman" w:cs="Times New Roman"/>
          <w:color w:val="000000" w:themeColor="text1"/>
          <w:sz w:val="24"/>
          <w:szCs w:val="24"/>
          <w:lang w:val="en-US"/>
        </w:rPr>
        <w:t xml:space="preserve">, </w:t>
      </w:r>
      <w:ins w:id="585" w:author="Hofer, Heribert" w:date="2022-03-07T06:57:00Z">
        <w:r w:rsidR="007937C2">
          <w:rPr>
            <w:rFonts w:ascii="Times New Roman" w:hAnsi="Times New Roman" w:cs="Times New Roman"/>
            <w:color w:val="000000" w:themeColor="text1"/>
            <w:sz w:val="24"/>
            <w:szCs w:val="24"/>
            <w:lang w:val="en-US"/>
          </w:rPr>
          <w:t xml:space="preserve">as these are </w:t>
        </w:r>
      </w:ins>
      <w:r w:rsidR="00EE2A36" w:rsidRPr="00850320">
        <w:rPr>
          <w:rFonts w:ascii="Times New Roman" w:hAnsi="Times New Roman" w:cs="Times New Roman"/>
          <w:color w:val="000000" w:themeColor="text1"/>
          <w:sz w:val="24"/>
          <w:szCs w:val="24"/>
          <w:lang w:val="en-US"/>
        </w:rPr>
        <w:t xml:space="preserve">associated with </w:t>
      </w:r>
      <w:r w:rsidR="00012769">
        <w:rPr>
          <w:rFonts w:ascii="Times New Roman" w:hAnsi="Times New Roman" w:cs="Times New Roman"/>
          <w:color w:val="000000" w:themeColor="text1"/>
          <w:sz w:val="24"/>
          <w:szCs w:val="24"/>
          <w:lang w:val="en-US"/>
        </w:rPr>
        <w:t xml:space="preserve">the </w:t>
      </w:r>
      <w:r w:rsidR="00D17C80">
        <w:rPr>
          <w:rFonts w:ascii="Times New Roman" w:hAnsi="Times New Roman" w:cs="Times New Roman"/>
          <w:color w:val="000000" w:themeColor="text1"/>
          <w:sz w:val="24"/>
          <w:szCs w:val="24"/>
          <w:lang w:val="en-US"/>
        </w:rPr>
        <w:t>extent of their</w:t>
      </w:r>
      <w:r w:rsidR="00012769">
        <w:rPr>
          <w:rFonts w:ascii="Times New Roman" w:hAnsi="Times New Roman" w:cs="Times New Roman"/>
          <w:color w:val="000000" w:themeColor="text1"/>
          <w:sz w:val="24"/>
          <w:szCs w:val="24"/>
          <w:lang w:val="en-US"/>
        </w:rPr>
        <w:t xml:space="preserve"> rang</w:t>
      </w:r>
      <w:ins w:id="586" w:author="Hofer, Heribert" w:date="2022-03-07T06:58:00Z">
        <w:r w:rsidR="007937C2">
          <w:rPr>
            <w:rFonts w:ascii="Times New Roman" w:hAnsi="Times New Roman" w:cs="Times New Roman"/>
            <w:color w:val="000000" w:themeColor="text1"/>
            <w:sz w:val="24"/>
            <w:szCs w:val="24"/>
            <w:lang w:val="en-US"/>
          </w:rPr>
          <w:t xml:space="preserve">ing behavior. </w:t>
        </w:r>
      </w:ins>
      <w:del w:id="587" w:author="Hofer, Heribert" w:date="2022-03-07T06:58:00Z">
        <w:r w:rsidR="00012769" w:rsidDel="007937C2">
          <w:rPr>
            <w:rFonts w:ascii="Times New Roman" w:hAnsi="Times New Roman" w:cs="Times New Roman"/>
            <w:color w:val="000000" w:themeColor="text1"/>
            <w:sz w:val="24"/>
            <w:szCs w:val="24"/>
            <w:lang w:val="en-US"/>
          </w:rPr>
          <w:delText>e</w:delText>
        </w:r>
        <w:r w:rsidR="00D0153B" w:rsidDel="007937C2">
          <w:rPr>
            <w:rFonts w:ascii="Times New Roman" w:hAnsi="Times New Roman" w:cs="Times New Roman"/>
            <w:color w:val="000000" w:themeColor="text1"/>
            <w:sz w:val="24"/>
            <w:szCs w:val="24"/>
            <w:lang w:val="en-US"/>
          </w:rPr>
          <w:delText xml:space="preserve"> which is </w:delText>
        </w:r>
        <w:r w:rsidR="0025388C" w:rsidRPr="00850320" w:rsidDel="007937C2">
          <w:rPr>
            <w:rFonts w:ascii="Times New Roman" w:hAnsi="Times New Roman" w:cs="Times New Roman"/>
            <w:color w:val="000000" w:themeColor="text1"/>
            <w:sz w:val="24"/>
            <w:szCs w:val="24"/>
            <w:lang w:val="en-US"/>
          </w:rPr>
          <w:delText xml:space="preserve"> </w:delText>
        </w:r>
      </w:del>
      <w:ins w:id="588" w:author="Hofer, Heribert" w:date="2022-03-07T06:58:00Z">
        <w:r w:rsidR="007937C2">
          <w:rPr>
            <w:rFonts w:ascii="Times New Roman" w:hAnsi="Times New Roman" w:cs="Times New Roman"/>
            <w:color w:val="000000" w:themeColor="text1"/>
            <w:sz w:val="24"/>
            <w:szCs w:val="24"/>
            <w:lang w:val="en-US"/>
          </w:rPr>
          <w:t xml:space="preserve">This </w:t>
        </w:r>
      </w:ins>
      <w:r w:rsidR="00D17C80">
        <w:rPr>
          <w:rFonts w:ascii="Times New Roman" w:hAnsi="Times New Roman" w:cs="Times New Roman"/>
          <w:color w:val="000000" w:themeColor="text1"/>
          <w:sz w:val="24"/>
          <w:szCs w:val="24"/>
          <w:lang w:val="en-US"/>
        </w:rPr>
        <w:t>should</w:t>
      </w:r>
      <w:r w:rsidR="00820CE0">
        <w:rPr>
          <w:rFonts w:ascii="Times New Roman" w:hAnsi="Times New Roman" w:cs="Times New Roman"/>
          <w:color w:val="000000" w:themeColor="text1"/>
          <w:sz w:val="24"/>
          <w:szCs w:val="24"/>
          <w:lang w:val="en-US"/>
        </w:rPr>
        <w:t xml:space="preserve"> affect</w:t>
      </w:r>
      <w:r w:rsidR="003D1E49">
        <w:rPr>
          <w:rFonts w:ascii="Times New Roman" w:hAnsi="Times New Roman" w:cs="Times New Roman"/>
          <w:color w:val="000000" w:themeColor="text1"/>
          <w:sz w:val="24"/>
          <w:szCs w:val="24"/>
          <w:lang w:val="en-US"/>
        </w:rPr>
        <w:t xml:space="preserve"> </w:t>
      </w:r>
      <w:r w:rsidR="00820CE0">
        <w:rPr>
          <w:rFonts w:ascii="Times New Roman" w:hAnsi="Times New Roman" w:cs="Times New Roman"/>
          <w:color w:val="000000" w:themeColor="text1"/>
          <w:sz w:val="24"/>
          <w:szCs w:val="24"/>
          <w:lang w:val="en-US"/>
        </w:rPr>
        <w:t>road</w:t>
      </w:r>
      <w:del w:id="589" w:author="Hofer, Heribert" w:date="2022-03-07T06:58:00Z">
        <w:r w:rsidR="00820CE0" w:rsidDel="007937C2">
          <w:rPr>
            <w:rFonts w:ascii="Times New Roman" w:hAnsi="Times New Roman" w:cs="Times New Roman"/>
            <w:color w:val="000000" w:themeColor="text1"/>
            <w:sz w:val="24"/>
            <w:szCs w:val="24"/>
            <w:lang w:val="en-US"/>
          </w:rPr>
          <w:delText>s</w:delText>
        </w:r>
      </w:del>
      <w:r w:rsidR="00D70950">
        <w:rPr>
          <w:rFonts w:ascii="Times New Roman" w:hAnsi="Times New Roman" w:cs="Times New Roman"/>
          <w:color w:val="000000" w:themeColor="text1"/>
          <w:sz w:val="24"/>
          <w:szCs w:val="24"/>
          <w:lang w:val="en-US"/>
        </w:rPr>
        <w:t xml:space="preserve"> </w:t>
      </w:r>
      <w:r w:rsidR="003D1E49">
        <w:rPr>
          <w:rFonts w:ascii="Times New Roman" w:hAnsi="Times New Roman" w:cs="Times New Roman"/>
          <w:color w:val="000000" w:themeColor="text1"/>
          <w:sz w:val="24"/>
          <w:szCs w:val="24"/>
          <w:lang w:val="en-US"/>
        </w:rPr>
        <w:t xml:space="preserve">usage </w:t>
      </w:r>
      <w:r w:rsidR="00C22F95">
        <w:rPr>
          <w:rFonts w:ascii="Times New Roman" w:hAnsi="Times New Roman" w:cs="Times New Roman"/>
          <w:color w:val="000000" w:themeColor="text1"/>
          <w:sz w:val="24"/>
          <w:szCs w:val="24"/>
          <w:lang w:val="en-US"/>
        </w:rPr>
        <w:t xml:space="preserve">and </w:t>
      </w:r>
      <w:del w:id="590" w:author="Hofer, Heribert" w:date="2022-03-07T06:58:00Z">
        <w:r w:rsidR="00C22F95" w:rsidDel="007937C2">
          <w:rPr>
            <w:rFonts w:ascii="Times New Roman" w:hAnsi="Times New Roman" w:cs="Times New Roman"/>
            <w:color w:val="000000" w:themeColor="text1"/>
            <w:sz w:val="24"/>
            <w:szCs w:val="24"/>
            <w:lang w:val="en-US"/>
          </w:rPr>
          <w:delText xml:space="preserve">encounter probability </w:delText>
        </w:r>
        <w:r w:rsidR="00D70950" w:rsidDel="007937C2">
          <w:rPr>
            <w:rFonts w:ascii="Times New Roman" w:hAnsi="Times New Roman" w:cs="Times New Roman"/>
            <w:color w:val="000000" w:themeColor="text1"/>
            <w:sz w:val="24"/>
            <w:szCs w:val="24"/>
            <w:lang w:val="en-US"/>
          </w:rPr>
          <w:delText xml:space="preserve">and </w:delText>
        </w:r>
      </w:del>
      <w:r w:rsidR="00D70950">
        <w:rPr>
          <w:rFonts w:ascii="Times New Roman" w:hAnsi="Times New Roman" w:cs="Times New Roman"/>
          <w:color w:val="000000" w:themeColor="text1"/>
          <w:sz w:val="24"/>
          <w:szCs w:val="24"/>
          <w:lang w:val="en-US"/>
        </w:rPr>
        <w:t xml:space="preserve">thus </w:t>
      </w:r>
      <w:r w:rsidR="00D0153B">
        <w:rPr>
          <w:rFonts w:ascii="Times New Roman" w:hAnsi="Times New Roman" w:cs="Times New Roman"/>
          <w:color w:val="000000" w:themeColor="text1"/>
          <w:sz w:val="24"/>
          <w:szCs w:val="24"/>
          <w:lang w:val="en-US"/>
        </w:rPr>
        <w:t>the chance of</w:t>
      </w:r>
      <w:r w:rsidR="0017759B">
        <w:rPr>
          <w:rFonts w:ascii="Times New Roman" w:hAnsi="Times New Roman" w:cs="Times New Roman"/>
          <w:color w:val="000000" w:themeColor="text1"/>
          <w:sz w:val="24"/>
          <w:szCs w:val="24"/>
          <w:lang w:val="en-US"/>
        </w:rPr>
        <w:t xml:space="preserve"> </w:t>
      </w:r>
      <w:r w:rsidR="00D70950">
        <w:rPr>
          <w:rFonts w:ascii="Times New Roman" w:hAnsi="Times New Roman" w:cs="Times New Roman"/>
          <w:color w:val="000000" w:themeColor="text1"/>
          <w:sz w:val="24"/>
          <w:szCs w:val="24"/>
          <w:lang w:val="en-US"/>
        </w:rPr>
        <w:t>encount</w:t>
      </w:r>
      <w:r w:rsidR="00D0153B">
        <w:rPr>
          <w:rFonts w:ascii="Times New Roman" w:hAnsi="Times New Roman" w:cs="Times New Roman"/>
          <w:color w:val="000000" w:themeColor="text1"/>
          <w:sz w:val="24"/>
          <w:szCs w:val="24"/>
          <w:lang w:val="en-US"/>
        </w:rPr>
        <w:t>ering</w:t>
      </w:r>
      <w:r w:rsidR="00D70950">
        <w:rPr>
          <w:rFonts w:ascii="Times New Roman" w:hAnsi="Times New Roman" w:cs="Times New Roman"/>
          <w:color w:val="000000" w:themeColor="text1"/>
          <w:sz w:val="24"/>
          <w:szCs w:val="24"/>
          <w:lang w:val="en-US"/>
        </w:rPr>
        <w:t xml:space="preserve"> vehicles</w:t>
      </w:r>
      <w:r w:rsidR="0025388C" w:rsidRPr="00850320">
        <w:rPr>
          <w:rFonts w:ascii="Times New Roman" w:hAnsi="Times New Roman" w:cs="Times New Roman"/>
          <w:color w:val="000000" w:themeColor="text1"/>
          <w:sz w:val="24"/>
          <w:szCs w:val="24"/>
          <w:lang w:val="en-US"/>
        </w:rPr>
        <w:t xml:space="preserve"> </w:t>
      </w:r>
      <w:r w:rsidR="00501209" w:rsidRPr="001F6E03">
        <w:rPr>
          <w:rFonts w:ascii="Times New Roman" w:hAnsi="Times New Roman" w:cs="Times New Roman"/>
          <w:color w:val="000000" w:themeColor="text1"/>
          <w:sz w:val="24"/>
          <w:szCs w:val="24"/>
          <w:lang w:val="en-US"/>
        </w:rPr>
        <w:fldChar w:fldCharType="begin"/>
      </w:r>
      <w:r w:rsidR="00185A55">
        <w:rPr>
          <w:rFonts w:ascii="Times New Roman" w:hAnsi="Times New Roman" w:cs="Times New Roman"/>
          <w:color w:val="000000" w:themeColor="text1"/>
          <w:sz w:val="24"/>
          <w:szCs w:val="24"/>
          <w:lang w:val="en-US"/>
        </w:rPr>
        <w:instrText xml:space="preserve"> ADDIN ZOTERO_ITEM CSL_CITATION {"citationID":"dtcmn7Sf","properties":{"formattedCitation":"(Grilo et al. 2015)","plainCitation":"(Grilo et al. 2015)","noteIndex":0},"citationItems":[{"id":"qX81ssgi/lAtXYmyJ","uris":["http://zotero.org/users/5432491/items/WIQLM6Z2"],"uri":["http://zotero.org/users/5432491/items/WIQLM6Z2"],"itemData":{"id":"sqdG9a0a/zTzusNhG","type":"chapter","abstract":"Carnivores are a diverse group of wildlife that occur in most environments around the world. Large, wide-ranging carnivores play key ecological roles in natural systems. They regulate population sizes of herbivores and other small- and medium-sized carnivores that in turn affect the growth, structure and composition of plant communities and habitats and the health of the small-animal populations that live in these habitats. Carnivores are particularly susceptible to the impacts of roads because many species require large areas to sustain their populations, have low reproductive output and occur in low densities. 1 Carnivores with large home ranges, long dispersal distances or inability to tolerate human disturbance are particularly vulnerable to the effects of roads and traffic. 2 Threats from roads and traffic such as wildlife-vehicle collisions barriers to movement, habitat disturbance and road avoidance jeopardise the persistence of certain carnivore populations. 3 Road and landscape-related features influence behavioural responses of carnivores to roads, mortality risk and barrier effects. 4 Different types of crossing structures are needed to increase habitat connectivity for the wide diversity of carnivore species. 5 Fencing, when paired with crossing structures, is critical to reducing the negative effects of roads on carnivores. The effects of roads and traffic on carnivores are well understood and vary significantly because of the diversity in their body size, movement ecology, prey selection and habitat preferences. Consequently, carnivores require a diverse suite of mitigation options, many of which have been well studied. Further research is needed to evaluate effects of roads and mitigation success in maintaining genetic integrity that supports long-term viable populations of carnivores.","container-title":"Handbook of Road Ecology","ISBN":"978-1-118-56817-0","language":"en","note":"section: 35\n_eprint: https://onlinelibrary.wiley.com/doi/pdf/10.1002/9781118568170.ch35\nDOI: 10.1002/9781118568170.ch35","page":"300-312","publisher":"John Wiley &amp; Sons, Ltd","source":"Wiley Online Library","title":"Carnivores: struggling for survival in roaded landsCapes","URL":"https://onlinelibrary.wiley.com/doi/abs/10.1002/9781118568170.ch35","author":[{"family":"Grilo","given":"Clara"},{"family":"Smith","given":"Daniel J."},{"family":"Klar","given":"Nina"}],"accessed":{"date-parts":[["2020",5,18]]},"issued":{"date-parts":[["2015"]]}}}],"schema":"https://github.com/citation-style-language/schema/raw/master/csl-citation.json"} </w:instrText>
      </w:r>
      <w:r w:rsidR="00501209" w:rsidRPr="001F6E03">
        <w:rPr>
          <w:rFonts w:ascii="Times New Roman" w:hAnsi="Times New Roman" w:cs="Times New Roman"/>
          <w:color w:val="000000" w:themeColor="text1"/>
          <w:sz w:val="24"/>
          <w:szCs w:val="24"/>
          <w:lang w:val="en-US"/>
        </w:rPr>
        <w:fldChar w:fldCharType="separate"/>
      </w:r>
      <w:r w:rsidR="00501209" w:rsidRPr="00A5365B">
        <w:rPr>
          <w:rFonts w:ascii="Times New Roman" w:hAnsi="Times New Roman" w:cs="Times New Roman"/>
          <w:sz w:val="24"/>
          <w:lang w:val="en-US"/>
        </w:rPr>
        <w:t>(Grilo et al. 2015)</w:t>
      </w:r>
      <w:r w:rsidR="00501209" w:rsidRPr="001F6E03">
        <w:rPr>
          <w:rFonts w:ascii="Times New Roman" w:hAnsi="Times New Roman" w:cs="Times New Roman"/>
          <w:color w:val="000000" w:themeColor="text1"/>
          <w:sz w:val="24"/>
          <w:szCs w:val="24"/>
          <w:lang w:val="en-US"/>
        </w:rPr>
        <w:fldChar w:fldCharType="end"/>
      </w:r>
      <w:r w:rsidR="00EE2A36" w:rsidRPr="00850320">
        <w:rPr>
          <w:rFonts w:ascii="Times New Roman" w:hAnsi="Times New Roman" w:cs="Times New Roman"/>
          <w:color w:val="000000" w:themeColor="text1"/>
          <w:sz w:val="24"/>
          <w:szCs w:val="24"/>
          <w:lang w:val="en-US"/>
        </w:rPr>
        <w:t>. As</w:t>
      </w:r>
      <w:r w:rsidR="00D17C80">
        <w:rPr>
          <w:rFonts w:ascii="Times New Roman" w:hAnsi="Times New Roman" w:cs="Times New Roman"/>
          <w:color w:val="000000" w:themeColor="text1"/>
          <w:sz w:val="24"/>
          <w:szCs w:val="24"/>
          <w:lang w:val="en-US"/>
        </w:rPr>
        <w:t xml:space="preserve"> cubs typically remain</w:t>
      </w:r>
      <w:r w:rsidR="00D0153B">
        <w:rPr>
          <w:rFonts w:ascii="Times New Roman" w:hAnsi="Times New Roman" w:cs="Times New Roman"/>
          <w:color w:val="000000" w:themeColor="text1"/>
          <w:sz w:val="24"/>
          <w:szCs w:val="24"/>
          <w:lang w:val="en-US"/>
        </w:rPr>
        <w:t xml:space="preserve"> close to </w:t>
      </w:r>
      <w:r w:rsidR="00D17C80">
        <w:rPr>
          <w:rFonts w:ascii="Times New Roman" w:hAnsi="Times New Roman" w:cs="Times New Roman"/>
          <w:color w:val="000000" w:themeColor="text1"/>
          <w:sz w:val="24"/>
          <w:szCs w:val="24"/>
          <w:lang w:val="en-US"/>
        </w:rPr>
        <w:t xml:space="preserve">the </w:t>
      </w:r>
      <w:r w:rsidR="00D0153B">
        <w:rPr>
          <w:rFonts w:ascii="Times New Roman" w:hAnsi="Times New Roman" w:cs="Times New Roman"/>
          <w:color w:val="000000" w:themeColor="text1"/>
          <w:sz w:val="24"/>
          <w:szCs w:val="24"/>
          <w:lang w:val="en-US"/>
        </w:rPr>
        <w:t>clan communal den</w:t>
      </w:r>
      <w:r w:rsidR="00EE2A36" w:rsidRPr="00850320">
        <w:rPr>
          <w:rFonts w:ascii="Times New Roman" w:hAnsi="Times New Roman" w:cs="Times New Roman"/>
          <w:color w:val="000000" w:themeColor="text1"/>
          <w:sz w:val="24"/>
          <w:szCs w:val="24"/>
          <w:lang w:val="en-US"/>
        </w:rPr>
        <w:t xml:space="preserve"> </w:t>
      </w:r>
      <w:r w:rsidR="00820CE0">
        <w:rPr>
          <w:rFonts w:ascii="Times New Roman" w:hAnsi="Times New Roman" w:cs="Times New Roman"/>
          <w:color w:val="000000" w:themeColor="text1"/>
          <w:sz w:val="24"/>
          <w:szCs w:val="24"/>
          <w:lang w:val="en-US"/>
        </w:rPr>
        <w:t>whereas</w:t>
      </w:r>
      <w:ins w:id="591" w:author="Hofer, Heribert" w:date="2022-03-07T06:58:00Z">
        <w:r w:rsidR="007937C2">
          <w:rPr>
            <w:rFonts w:ascii="Times New Roman" w:hAnsi="Times New Roman" w:cs="Times New Roman"/>
            <w:color w:val="000000" w:themeColor="text1"/>
            <w:sz w:val="24"/>
            <w:szCs w:val="24"/>
            <w:lang w:val="en-US"/>
          </w:rPr>
          <w:t xml:space="preserve"> </w:t>
        </w:r>
        <w:r w:rsidR="007937C2" w:rsidRPr="00850320">
          <w:rPr>
            <w:rFonts w:ascii="Times New Roman" w:hAnsi="Times New Roman" w:cs="Times New Roman"/>
            <w:color w:val="000000" w:themeColor="text1"/>
            <w:sz w:val="24"/>
            <w:szCs w:val="24"/>
            <w:lang w:val="en-US"/>
          </w:rPr>
          <w:t>sub</w:t>
        </w:r>
      </w:ins>
      <w:del w:id="592" w:author="Hofer, Heribert" w:date="2022-03-07T06:58:00Z">
        <w:r w:rsidR="00820CE0" w:rsidDel="007937C2">
          <w:rPr>
            <w:rFonts w:ascii="Times New Roman" w:hAnsi="Times New Roman" w:cs="Times New Roman"/>
            <w:color w:val="000000" w:themeColor="text1"/>
            <w:sz w:val="24"/>
            <w:szCs w:val="24"/>
            <w:lang w:val="en-US"/>
          </w:rPr>
          <w:delText xml:space="preserve"> </w:delText>
        </w:r>
      </w:del>
      <w:r w:rsidR="00EE2A36" w:rsidRPr="00850320">
        <w:rPr>
          <w:rFonts w:ascii="Times New Roman" w:hAnsi="Times New Roman" w:cs="Times New Roman"/>
          <w:color w:val="000000" w:themeColor="text1"/>
          <w:sz w:val="24"/>
          <w:szCs w:val="24"/>
          <w:lang w:val="en-US"/>
        </w:rPr>
        <w:t xml:space="preserve">adult and </w:t>
      </w:r>
      <w:del w:id="593" w:author="Hofer, Heribert" w:date="2022-03-07T06:58:00Z">
        <w:r w:rsidR="00EE2A36" w:rsidRPr="00850320" w:rsidDel="007937C2">
          <w:rPr>
            <w:rFonts w:ascii="Times New Roman" w:hAnsi="Times New Roman" w:cs="Times New Roman"/>
            <w:color w:val="000000" w:themeColor="text1"/>
            <w:sz w:val="24"/>
            <w:szCs w:val="24"/>
            <w:lang w:val="en-US"/>
          </w:rPr>
          <w:delText>sub</w:delText>
        </w:r>
      </w:del>
      <w:r w:rsidR="00EE2A36" w:rsidRPr="00850320">
        <w:rPr>
          <w:rFonts w:ascii="Times New Roman" w:hAnsi="Times New Roman" w:cs="Times New Roman"/>
          <w:color w:val="000000" w:themeColor="text1"/>
          <w:sz w:val="24"/>
          <w:szCs w:val="24"/>
          <w:lang w:val="en-US"/>
        </w:rPr>
        <w:t>adult hyenas</w:t>
      </w:r>
      <w:r w:rsidR="006E18A7" w:rsidRPr="00850320">
        <w:rPr>
          <w:rFonts w:ascii="Times New Roman" w:hAnsi="Times New Roman" w:cs="Times New Roman"/>
          <w:color w:val="000000" w:themeColor="text1"/>
          <w:sz w:val="24"/>
          <w:szCs w:val="24"/>
          <w:lang w:val="en-US"/>
        </w:rPr>
        <w:t xml:space="preserve"> </w:t>
      </w:r>
      <w:r w:rsidR="00D17C80">
        <w:rPr>
          <w:rFonts w:ascii="Times New Roman" w:hAnsi="Times New Roman" w:cs="Times New Roman"/>
          <w:color w:val="000000" w:themeColor="text1"/>
          <w:sz w:val="24"/>
          <w:szCs w:val="24"/>
          <w:lang w:val="en-US"/>
        </w:rPr>
        <w:t xml:space="preserve">range over a </w:t>
      </w:r>
      <w:del w:id="594" w:author="Aima P" w:date="2022-03-22T14:18:00Z">
        <w:r w:rsidR="00D17C80" w:rsidDel="005A03BF">
          <w:rPr>
            <w:rFonts w:ascii="Times New Roman" w:hAnsi="Times New Roman" w:cs="Times New Roman"/>
            <w:color w:val="000000" w:themeColor="text1"/>
            <w:sz w:val="24"/>
            <w:szCs w:val="24"/>
            <w:lang w:val="en-US"/>
          </w:rPr>
          <w:delText xml:space="preserve">far </w:delText>
        </w:r>
      </w:del>
      <w:r w:rsidR="00D17C80">
        <w:rPr>
          <w:rFonts w:ascii="Times New Roman" w:hAnsi="Times New Roman" w:cs="Times New Roman"/>
          <w:color w:val="000000" w:themeColor="text1"/>
          <w:sz w:val="24"/>
          <w:szCs w:val="24"/>
          <w:lang w:val="en-US"/>
        </w:rPr>
        <w:t>larger area</w:t>
      </w:r>
      <w:r w:rsidR="00D6160F">
        <w:rPr>
          <w:rFonts w:ascii="Times New Roman" w:hAnsi="Times New Roman" w:cs="Times New Roman"/>
          <w:color w:val="000000" w:themeColor="text1"/>
          <w:sz w:val="24"/>
          <w:szCs w:val="24"/>
          <w:lang w:val="en-US"/>
        </w:rPr>
        <w:t xml:space="preserve"> </w:t>
      </w:r>
      <w:del w:id="595" w:author="Sarah Benhaiem" w:date="2022-03-16T17:50:00Z">
        <w:r w:rsidR="00D6160F" w:rsidDel="003A0697">
          <w:rPr>
            <w:rFonts w:ascii="Times New Roman" w:hAnsi="Times New Roman" w:cs="Times New Roman"/>
            <w:color w:val="000000" w:themeColor="text1"/>
            <w:sz w:val="24"/>
            <w:szCs w:val="24"/>
            <w:lang w:val="en-US"/>
          </w:rPr>
          <w:delText xml:space="preserve">and </w:delText>
        </w:r>
        <w:r w:rsidR="00D17C80" w:rsidDel="003A0697">
          <w:rPr>
            <w:rFonts w:ascii="Times New Roman" w:hAnsi="Times New Roman" w:cs="Times New Roman"/>
            <w:color w:val="000000" w:themeColor="text1"/>
            <w:sz w:val="24"/>
            <w:szCs w:val="24"/>
            <w:lang w:val="en-US"/>
          </w:rPr>
          <w:delText xml:space="preserve">often </w:delText>
        </w:r>
        <w:r w:rsidR="00D6160F" w:rsidDel="003A0697">
          <w:rPr>
            <w:rFonts w:ascii="Times New Roman" w:hAnsi="Times New Roman" w:cs="Times New Roman"/>
            <w:color w:val="000000" w:themeColor="text1"/>
            <w:sz w:val="24"/>
            <w:szCs w:val="24"/>
            <w:lang w:val="en-US"/>
          </w:rPr>
          <w:delText>walk along and rest on roads</w:delText>
        </w:r>
        <w:r w:rsidR="008B0330" w:rsidRPr="00850320" w:rsidDel="003A0697">
          <w:rPr>
            <w:rFonts w:ascii="Times New Roman" w:hAnsi="Times New Roman" w:cs="Times New Roman"/>
            <w:color w:val="000000" w:themeColor="text1"/>
            <w:sz w:val="24"/>
            <w:szCs w:val="24"/>
            <w:lang w:val="en-US"/>
          </w:rPr>
          <w:delText xml:space="preserve"> </w:delText>
        </w:r>
      </w:del>
      <w:r w:rsidR="008B0330" w:rsidRPr="001F6E03">
        <w:rPr>
          <w:rFonts w:ascii="Times New Roman" w:hAnsi="Times New Roman" w:cs="Times New Roman"/>
          <w:color w:val="000000" w:themeColor="text1"/>
          <w:sz w:val="24"/>
          <w:szCs w:val="24"/>
          <w:lang w:val="en-US"/>
        </w:rPr>
        <w:fldChar w:fldCharType="begin"/>
      </w:r>
      <w:r w:rsidR="00185A55">
        <w:rPr>
          <w:rFonts w:ascii="Times New Roman" w:hAnsi="Times New Roman" w:cs="Times New Roman"/>
          <w:color w:val="000000" w:themeColor="text1"/>
          <w:sz w:val="24"/>
          <w:szCs w:val="24"/>
          <w:lang w:val="en-US"/>
        </w:rPr>
        <w:instrText xml:space="preserve"> ADDIN ZOTERO_ITEM CSL_CITATION {"citationID":"wkFvNGVb","properties":{"formattedCitation":"(Mills &amp; Gorman 1987; Hofer &amp; East 1993a)","plainCitation":"(Mills &amp; Gorman 1987; Hofer &amp; East 1993a)","noteIndex":0},"citationItems":[{"id":4555,"uris":["http://zotero.org/users/5432491/items/RV2DDPPG"],"uri":["http://zotero.org/users/5432491/items/RV2DDPPG"],"itemData":{"id":4555,"type":"article-journal","abstract":"All hyaenas scent mark their territories by smearing grass stems with paste from their subcaudal scent glands and by depositing faeces at latrines, but they adopt different strategies in terms of how they disperse these scent marks in their territories. For example, brown hyaenas living in the southern Kalahari deposit pastes and latrines throughout the whole of their territory, while spotted hyaenas living in the Ngorongoro Crater of East Africa place their scent marks strictly along the territorial borders. We have argued elsewhere (Gorman &amp; Mills, 1984) that these different strategies are not species-specific but are instead adaptive responses to local conditions. Here, we use data from a population of spotted hyaenas, living in small clans and large territories in the Kalahari, to test the hypothesis that hinterland marking is a response to the problem of marking a very large territory with a limited amount of scent and within a limited time budget.","container-title":"Journal of Zoology","DOI":"https://doi.org/10.1111/j.1469-7998.1987.tb02919.x","ISSN":"1469-7998","issue":"3","language":"en","note":"_eprint: https://zslpublications.onlinelibrary.wiley.com/doi/pdf/10.1111/j.1469-7998.1987.tb02919.x","page":"483-497","source":"Wiley Online Library","title":"The scent-marking behaviour of the spotted hyaena Crocuta crocuta in the southern Kalahari","volume":"212","author":[{"family":"Mills","given":"M. G. L."},{"family":"Gorman","given":"M. L."}],"issued":{"date-parts":[["1987"]]}}},{"id":"qX81ssgi/i9jl2iNg","uris":["http://zotero.org/users/local/eyZ7UFhf/items/B9RB2BNV"],"uri":["http://zotero.org/users/local/eyZ7UFhf/items/B9RB2BNV"],"itemData":{"id":"sqdG9a0a/k49hROmu","type":"article-journal","abstract":". In the Serengeti, spotted hyaenas spent 46-62% of the year foraging by commuting between their clan's territory and the nearest herds of migratory herbivores. During the first 12 months of their life, cubs were stationed at the communal den and were dependent on milk from their mother ('denning female'). This study assessed the impact of the commuting system on maternal care in terms of den attendance and commuting effort, and its fitness consequences in terms of cub growth and survival. Duration of absence intervals decreased while frequency of maternal visits and cub growth rates increased with prey abundance. Mothers of singletons attended their cubs at the same rate as mothers of twins. Growth rates of singletons were higher than those of twins at each level of prey abundance. Cubs growing at higher long-term rates had a significantly better chance of survival. When migratory herbivores were absent from the clan's territory, denning females visited the den more often than non-denning females and males because the mean duration of their commuting trips was shorter (3-4 days versus 6-10 days). The higher attendance by denning females required an increase in travelling effort by a factor of 2·6-3·2 above the level of non-denning females and males. Because maternal effort was highest when cub growth was at a minimum, maternal fitness would be maximized by commuting as little as possible.","container-title":"Animal Behaviour","DOI":"10.1006/anbe.1993.1224","ISSN":"0003-3472","issue":"3","journalAbbreviation":"Animal Behaviour","language":"en","page":"575-589","source":"ScienceDirect","title":"The commuting system of Serengeti spotted hyaenas: how a predator copes with migratory prey. III. Attendance and maternal care","title-short":"The commuting system of Serengeti spotted hyaenas","volume":"46","author":[{"family":"Hofer","given":"Heribert"},{"family":"East","given":"Marion L."}],"issued":{"date-parts":[["1993",9,1]]}}}],"schema":"https://github.com/citation-style-language/schema/raw/master/csl-citation.json"} </w:instrText>
      </w:r>
      <w:r w:rsidR="008B0330" w:rsidRPr="001F6E03">
        <w:rPr>
          <w:rFonts w:ascii="Times New Roman" w:hAnsi="Times New Roman" w:cs="Times New Roman"/>
          <w:color w:val="000000" w:themeColor="text1"/>
          <w:sz w:val="24"/>
          <w:szCs w:val="24"/>
          <w:lang w:val="en-US"/>
        </w:rPr>
        <w:fldChar w:fldCharType="separate"/>
      </w:r>
      <w:r w:rsidR="008B0330" w:rsidRPr="00460C2D">
        <w:rPr>
          <w:rFonts w:ascii="Times New Roman" w:hAnsi="Times New Roman" w:cs="Times New Roman"/>
          <w:sz w:val="24"/>
          <w:lang w:val="en-GB"/>
        </w:rPr>
        <w:t>(Mills &amp; Gorman 1987; Hofer &amp; East 1993</w:t>
      </w:r>
      <w:r w:rsidR="008B0330" w:rsidRPr="002F765E">
        <w:rPr>
          <w:rFonts w:ascii="Times New Roman" w:hAnsi="Times New Roman" w:cs="Times New Roman"/>
          <w:sz w:val="24"/>
          <w:lang w:val="en-GB"/>
        </w:rPr>
        <w:t>a)</w:t>
      </w:r>
      <w:r w:rsidR="008B0330" w:rsidRPr="001F6E03">
        <w:rPr>
          <w:rFonts w:ascii="Times New Roman" w:hAnsi="Times New Roman" w:cs="Times New Roman"/>
          <w:color w:val="000000" w:themeColor="text1"/>
          <w:sz w:val="24"/>
          <w:szCs w:val="24"/>
          <w:lang w:val="en-US"/>
        </w:rPr>
        <w:fldChar w:fldCharType="end"/>
      </w:r>
      <w:ins w:id="596" w:author="Hofer, Heribert" w:date="2022-03-07T06:59:00Z">
        <w:r w:rsidR="007937C2">
          <w:rPr>
            <w:rFonts w:ascii="Times New Roman" w:hAnsi="Times New Roman" w:cs="Times New Roman"/>
            <w:color w:val="000000" w:themeColor="text1"/>
            <w:sz w:val="24"/>
            <w:szCs w:val="24"/>
            <w:lang w:val="en-US"/>
          </w:rPr>
          <w:t>,</w:t>
        </w:r>
      </w:ins>
      <w:r w:rsidR="00A64B67" w:rsidRPr="00B04563">
        <w:rPr>
          <w:rStyle w:val="CommentReference"/>
          <w:lang w:val="en-US"/>
        </w:rPr>
        <w:t xml:space="preserve"> </w:t>
      </w:r>
      <w:r w:rsidR="00EE2A36" w:rsidRPr="00850320">
        <w:rPr>
          <w:rFonts w:ascii="Times New Roman" w:hAnsi="Times New Roman" w:cs="Times New Roman"/>
          <w:color w:val="000000" w:themeColor="text1"/>
          <w:sz w:val="24"/>
          <w:szCs w:val="24"/>
          <w:lang w:val="en-US"/>
        </w:rPr>
        <w:t xml:space="preserve">we expected </w:t>
      </w:r>
      <w:del w:id="597" w:author="Hofer, Heribert" w:date="2022-03-07T06:59:00Z">
        <w:r w:rsidR="006E18A7" w:rsidRPr="00850320" w:rsidDel="007937C2">
          <w:rPr>
            <w:rFonts w:ascii="Times New Roman" w:hAnsi="Times New Roman" w:cs="Times New Roman"/>
            <w:color w:val="000000" w:themeColor="text1"/>
            <w:sz w:val="24"/>
            <w:szCs w:val="24"/>
            <w:lang w:val="en-US"/>
          </w:rPr>
          <w:delText xml:space="preserve">adults and </w:delText>
        </w:r>
      </w:del>
      <w:r w:rsidR="006E18A7" w:rsidRPr="00850320">
        <w:rPr>
          <w:rFonts w:ascii="Times New Roman" w:hAnsi="Times New Roman" w:cs="Times New Roman"/>
          <w:color w:val="000000" w:themeColor="text1"/>
          <w:sz w:val="24"/>
          <w:szCs w:val="24"/>
          <w:lang w:val="en-US"/>
        </w:rPr>
        <w:t xml:space="preserve">subadults </w:t>
      </w:r>
      <w:ins w:id="598" w:author="Hofer, Heribert" w:date="2022-03-07T06:59:00Z">
        <w:r w:rsidR="007937C2">
          <w:rPr>
            <w:rFonts w:ascii="Times New Roman" w:hAnsi="Times New Roman" w:cs="Times New Roman"/>
            <w:color w:val="000000" w:themeColor="text1"/>
            <w:sz w:val="24"/>
            <w:szCs w:val="24"/>
            <w:lang w:val="en-US"/>
          </w:rPr>
          <w:t xml:space="preserve">and adults </w:t>
        </w:r>
      </w:ins>
      <w:r w:rsidR="00EE2A36" w:rsidRPr="00850320">
        <w:rPr>
          <w:rFonts w:ascii="Times New Roman" w:hAnsi="Times New Roman" w:cs="Times New Roman"/>
          <w:color w:val="000000" w:themeColor="text1"/>
          <w:sz w:val="24"/>
          <w:szCs w:val="24"/>
          <w:lang w:val="en-US"/>
        </w:rPr>
        <w:t xml:space="preserve">to </w:t>
      </w:r>
      <w:r w:rsidR="006E18A7" w:rsidRPr="00850320">
        <w:rPr>
          <w:rFonts w:ascii="Times New Roman" w:hAnsi="Times New Roman" w:cs="Times New Roman"/>
          <w:color w:val="000000" w:themeColor="text1"/>
          <w:sz w:val="24"/>
          <w:szCs w:val="24"/>
          <w:lang w:val="en-US"/>
        </w:rPr>
        <w:t xml:space="preserve">experience </w:t>
      </w:r>
      <w:ins w:id="599" w:author="Hofer, Heribert" w:date="2022-03-07T06:59:00Z">
        <w:r w:rsidR="007937C2">
          <w:rPr>
            <w:rFonts w:ascii="Times New Roman" w:hAnsi="Times New Roman" w:cs="Times New Roman"/>
            <w:color w:val="000000" w:themeColor="text1"/>
            <w:sz w:val="24"/>
            <w:szCs w:val="24"/>
            <w:lang w:val="en-US"/>
          </w:rPr>
          <w:t xml:space="preserve">a </w:t>
        </w:r>
      </w:ins>
      <w:r w:rsidR="00EE2A36" w:rsidRPr="00850320">
        <w:rPr>
          <w:rFonts w:ascii="Times New Roman" w:hAnsi="Times New Roman" w:cs="Times New Roman"/>
          <w:color w:val="000000" w:themeColor="text1"/>
          <w:sz w:val="24"/>
          <w:szCs w:val="24"/>
          <w:lang w:val="en-US"/>
        </w:rPr>
        <w:t>proportionally higher road mortality than cubs</w:t>
      </w:r>
      <w:del w:id="600" w:author="Hofer, Heribert" w:date="2022-03-07T06:59:00Z">
        <w:r w:rsidR="00460C2D" w:rsidDel="007937C2">
          <w:rPr>
            <w:rFonts w:ascii="Times New Roman" w:hAnsi="Times New Roman" w:cs="Times New Roman"/>
            <w:color w:val="000000" w:themeColor="text1"/>
            <w:sz w:val="24"/>
            <w:szCs w:val="24"/>
            <w:lang w:val="en-US"/>
          </w:rPr>
          <w:delText xml:space="preserve">, </w:delText>
        </w:r>
        <w:r w:rsidR="00765BFA" w:rsidDel="007937C2">
          <w:rPr>
            <w:rFonts w:ascii="Times New Roman" w:hAnsi="Times New Roman" w:cs="Times New Roman"/>
            <w:color w:val="000000" w:themeColor="text1"/>
            <w:sz w:val="24"/>
            <w:szCs w:val="24"/>
            <w:lang w:val="en-US"/>
          </w:rPr>
          <w:delText>(</w:delText>
        </w:r>
        <w:r w:rsidR="00460C2D" w:rsidDel="007937C2">
          <w:rPr>
            <w:rFonts w:ascii="Times New Roman" w:hAnsi="Times New Roman" w:cs="Times New Roman"/>
            <w:color w:val="000000" w:themeColor="text1"/>
            <w:sz w:val="24"/>
            <w:szCs w:val="24"/>
            <w:lang w:val="en-US"/>
          </w:rPr>
          <w:delText>even though cu</w:delText>
        </w:r>
        <w:r w:rsidR="00D6160F" w:rsidDel="007937C2">
          <w:rPr>
            <w:rFonts w:ascii="Times New Roman" w:hAnsi="Times New Roman" w:cs="Times New Roman"/>
            <w:color w:val="000000" w:themeColor="text1"/>
            <w:sz w:val="24"/>
            <w:szCs w:val="24"/>
            <w:lang w:val="en-US"/>
          </w:rPr>
          <w:delText>bs in dens close to roads can be at</w:delText>
        </w:r>
        <w:r w:rsidR="00460C2D" w:rsidDel="007937C2">
          <w:rPr>
            <w:rFonts w:ascii="Times New Roman" w:hAnsi="Times New Roman" w:cs="Times New Roman"/>
            <w:color w:val="000000" w:themeColor="text1"/>
            <w:sz w:val="24"/>
            <w:szCs w:val="24"/>
            <w:lang w:val="en-US"/>
          </w:rPr>
          <w:delText xml:space="preserve"> risk</w:delText>
        </w:r>
        <w:r w:rsidR="00765BFA" w:rsidDel="007937C2">
          <w:rPr>
            <w:rFonts w:ascii="Times New Roman" w:hAnsi="Times New Roman" w:cs="Times New Roman"/>
            <w:color w:val="000000" w:themeColor="text1"/>
            <w:sz w:val="24"/>
            <w:szCs w:val="24"/>
            <w:lang w:val="en-US"/>
          </w:rPr>
          <w:delText>)</w:delText>
        </w:r>
      </w:del>
      <w:r w:rsidR="008B0330" w:rsidRPr="00850320">
        <w:rPr>
          <w:rFonts w:ascii="Times New Roman" w:hAnsi="Times New Roman" w:cs="Times New Roman"/>
          <w:color w:val="000000" w:themeColor="text1"/>
          <w:sz w:val="24"/>
          <w:szCs w:val="24"/>
          <w:lang w:val="en-US"/>
        </w:rPr>
        <w:t xml:space="preserve">. </w:t>
      </w:r>
      <w:r w:rsidR="00460C2D">
        <w:rPr>
          <w:rFonts w:ascii="Times New Roman" w:hAnsi="Times New Roman" w:cs="Times New Roman"/>
          <w:color w:val="000000" w:themeColor="text1"/>
          <w:sz w:val="24"/>
          <w:szCs w:val="24"/>
          <w:lang w:val="en-US"/>
        </w:rPr>
        <w:t>Among adults</w:t>
      </w:r>
      <w:ins w:id="601" w:author="Hofer, Heribert" w:date="2022-03-07T06:59:00Z">
        <w:r w:rsidR="007937C2">
          <w:rPr>
            <w:rFonts w:ascii="Times New Roman" w:hAnsi="Times New Roman" w:cs="Times New Roman"/>
            <w:color w:val="000000" w:themeColor="text1"/>
            <w:sz w:val="24"/>
            <w:szCs w:val="24"/>
            <w:lang w:val="en-US"/>
          </w:rPr>
          <w:t>,</w:t>
        </w:r>
      </w:ins>
      <w:r w:rsidR="00460C2D">
        <w:rPr>
          <w:rFonts w:ascii="Times New Roman" w:hAnsi="Times New Roman" w:cs="Times New Roman"/>
          <w:color w:val="000000" w:themeColor="text1"/>
          <w:sz w:val="24"/>
          <w:szCs w:val="24"/>
          <w:lang w:val="en-US"/>
        </w:rPr>
        <w:t xml:space="preserve"> we </w:t>
      </w:r>
      <w:r w:rsidR="003D1E49">
        <w:rPr>
          <w:rFonts w:ascii="Times New Roman" w:hAnsi="Times New Roman" w:cs="Times New Roman"/>
          <w:color w:val="000000" w:themeColor="text1"/>
          <w:sz w:val="24"/>
          <w:szCs w:val="24"/>
          <w:lang w:val="en-US"/>
        </w:rPr>
        <w:lastRenderedPageBreak/>
        <w:t xml:space="preserve">expected the incidence of roadkills to be higher in: (i) </w:t>
      </w:r>
      <w:r w:rsidR="00A20140" w:rsidRPr="00850320">
        <w:rPr>
          <w:rFonts w:ascii="Times New Roman" w:hAnsi="Times New Roman" w:cs="Times New Roman"/>
          <w:color w:val="000000" w:themeColor="text1"/>
          <w:sz w:val="24"/>
          <w:szCs w:val="24"/>
          <w:lang w:val="en-US"/>
        </w:rPr>
        <w:t>females</w:t>
      </w:r>
      <w:r w:rsidR="00AB2DC9">
        <w:rPr>
          <w:rFonts w:ascii="Times New Roman" w:hAnsi="Times New Roman" w:cs="Times New Roman"/>
          <w:color w:val="000000" w:themeColor="text1"/>
          <w:sz w:val="24"/>
          <w:szCs w:val="24"/>
          <w:lang w:val="en-US"/>
        </w:rPr>
        <w:t xml:space="preserve"> </w:t>
      </w:r>
      <w:r w:rsidR="00460C2D">
        <w:rPr>
          <w:rFonts w:ascii="Times New Roman" w:hAnsi="Times New Roman" w:cs="Times New Roman"/>
          <w:color w:val="000000" w:themeColor="text1"/>
          <w:sz w:val="24"/>
          <w:szCs w:val="24"/>
          <w:lang w:val="en-US"/>
        </w:rPr>
        <w:t xml:space="preserve">than males </w:t>
      </w:r>
      <w:r w:rsidR="003617FA">
        <w:rPr>
          <w:rFonts w:ascii="Times New Roman" w:hAnsi="Times New Roman" w:cs="Times New Roman"/>
          <w:color w:val="000000" w:themeColor="text1"/>
          <w:sz w:val="24"/>
          <w:szCs w:val="24"/>
          <w:lang w:val="en-US"/>
        </w:rPr>
        <w:t>because</w:t>
      </w:r>
      <w:r w:rsidR="00460C2D">
        <w:rPr>
          <w:rFonts w:ascii="Times New Roman" w:hAnsi="Times New Roman" w:cs="Times New Roman"/>
          <w:color w:val="000000" w:themeColor="text1"/>
          <w:sz w:val="24"/>
          <w:szCs w:val="24"/>
          <w:lang w:val="en-US"/>
        </w:rPr>
        <w:t xml:space="preserve"> </w:t>
      </w:r>
      <w:r w:rsidR="00D6160F">
        <w:rPr>
          <w:rFonts w:ascii="Times New Roman" w:hAnsi="Times New Roman" w:cs="Times New Roman"/>
          <w:color w:val="000000" w:themeColor="text1"/>
          <w:sz w:val="24"/>
          <w:szCs w:val="24"/>
          <w:lang w:val="en-US"/>
        </w:rPr>
        <w:t>they</w:t>
      </w:r>
      <w:r w:rsidR="00460C2D">
        <w:rPr>
          <w:rFonts w:ascii="Times New Roman" w:hAnsi="Times New Roman" w:cs="Times New Roman"/>
          <w:color w:val="000000" w:themeColor="text1"/>
          <w:sz w:val="24"/>
          <w:szCs w:val="24"/>
          <w:lang w:val="en-US"/>
        </w:rPr>
        <w:t xml:space="preserve"> </w:t>
      </w:r>
      <w:r w:rsidR="00D6160F">
        <w:rPr>
          <w:rFonts w:ascii="Times New Roman" w:hAnsi="Times New Roman" w:cs="Times New Roman"/>
          <w:color w:val="000000" w:themeColor="text1"/>
          <w:sz w:val="24"/>
          <w:szCs w:val="24"/>
          <w:lang w:val="en-US"/>
        </w:rPr>
        <w:t xml:space="preserve">typically </w:t>
      </w:r>
      <w:r w:rsidR="00765BFA">
        <w:rPr>
          <w:rFonts w:ascii="Times New Roman" w:hAnsi="Times New Roman" w:cs="Times New Roman"/>
          <w:color w:val="000000" w:themeColor="text1"/>
          <w:sz w:val="24"/>
          <w:szCs w:val="24"/>
          <w:lang w:val="en-US"/>
        </w:rPr>
        <w:t>commute more often than males</w:t>
      </w:r>
      <w:r w:rsidR="007E1465">
        <w:rPr>
          <w:rFonts w:ascii="Times New Roman" w:hAnsi="Times New Roman" w:cs="Times New Roman"/>
          <w:color w:val="000000" w:themeColor="text1"/>
          <w:sz w:val="24"/>
          <w:szCs w:val="24"/>
          <w:lang w:val="en-US"/>
        </w:rPr>
        <w:t xml:space="preserve"> and hence should be more likely to encounter vehicles</w:t>
      </w:r>
      <w:r w:rsidR="006741F8">
        <w:rPr>
          <w:rFonts w:ascii="Times New Roman" w:hAnsi="Times New Roman" w:cs="Times New Roman"/>
          <w:color w:val="000000" w:themeColor="text1"/>
          <w:sz w:val="24"/>
          <w:szCs w:val="24"/>
          <w:lang w:val="en-US"/>
        </w:rPr>
        <w:t xml:space="preserve"> </w:t>
      </w:r>
      <w:r w:rsidR="006741F8">
        <w:rPr>
          <w:rFonts w:ascii="Times New Roman" w:hAnsi="Times New Roman" w:cs="Times New Roman"/>
          <w:color w:val="000000" w:themeColor="text1"/>
          <w:sz w:val="24"/>
          <w:szCs w:val="24"/>
          <w:lang w:val="en-US"/>
        </w:rPr>
        <w:fldChar w:fldCharType="begin"/>
      </w:r>
      <w:r w:rsidR="00185A55">
        <w:rPr>
          <w:rFonts w:ascii="Times New Roman" w:hAnsi="Times New Roman" w:cs="Times New Roman"/>
          <w:color w:val="000000" w:themeColor="text1"/>
          <w:sz w:val="24"/>
          <w:szCs w:val="24"/>
          <w:lang w:val="en-US"/>
        </w:rPr>
        <w:instrText xml:space="preserve"> ADDIN ZOTERO_ITEM CSL_CITATION {"citationID":"jsShnwoB","properties":{"formattedCitation":"(Hofer &amp; East 1993b, 1993c)","plainCitation":"(Hofer &amp; East 1993b, 1993c)","noteIndex":0},"citationItems":[{"id":"qX81ssgi/Xtgmz3fo","uris":["http://zotero.org/users/5432491/items/TR9KGR67"],"uri":["http://zotero.org/users/5432491/items/TR9KGR67"],"itemData":{"id":"1VXf8Dwx/lZYwb9Va","type":"article-journal","abstract":". In the Serengeti, Tanzania, spotted hyaenas, Crocuta crocuta Erxleben, regularly left their clan's territory to feed on the nearest migratory herds ('commuting trips'). The mean commuting distance was 40 km. Commuting locations matched the movements of the migratory herds throughout the year. The distribution of commuters was compatible with the hypotheses that commuters (1) minimized contact with resident clans and (2) utilized areas where they were assured of locating migratory herds. The proportion of clan members commuting declined as prey abundance in the clan's territory increased. Territories were visited by non-residents (commuters) throughout the year but the number of foraging commuters increased substantially when large migratory herds entered a territory. During encounters between residents and intruders, residents adjusted their behaviour according to the context of the encounter: residents ignored commuters 'in transit', responded aggressively to commuters at kills, and engaged in prolonged clashes with neighbouring clans. A comparison with the space use systems of other carnivores indicates that the commuting system of spotted hyaenas in the Serengeti is unique. It is hypothesized that the development of the commuting system was contingent on several adaptive behavioural, morphological and physiological specializations.","container-title":"Animal Behaviour","DOI":"10.1006/anbe.1993.1223","ISSN":"0003-3472","issue":"3","journalAbbreviation":"Animal Behaviour","language":"en","page":"559-574","source":"ScienceDirect","title":"The commuting system of Serengeti spotted hyaenas: how a predator copes with migratory prey. II. Intrusion pressure and commuters' space use","title-short":"The commuting system of Serengeti spotted hyaenas","volume":"46","author":[{"family":"Hofer","given":"Heribert"},{"family":"East","given":"Marion L."}],"issued":{"date-parts":[["1993",9,1]]}}},{"id":2603,"uris":["http://zotero.org/users/5432491/items/D2ZY5R82"],"uri":["http://zotero.org/users/5432491/items/D2ZY5R82"],"itemData":{"id":2603,"type":"article-journal","abstract":". The social organization and space use of spotted hyaenas, Crocuta crocuta Erxleben, in the Serengeti, Tanzania is described. In contrast to Kruuk (1972, The Spotted Hyena. Chicago: University of Chicago Press), spotted hyaenas in the Serengeti live in large stable groups (clans); median clan size for seven clans was 47 adults and subadults. Clans defended permanent territories that contained the communal den. The size of one well-known territory was 55·5 km2. Territories contained low densities of resident herbivores (mean 3·3 animals/km2) throughout the year, but experienced very high densities (mean 219 animals/km2) of migratory herds, principally wildebeest, Connochaetes taurinus , zebra, Equus burchelli, and Thomson's gazelle, Gazella thomsoni, for only 26% of the year. The most important prey killed inside territories were migratory species. When the migratory herds were away from a clan's territory, clan members regularly left the territory to forage on nearby migratory herds ('commuting trips'). Clan sizes were maintained above the carrying capacity of the territory, estimated from populations of resident herbivores, by year-round exploitation of migratory herbivores. This suggests that, in contrast to many other carnivores, group sizes of Serengeti hyaenas are not limited by resources on the territory and feeding ranges are decoupled from territoriality.","container-title":"Animal Behaviour","DOI":"10.1006/anbe.1993.1222","ISSN":"0003-3472","issue":"3","journalAbbreviation":"Animal Behaviour","language":"en","note":"number: 3","page":"547-557","source":"ScienceDirect","title":"The commuting system of Serengeti spotted hyaenas: how a predator copes with migratory prey. I. Social organization","title-short":"The commuting system of Serengeti spotted hyaenas","volume":"46","author":[{"family":"Hofer","given":"Heribert"},{"family":"East","given":"Marion L."}],"issued":{"date-parts":[["1993",9,1]]}}}],"schema":"https://github.com/citation-style-language/schema/raw/master/csl-citation.json"} </w:instrText>
      </w:r>
      <w:r w:rsidR="006741F8">
        <w:rPr>
          <w:rFonts w:ascii="Times New Roman" w:hAnsi="Times New Roman" w:cs="Times New Roman"/>
          <w:color w:val="000000" w:themeColor="text1"/>
          <w:sz w:val="24"/>
          <w:szCs w:val="24"/>
          <w:lang w:val="en-US"/>
        </w:rPr>
        <w:fldChar w:fldCharType="separate"/>
      </w:r>
      <w:r w:rsidR="006741F8" w:rsidRPr="00B04563">
        <w:rPr>
          <w:rFonts w:ascii="Times New Roman" w:hAnsi="Times New Roman" w:cs="Times New Roman"/>
          <w:sz w:val="24"/>
          <w:lang w:val="en-US"/>
        </w:rPr>
        <w:t>(Hofer &amp; East 1993b, 1993c)</w:t>
      </w:r>
      <w:r w:rsidR="006741F8">
        <w:rPr>
          <w:rFonts w:ascii="Times New Roman" w:hAnsi="Times New Roman" w:cs="Times New Roman"/>
          <w:color w:val="000000" w:themeColor="text1"/>
          <w:sz w:val="24"/>
          <w:szCs w:val="24"/>
          <w:lang w:val="en-US"/>
        </w:rPr>
        <w:fldChar w:fldCharType="end"/>
      </w:r>
      <w:r w:rsidR="006741F8">
        <w:rPr>
          <w:rFonts w:ascii="Times New Roman" w:hAnsi="Times New Roman" w:cs="Times New Roman"/>
          <w:color w:val="000000" w:themeColor="text1"/>
          <w:sz w:val="24"/>
          <w:szCs w:val="24"/>
          <w:lang w:val="en-US"/>
        </w:rPr>
        <w:t xml:space="preserve">, </w:t>
      </w:r>
      <w:r w:rsidR="00D6160F">
        <w:rPr>
          <w:rFonts w:ascii="Times New Roman" w:hAnsi="Times New Roman" w:cs="Times New Roman"/>
          <w:color w:val="000000" w:themeColor="text1"/>
          <w:sz w:val="24"/>
          <w:szCs w:val="24"/>
          <w:lang w:val="en-US"/>
        </w:rPr>
        <w:t xml:space="preserve">(ii) </w:t>
      </w:r>
      <w:r w:rsidR="007E1465">
        <w:rPr>
          <w:rFonts w:ascii="Times New Roman" w:hAnsi="Times New Roman" w:cs="Times New Roman"/>
          <w:color w:val="000000" w:themeColor="text1"/>
          <w:sz w:val="24"/>
          <w:szCs w:val="24"/>
          <w:lang w:val="en-US"/>
        </w:rPr>
        <w:t>low</w:t>
      </w:r>
      <w:r w:rsidR="003D1E49">
        <w:rPr>
          <w:rFonts w:ascii="Times New Roman" w:hAnsi="Times New Roman" w:cs="Times New Roman"/>
          <w:color w:val="000000" w:themeColor="text1"/>
          <w:sz w:val="24"/>
          <w:szCs w:val="24"/>
          <w:lang w:val="en-US"/>
        </w:rPr>
        <w:t>-</w:t>
      </w:r>
      <w:r w:rsidR="007E1465">
        <w:rPr>
          <w:rFonts w:ascii="Times New Roman" w:hAnsi="Times New Roman" w:cs="Times New Roman"/>
          <w:color w:val="000000" w:themeColor="text1"/>
          <w:sz w:val="24"/>
          <w:szCs w:val="24"/>
          <w:lang w:val="en-US"/>
        </w:rPr>
        <w:t>ranking than high</w:t>
      </w:r>
      <w:r w:rsidR="003D1E49">
        <w:rPr>
          <w:rFonts w:ascii="Times New Roman" w:hAnsi="Times New Roman" w:cs="Times New Roman"/>
          <w:color w:val="000000" w:themeColor="text1"/>
          <w:sz w:val="24"/>
          <w:szCs w:val="24"/>
          <w:lang w:val="en-US"/>
        </w:rPr>
        <w:t xml:space="preserve">-ranking females because </w:t>
      </w:r>
      <w:r w:rsidR="00AB2DC9">
        <w:rPr>
          <w:rFonts w:ascii="Times New Roman" w:hAnsi="Times New Roman" w:cs="Times New Roman"/>
          <w:color w:val="000000" w:themeColor="text1"/>
          <w:sz w:val="24"/>
          <w:szCs w:val="24"/>
          <w:lang w:val="en-US"/>
        </w:rPr>
        <w:t xml:space="preserve">access to food resources </w:t>
      </w:r>
      <w:r w:rsidR="003D1E49">
        <w:rPr>
          <w:rFonts w:ascii="Times New Roman" w:hAnsi="Times New Roman" w:cs="Times New Roman"/>
          <w:color w:val="000000" w:themeColor="text1"/>
          <w:sz w:val="24"/>
          <w:szCs w:val="24"/>
          <w:lang w:val="en-US"/>
        </w:rPr>
        <w:t>within the clan territor</w:t>
      </w:r>
      <w:r w:rsidR="007E1465">
        <w:rPr>
          <w:rFonts w:ascii="Times New Roman" w:hAnsi="Times New Roman" w:cs="Times New Roman"/>
          <w:color w:val="000000" w:themeColor="text1"/>
          <w:sz w:val="24"/>
          <w:szCs w:val="24"/>
          <w:lang w:val="en-US"/>
        </w:rPr>
        <w:t>y is</w:t>
      </w:r>
      <w:r w:rsidR="003D1E49">
        <w:rPr>
          <w:rFonts w:ascii="Times New Roman" w:hAnsi="Times New Roman" w:cs="Times New Roman"/>
          <w:color w:val="000000" w:themeColor="text1"/>
          <w:sz w:val="24"/>
          <w:szCs w:val="24"/>
          <w:lang w:val="en-US"/>
        </w:rPr>
        <w:t xml:space="preserve"> determined by social status</w:t>
      </w:r>
      <w:r w:rsidR="005C201B">
        <w:rPr>
          <w:rFonts w:ascii="Times New Roman" w:hAnsi="Times New Roman" w:cs="Times New Roman"/>
          <w:color w:val="000000" w:themeColor="text1"/>
          <w:sz w:val="24"/>
          <w:szCs w:val="24"/>
          <w:lang w:val="en-US"/>
        </w:rPr>
        <w:t>,</w:t>
      </w:r>
      <w:r w:rsidR="003D1E49">
        <w:rPr>
          <w:rFonts w:ascii="Times New Roman" w:hAnsi="Times New Roman" w:cs="Times New Roman"/>
          <w:color w:val="000000" w:themeColor="text1"/>
          <w:sz w:val="24"/>
          <w:szCs w:val="24"/>
          <w:lang w:val="en-US"/>
        </w:rPr>
        <w:t xml:space="preserve"> thus</w:t>
      </w:r>
      <w:r w:rsidR="00AB2DC9">
        <w:rPr>
          <w:rFonts w:ascii="Times New Roman" w:hAnsi="Times New Roman" w:cs="Times New Roman"/>
          <w:color w:val="000000" w:themeColor="text1"/>
          <w:sz w:val="24"/>
          <w:szCs w:val="24"/>
          <w:lang w:val="en-US"/>
        </w:rPr>
        <w:t xml:space="preserve"> low-</w:t>
      </w:r>
      <w:r w:rsidR="003D1E49">
        <w:rPr>
          <w:rFonts w:ascii="Times New Roman" w:hAnsi="Times New Roman" w:cs="Times New Roman"/>
          <w:color w:val="000000" w:themeColor="text1"/>
          <w:sz w:val="24"/>
          <w:szCs w:val="24"/>
          <w:lang w:val="en-US"/>
        </w:rPr>
        <w:t>ranking females commute</w:t>
      </w:r>
      <w:r w:rsidR="00AB2DC9">
        <w:rPr>
          <w:rFonts w:ascii="Times New Roman" w:hAnsi="Times New Roman" w:cs="Times New Roman"/>
          <w:color w:val="000000" w:themeColor="text1"/>
          <w:sz w:val="24"/>
          <w:szCs w:val="24"/>
          <w:lang w:val="en-US"/>
        </w:rPr>
        <w:t xml:space="preserve"> more frequently than</w:t>
      </w:r>
      <w:r w:rsidR="005C201B">
        <w:rPr>
          <w:rFonts w:ascii="Times New Roman" w:hAnsi="Times New Roman" w:cs="Times New Roman"/>
          <w:color w:val="000000" w:themeColor="text1"/>
          <w:sz w:val="24"/>
          <w:szCs w:val="24"/>
          <w:lang w:val="en-US"/>
        </w:rPr>
        <w:t xml:space="preserve"> high ranking females</w:t>
      </w:r>
      <w:r w:rsidR="009C781A">
        <w:rPr>
          <w:rFonts w:ascii="Times New Roman" w:hAnsi="Times New Roman" w:cs="Times New Roman"/>
          <w:color w:val="000000" w:themeColor="text1"/>
          <w:sz w:val="24"/>
          <w:szCs w:val="24"/>
          <w:lang w:val="en-US"/>
        </w:rPr>
        <w:t xml:space="preserve"> (</w:t>
      </w:r>
      <w:r w:rsidR="009C781A">
        <w:rPr>
          <w:rFonts w:ascii="Times New Roman" w:hAnsi="Times New Roman" w:cs="Times New Roman"/>
          <w:color w:val="000000" w:themeColor="text1"/>
          <w:sz w:val="24"/>
          <w:szCs w:val="24"/>
          <w:lang w:val="en-US"/>
        </w:rPr>
        <w:fldChar w:fldCharType="begin"/>
      </w:r>
      <w:r w:rsidR="00185A55">
        <w:rPr>
          <w:rFonts w:ascii="Times New Roman" w:hAnsi="Times New Roman" w:cs="Times New Roman"/>
          <w:color w:val="000000" w:themeColor="text1"/>
          <w:sz w:val="24"/>
          <w:szCs w:val="24"/>
          <w:lang w:val="en-US"/>
        </w:rPr>
        <w:instrText xml:space="preserve"> ADDIN ZOTERO_ITEM CSL_CITATION {"citationID":"pBOPagk6","properties":{"formattedCitation":"(Hofer &amp; East 1993a)","plainCitation":"(Hofer &amp; East 1993a)","noteIndex":0},"citationItems":[{"id":"qX81ssgi/i9jl2iNg","uris":["http://zotero.org/users/local/eyZ7UFhf/items/B9RB2BNV"],"uri":["http://zotero.org/users/local/eyZ7UFhf/items/B9RB2BNV"],"itemData":{"id":"3EyneGPK/HNWOpdAQ","type":"article-journal","abstract":". In the Serengeti, spotted hyaenas spent 46-62% of the year foraging by commuting between their clan's territory and the nearest herds of migratory herbivores. During the first 12 months of their life, cubs were stationed at the communal den and were dependent on milk from their mother ('denning female'). This study assessed the impact of the commuting system on maternal care in terms of den attendance and commuting effort, and its fitness consequences in terms of cub growth and survival. Duration of absence intervals decreased while frequency of maternal visits and cub growth rates increased with prey abundance. Mothers of singletons attended their cubs at the same rate as mothers of twins. Growth rates of singletons were higher than those of twins at each level of prey abundance. Cubs growing at higher long-term rates had a significantly better chance of survival. When migratory herbivores were absent from the clan's territory, denning females visited the den more often than non-denning females and males because the mean duration of their commuting trips was shorter (3-4 days versus 6-10 days). The higher attendance by denning females required an increase in travelling effort by a factor of 2·6-3·2 above the level of non-denning females and males. Because maternal effort was highest when cub growth was at a minimum, maternal fitness would be maximized by commuting as little as possible.","container-title":"Animal Behaviour","DOI":"10.1006/anbe.1993.1224","ISSN":"0003-3472","issue":"3","journalAbbreviation":"Animal Behaviour","language":"en","page":"575-589","source":"ScienceDirect","title":"The commuting system of Serengeti spotted hyaenas: how a predator copes with migratory prey. III. Attendance and maternal care","title-short":"The commuting system of Serengeti spotted hyaenas","volume":"46","author":[{"family":"Hofer","given":"Heribert"},{"family":"East","given":"Marion L."}],"issued":{"date-parts":[["1993",9,1]]}}}],"schema":"https://github.com/citation-style-language/schema/raw/master/csl-citation.json"} </w:instrText>
      </w:r>
      <w:r w:rsidR="009C781A">
        <w:rPr>
          <w:rFonts w:ascii="Times New Roman" w:hAnsi="Times New Roman" w:cs="Times New Roman"/>
          <w:color w:val="000000" w:themeColor="text1"/>
          <w:sz w:val="24"/>
          <w:szCs w:val="24"/>
          <w:lang w:val="en-US"/>
        </w:rPr>
        <w:fldChar w:fldCharType="separate"/>
      </w:r>
      <w:del w:id="602" w:author="Hofer, Heribert" w:date="2022-03-07T07:00:00Z">
        <w:r w:rsidR="009C781A" w:rsidRPr="00B04563" w:rsidDel="007937C2">
          <w:rPr>
            <w:rFonts w:ascii="Times New Roman" w:hAnsi="Times New Roman" w:cs="Times New Roman"/>
            <w:sz w:val="24"/>
            <w:lang w:val="en-US"/>
          </w:rPr>
          <w:delText>(</w:delText>
        </w:r>
      </w:del>
      <w:r w:rsidR="009C781A" w:rsidRPr="00B04563">
        <w:rPr>
          <w:rFonts w:ascii="Times New Roman" w:hAnsi="Times New Roman" w:cs="Times New Roman"/>
          <w:sz w:val="24"/>
          <w:lang w:val="en-US"/>
        </w:rPr>
        <w:t>Hofer &amp; East 1993a</w:t>
      </w:r>
      <w:del w:id="603" w:author="Hofer, Heribert" w:date="2022-03-07T07:00:00Z">
        <w:r w:rsidR="009C781A" w:rsidRPr="00B04563" w:rsidDel="007937C2">
          <w:rPr>
            <w:rFonts w:ascii="Times New Roman" w:hAnsi="Times New Roman" w:cs="Times New Roman"/>
            <w:sz w:val="24"/>
            <w:lang w:val="en-US"/>
          </w:rPr>
          <w:delText>)</w:delText>
        </w:r>
      </w:del>
      <w:r w:rsidR="009C781A">
        <w:rPr>
          <w:rFonts w:ascii="Times New Roman" w:hAnsi="Times New Roman" w:cs="Times New Roman"/>
          <w:color w:val="000000" w:themeColor="text1"/>
          <w:sz w:val="24"/>
          <w:szCs w:val="24"/>
          <w:lang w:val="en-US"/>
        </w:rPr>
        <w:fldChar w:fldCharType="end"/>
      </w:r>
      <w:ins w:id="604" w:author="Hofer, Heribert" w:date="2022-03-07T07:00:00Z">
        <w:r w:rsidR="007937C2">
          <w:rPr>
            <w:rFonts w:ascii="Times New Roman" w:hAnsi="Times New Roman" w:cs="Times New Roman"/>
            <w:color w:val="000000" w:themeColor="text1"/>
            <w:sz w:val="24"/>
            <w:szCs w:val="24"/>
            <w:lang w:val="en-US"/>
          </w:rPr>
          <w:t>;</w:t>
        </w:r>
      </w:ins>
      <w:r w:rsidR="007E1465">
        <w:rPr>
          <w:rFonts w:ascii="Times New Roman" w:hAnsi="Times New Roman" w:cs="Times New Roman"/>
          <w:color w:val="000000" w:themeColor="text1"/>
          <w:sz w:val="24"/>
          <w:szCs w:val="24"/>
          <w:lang w:val="en-US"/>
        </w:rPr>
        <w:t xml:space="preserve"> </w:t>
      </w:r>
      <w:r w:rsidR="007E1465" w:rsidRPr="007937C2">
        <w:rPr>
          <w:rFonts w:ascii="Times New Roman" w:hAnsi="Times New Roman" w:cs="Times New Roman"/>
          <w:sz w:val="24"/>
          <w:lang w:val="en-US"/>
          <w:rPrChange w:id="605" w:author="Hofer, Heribert" w:date="2022-03-07T07:00:00Z">
            <w:rPr>
              <w:rFonts w:ascii="Times New Roman" w:hAnsi="Times New Roman" w:cs="Times New Roman"/>
              <w:sz w:val="24"/>
              <w:highlight w:val="yellow"/>
              <w:lang w:val="en-US"/>
            </w:rPr>
          </w:rPrChange>
        </w:rPr>
        <w:t xml:space="preserve">Gicquel et al. </w:t>
      </w:r>
      <w:del w:id="606" w:author="Hofer, Heribert" w:date="2022-03-07T07:00:00Z">
        <w:r w:rsidR="007E1465" w:rsidRPr="007937C2" w:rsidDel="007937C2">
          <w:rPr>
            <w:rFonts w:ascii="Times New Roman" w:hAnsi="Times New Roman" w:cs="Times New Roman"/>
            <w:sz w:val="24"/>
            <w:lang w:val="en-US"/>
            <w:rPrChange w:id="607" w:author="Hofer, Heribert" w:date="2022-03-07T07:00:00Z">
              <w:rPr>
                <w:rFonts w:ascii="Times New Roman" w:hAnsi="Times New Roman" w:cs="Times New Roman"/>
                <w:sz w:val="24"/>
                <w:highlight w:val="yellow"/>
                <w:lang w:val="en-US"/>
              </w:rPr>
            </w:rPrChange>
          </w:rPr>
          <w:delText>submitted</w:delText>
        </w:r>
      </w:del>
      <w:ins w:id="608" w:author="Hofer, Heribert" w:date="2022-03-07T07:00:00Z">
        <w:del w:id="609" w:author="Sarah Benhaiem" w:date="2022-03-16T17:51:00Z">
          <w:r w:rsidR="007937C2" w:rsidRPr="007937C2" w:rsidDel="003A0697">
            <w:rPr>
              <w:rFonts w:ascii="Times New Roman" w:hAnsi="Times New Roman" w:cs="Times New Roman"/>
              <w:sz w:val="24"/>
              <w:lang w:val="en-US"/>
            </w:rPr>
            <w:delText>i</w:delText>
          </w:r>
          <w:r w:rsidR="007937C2" w:rsidDel="003A0697">
            <w:rPr>
              <w:rFonts w:ascii="Times New Roman" w:hAnsi="Times New Roman" w:cs="Times New Roman"/>
              <w:sz w:val="24"/>
              <w:lang w:val="en-US"/>
            </w:rPr>
            <w:delText>n press</w:delText>
          </w:r>
        </w:del>
      </w:ins>
      <w:ins w:id="610" w:author="Sarah Benhaiem" w:date="2022-03-16T17:51:00Z">
        <w:r w:rsidR="003A0697">
          <w:rPr>
            <w:rFonts w:ascii="Times New Roman" w:hAnsi="Times New Roman" w:cs="Times New Roman"/>
            <w:sz w:val="24"/>
            <w:lang w:val="en-US"/>
          </w:rPr>
          <w:t>2022</w:t>
        </w:r>
      </w:ins>
      <w:r w:rsidR="003617FA">
        <w:rPr>
          <w:rFonts w:ascii="Times New Roman" w:hAnsi="Times New Roman" w:cs="Times New Roman"/>
          <w:color w:val="000000" w:themeColor="text1"/>
          <w:sz w:val="24"/>
          <w:szCs w:val="24"/>
          <w:lang w:val="en-US"/>
        </w:rPr>
        <w:t>)</w:t>
      </w:r>
      <w:r w:rsidR="007E1465">
        <w:rPr>
          <w:rFonts w:ascii="Times New Roman" w:hAnsi="Times New Roman" w:cs="Times New Roman"/>
          <w:color w:val="000000" w:themeColor="text1"/>
          <w:sz w:val="24"/>
          <w:szCs w:val="24"/>
          <w:lang w:val="en-US"/>
        </w:rPr>
        <w:t xml:space="preserve">. </w:t>
      </w:r>
      <w:r w:rsidR="00EE2A36" w:rsidRPr="00850320">
        <w:rPr>
          <w:rFonts w:ascii="Times New Roman" w:hAnsi="Times New Roman" w:cs="Times New Roman"/>
          <w:color w:val="000000" w:themeColor="text1"/>
          <w:sz w:val="24"/>
          <w:szCs w:val="24"/>
          <w:lang w:val="en-US"/>
        </w:rPr>
        <w:t xml:space="preserve"> </w:t>
      </w:r>
    </w:p>
    <w:p w14:paraId="15957EEB" w14:textId="092E7918" w:rsidR="00EE2A36" w:rsidRPr="00850320" w:rsidDel="007937C2" w:rsidRDefault="006C22F8" w:rsidP="006C22F8">
      <w:pPr>
        <w:pStyle w:val="Heading1"/>
        <w:rPr>
          <w:del w:id="611" w:author="Hofer, Heribert" w:date="2022-03-07T07:01:00Z"/>
          <w:color w:val="auto"/>
          <w:lang w:val="en-US"/>
        </w:rPr>
      </w:pPr>
      <w:del w:id="612" w:author="Hofer, Heribert" w:date="2022-03-07T07:01:00Z">
        <w:r w:rsidRPr="00850320" w:rsidDel="007937C2">
          <w:rPr>
            <w:lang w:val="en-US"/>
          </w:rPr>
          <w:delText xml:space="preserve">Methods </w:delText>
        </w:r>
      </w:del>
    </w:p>
    <w:p w14:paraId="2332C707" w14:textId="77777777" w:rsidR="00EE2A36" w:rsidRPr="00850320" w:rsidRDefault="00EE2A36" w:rsidP="00EE2A36">
      <w:pPr>
        <w:pStyle w:val="ListParagraph1"/>
        <w:spacing w:line="600" w:lineRule="auto"/>
        <w:ind w:left="0"/>
        <w:rPr>
          <w:rFonts w:ascii="Times New Roman" w:hAnsi="Times New Roman" w:cs="Times New Roman"/>
          <w:sz w:val="24"/>
          <w:szCs w:val="24"/>
          <w:lang w:val="en-US"/>
        </w:rPr>
      </w:pPr>
      <w:r w:rsidRPr="00850320">
        <w:rPr>
          <w:rFonts w:ascii="Times New Roman" w:hAnsi="Times New Roman" w:cs="Times New Roman"/>
          <w:b/>
          <w:sz w:val="24"/>
          <w:szCs w:val="24"/>
          <w:lang w:val="en-US"/>
        </w:rPr>
        <w:t xml:space="preserve">METHODS </w:t>
      </w:r>
    </w:p>
    <w:p w14:paraId="6E0A2039" w14:textId="42210DBE" w:rsidR="00EE2A36" w:rsidRPr="00850320" w:rsidRDefault="00EE2A36" w:rsidP="00EE2A36">
      <w:pPr>
        <w:spacing w:line="600" w:lineRule="auto"/>
        <w:rPr>
          <w:rFonts w:ascii="Times New Roman" w:hAnsi="Times New Roman" w:cs="Times New Roman"/>
          <w:b/>
          <w:bCs/>
          <w:color w:val="000000" w:themeColor="text1"/>
          <w:sz w:val="24"/>
          <w:szCs w:val="24"/>
          <w:lang w:val="en-US"/>
        </w:rPr>
      </w:pPr>
      <w:r w:rsidRPr="00850320">
        <w:rPr>
          <w:rFonts w:ascii="Times New Roman" w:hAnsi="Times New Roman" w:cs="Times New Roman"/>
          <w:b/>
          <w:bCs/>
          <w:color w:val="000000" w:themeColor="text1"/>
          <w:sz w:val="24"/>
          <w:szCs w:val="24"/>
          <w:lang w:val="en-US"/>
        </w:rPr>
        <w:t xml:space="preserve">Study area </w:t>
      </w:r>
    </w:p>
    <w:p w14:paraId="549C9494" w14:textId="643A7A23" w:rsidR="006342EF" w:rsidRDefault="00EE2A36" w:rsidP="00AF553E">
      <w:pPr>
        <w:spacing w:line="600" w:lineRule="auto"/>
        <w:rPr>
          <w:rFonts w:ascii="Times New Roman" w:hAnsi="Times New Roman" w:cs="Times New Roman"/>
          <w:sz w:val="24"/>
          <w:szCs w:val="24"/>
          <w:lang w:val="en-US"/>
        </w:rPr>
      </w:pPr>
      <w:r w:rsidRPr="00850320">
        <w:rPr>
          <w:rFonts w:ascii="Times New Roman" w:hAnsi="Times New Roman" w:cs="Times New Roman"/>
          <w:sz w:val="24"/>
          <w:szCs w:val="24"/>
          <w:lang w:val="en-US"/>
        </w:rPr>
        <w:t xml:space="preserve">The </w:t>
      </w:r>
      <w:r w:rsidR="00341F22">
        <w:rPr>
          <w:rFonts w:ascii="Times New Roman" w:hAnsi="Times New Roman" w:cs="Times New Roman"/>
          <w:sz w:val="24"/>
          <w:szCs w:val="24"/>
          <w:lang w:val="en-US"/>
        </w:rPr>
        <w:t xml:space="preserve">study was conducted </w:t>
      </w:r>
      <w:r w:rsidR="00227374">
        <w:rPr>
          <w:rFonts w:ascii="Times New Roman" w:hAnsi="Times New Roman" w:cs="Times New Roman"/>
          <w:sz w:val="24"/>
          <w:szCs w:val="24"/>
          <w:lang w:val="en-US"/>
        </w:rPr>
        <w:t>within the</w:t>
      </w:r>
      <w:r w:rsidR="00DB439D">
        <w:rPr>
          <w:rFonts w:ascii="Times New Roman" w:hAnsi="Times New Roman" w:cs="Times New Roman"/>
          <w:sz w:val="24"/>
          <w:szCs w:val="24"/>
          <w:lang w:val="en-US"/>
        </w:rPr>
        <w:t xml:space="preserve"> </w:t>
      </w:r>
      <w:r w:rsidRPr="00850320">
        <w:rPr>
          <w:rFonts w:ascii="Times New Roman" w:hAnsi="Times New Roman" w:cs="Times New Roman"/>
          <w:sz w:val="24"/>
          <w:szCs w:val="24"/>
          <w:lang w:val="en-US"/>
        </w:rPr>
        <w:t>Serengeti NP</w:t>
      </w:r>
      <w:r w:rsidR="0088362D" w:rsidRPr="00850320">
        <w:rPr>
          <w:rFonts w:ascii="Times New Roman" w:hAnsi="Times New Roman" w:cs="Times New Roman"/>
          <w:sz w:val="24"/>
          <w:szCs w:val="24"/>
          <w:lang w:val="en-US"/>
        </w:rPr>
        <w:t>,</w:t>
      </w:r>
      <w:r w:rsidRPr="00850320">
        <w:rPr>
          <w:rFonts w:ascii="Times New Roman" w:hAnsi="Times New Roman" w:cs="Times New Roman"/>
          <w:sz w:val="24"/>
          <w:szCs w:val="24"/>
          <w:lang w:val="en-US"/>
        </w:rPr>
        <w:t xml:space="preserve"> in northwestern Tanzania (2.3° </w:t>
      </w:r>
      <w:r w:rsidR="006E18A7" w:rsidRPr="00850320">
        <w:rPr>
          <w:rFonts w:ascii="Times New Roman" w:hAnsi="Times New Roman" w:cs="Times New Roman"/>
          <w:sz w:val="24"/>
          <w:szCs w:val="24"/>
          <w:lang w:val="en-US"/>
        </w:rPr>
        <w:t>South</w:t>
      </w:r>
      <w:r w:rsidRPr="00850320">
        <w:rPr>
          <w:rFonts w:ascii="Times New Roman" w:hAnsi="Times New Roman" w:cs="Times New Roman"/>
          <w:sz w:val="24"/>
          <w:szCs w:val="24"/>
          <w:lang w:val="en-US"/>
        </w:rPr>
        <w:t xml:space="preserve">, 34.8° </w:t>
      </w:r>
      <w:r w:rsidR="006E18A7" w:rsidRPr="00850320">
        <w:rPr>
          <w:rFonts w:ascii="Times New Roman" w:hAnsi="Times New Roman" w:cs="Times New Roman"/>
          <w:sz w:val="24"/>
          <w:szCs w:val="24"/>
          <w:lang w:val="en-US"/>
        </w:rPr>
        <w:t>East</w:t>
      </w:r>
      <w:r w:rsidR="00E63B90">
        <w:rPr>
          <w:rFonts w:ascii="Times New Roman" w:hAnsi="Times New Roman" w:cs="Times New Roman"/>
          <w:sz w:val="24"/>
          <w:szCs w:val="24"/>
          <w:lang w:val="en-US"/>
        </w:rPr>
        <w:t>, Fig. 1a</w:t>
      </w:r>
      <w:r w:rsidRPr="00850320">
        <w:rPr>
          <w:rFonts w:ascii="Times New Roman" w:hAnsi="Times New Roman" w:cs="Times New Roman"/>
          <w:sz w:val="24"/>
          <w:szCs w:val="24"/>
          <w:lang w:val="en-US"/>
        </w:rPr>
        <w:t>)</w:t>
      </w:r>
      <w:r w:rsidR="00341F22" w:rsidRPr="00850320">
        <w:rPr>
          <w:rFonts w:ascii="Times New Roman" w:hAnsi="Times New Roman" w:cs="Times New Roman"/>
          <w:color w:val="000000" w:themeColor="text1"/>
          <w:sz w:val="24"/>
          <w:szCs w:val="24"/>
          <w:lang w:val="en-US"/>
        </w:rPr>
        <w:t xml:space="preserve"> between 1989 and </w:t>
      </w:r>
      <w:commentRangeStart w:id="613"/>
      <w:commentRangeStart w:id="614"/>
      <w:r w:rsidR="00341F22" w:rsidRPr="00850320">
        <w:rPr>
          <w:rFonts w:ascii="Times New Roman" w:hAnsi="Times New Roman" w:cs="Times New Roman"/>
          <w:color w:val="000000" w:themeColor="text1"/>
          <w:sz w:val="24"/>
          <w:szCs w:val="24"/>
          <w:lang w:val="en-US"/>
        </w:rPr>
        <w:t>2020</w:t>
      </w:r>
      <w:commentRangeEnd w:id="613"/>
      <w:r w:rsidR="00BE6473">
        <w:rPr>
          <w:rStyle w:val="CommentReference"/>
        </w:rPr>
        <w:commentReference w:id="613"/>
      </w:r>
      <w:commentRangeEnd w:id="614"/>
      <w:r w:rsidR="002F69B1">
        <w:rPr>
          <w:rStyle w:val="CommentReference"/>
        </w:rPr>
        <w:commentReference w:id="614"/>
      </w:r>
      <w:r w:rsidR="00227374">
        <w:rPr>
          <w:rFonts w:ascii="Times New Roman" w:hAnsi="Times New Roman" w:cs="Times New Roman"/>
          <w:sz w:val="24"/>
          <w:szCs w:val="24"/>
          <w:lang w:val="en-US"/>
        </w:rPr>
        <w:t>.</w:t>
      </w:r>
      <w:r w:rsidR="006342EF">
        <w:rPr>
          <w:rFonts w:ascii="Times New Roman" w:hAnsi="Times New Roman" w:cs="Times New Roman"/>
          <w:sz w:val="24"/>
          <w:szCs w:val="24"/>
          <w:lang w:val="en-US"/>
        </w:rPr>
        <w:t xml:space="preserve"> </w:t>
      </w:r>
      <w:r w:rsidR="006342EF" w:rsidRPr="00850320">
        <w:rPr>
          <w:rFonts w:ascii="Times New Roman" w:hAnsi="Times New Roman" w:cs="Times New Roman"/>
          <w:sz w:val="24"/>
          <w:szCs w:val="24"/>
          <w:lang w:val="en-US"/>
        </w:rPr>
        <w:t xml:space="preserve">The Serengeti NP is </w:t>
      </w:r>
      <w:r w:rsidR="006342EF" w:rsidRPr="00031640">
        <w:rPr>
          <w:rFonts w:ascii="Times New Roman" w:hAnsi="Times New Roman" w:cs="Times New Roman"/>
          <w:sz w:val="24"/>
          <w:szCs w:val="24"/>
          <w:lang w:val="en-US"/>
        </w:rPr>
        <w:t>a</w:t>
      </w:r>
      <w:r w:rsidR="006342EF">
        <w:rPr>
          <w:rFonts w:ascii="Times New Roman" w:hAnsi="Times New Roman" w:cs="Times New Roman"/>
          <w:sz w:val="24"/>
          <w:szCs w:val="24"/>
          <w:lang w:val="en-US"/>
        </w:rPr>
        <w:t>n internationally famous</w:t>
      </w:r>
      <w:r w:rsidR="007E1465">
        <w:rPr>
          <w:rFonts w:ascii="Times New Roman" w:hAnsi="Times New Roman" w:cs="Times New Roman"/>
          <w:sz w:val="24"/>
          <w:szCs w:val="24"/>
          <w:lang w:val="en-US"/>
        </w:rPr>
        <w:t xml:space="preserve"> tourist destination</w:t>
      </w:r>
      <w:r w:rsidR="006342EF">
        <w:rPr>
          <w:rFonts w:ascii="Times New Roman" w:hAnsi="Times New Roman" w:cs="Times New Roman"/>
          <w:sz w:val="24"/>
          <w:szCs w:val="24"/>
          <w:lang w:val="en-US"/>
        </w:rPr>
        <w:t xml:space="preserve"> and since 1989, tourist lodges, tented camps and campsites have substantially increased</w:t>
      </w:r>
      <w:ins w:id="615" w:author="Hofer, Heribert" w:date="2022-03-07T07:01:00Z">
        <w:r w:rsidR="007937C2">
          <w:rPr>
            <w:rFonts w:ascii="Times New Roman" w:hAnsi="Times New Roman" w:cs="Times New Roman"/>
            <w:sz w:val="24"/>
            <w:szCs w:val="24"/>
            <w:lang w:val="en-US"/>
          </w:rPr>
          <w:t>,</w:t>
        </w:r>
      </w:ins>
      <w:r w:rsidR="006342EF">
        <w:rPr>
          <w:rFonts w:ascii="Times New Roman" w:hAnsi="Times New Roman" w:cs="Times New Roman"/>
          <w:sz w:val="24"/>
          <w:szCs w:val="24"/>
          <w:lang w:val="en-US"/>
        </w:rPr>
        <w:t xml:space="preserve"> together with the number of vehicles used for viewing wildlife and those</w:t>
      </w:r>
      <w:r w:rsidR="007E1465">
        <w:rPr>
          <w:rFonts w:ascii="Times New Roman" w:hAnsi="Times New Roman" w:cs="Times New Roman"/>
          <w:sz w:val="24"/>
          <w:szCs w:val="24"/>
          <w:lang w:val="en-US"/>
        </w:rPr>
        <w:t xml:space="preserve"> </w:t>
      </w:r>
      <w:r w:rsidR="006342EF">
        <w:rPr>
          <w:rFonts w:ascii="Times New Roman" w:hAnsi="Times New Roman" w:cs="Times New Roman"/>
          <w:sz w:val="24"/>
          <w:szCs w:val="24"/>
          <w:lang w:val="en-US"/>
        </w:rPr>
        <w:t>supply</w:t>
      </w:r>
      <w:r w:rsidR="007E1465">
        <w:rPr>
          <w:rFonts w:ascii="Times New Roman" w:hAnsi="Times New Roman" w:cs="Times New Roman"/>
          <w:sz w:val="24"/>
          <w:szCs w:val="24"/>
          <w:lang w:val="en-US"/>
        </w:rPr>
        <w:t>ing</w:t>
      </w:r>
      <w:r w:rsidR="006342EF">
        <w:rPr>
          <w:rFonts w:ascii="Times New Roman" w:hAnsi="Times New Roman" w:cs="Times New Roman"/>
          <w:sz w:val="24"/>
          <w:szCs w:val="24"/>
          <w:lang w:val="en-US"/>
        </w:rPr>
        <w:t xml:space="preserve"> lodges and tented camps with </w:t>
      </w:r>
      <w:ins w:id="616" w:author="Hofer, Heribert" w:date="2022-03-07T07:02:00Z">
        <w:r w:rsidR="007937C2">
          <w:rPr>
            <w:rFonts w:ascii="Times New Roman" w:hAnsi="Times New Roman" w:cs="Times New Roman"/>
            <w:sz w:val="24"/>
            <w:szCs w:val="24"/>
            <w:lang w:val="en-US"/>
          </w:rPr>
          <w:t>supplies (</w:t>
        </w:r>
      </w:ins>
      <w:r w:rsidR="006342EF">
        <w:rPr>
          <w:rFonts w:ascii="Times New Roman" w:hAnsi="Times New Roman" w:cs="Times New Roman"/>
          <w:sz w:val="24"/>
          <w:szCs w:val="24"/>
          <w:lang w:val="en-US"/>
        </w:rPr>
        <w:t>equipment, food and water</w:t>
      </w:r>
      <w:ins w:id="617" w:author="Hofer, Heribert" w:date="2022-03-07T07:02:00Z">
        <w:r w:rsidR="007937C2">
          <w:rPr>
            <w:rFonts w:ascii="Times New Roman" w:hAnsi="Times New Roman" w:cs="Times New Roman"/>
            <w:sz w:val="24"/>
            <w:szCs w:val="24"/>
            <w:lang w:val="en-US"/>
          </w:rPr>
          <w:t>)</w:t>
        </w:r>
      </w:ins>
      <w:r w:rsidR="006342EF" w:rsidRPr="00031640">
        <w:rPr>
          <w:rFonts w:ascii="Times New Roman" w:hAnsi="Times New Roman" w:cs="Times New Roman"/>
          <w:sz w:val="24"/>
          <w:szCs w:val="24"/>
          <w:lang w:val="en-US"/>
        </w:rPr>
        <w:t>.</w:t>
      </w:r>
    </w:p>
    <w:p w14:paraId="3EDFE5A2" w14:textId="499066A0" w:rsidR="00EB060E" w:rsidRDefault="000D2D70" w:rsidP="00EB060E">
      <w:pPr>
        <w:spacing w:line="600" w:lineRule="auto"/>
        <w:ind w:firstLine="720"/>
        <w:rPr>
          <w:rFonts w:ascii="Times New Roman" w:hAnsi="Times New Roman" w:cs="Times New Roman"/>
          <w:color w:val="000000" w:themeColor="text1"/>
          <w:sz w:val="24"/>
          <w:szCs w:val="24"/>
          <w:lang w:val="en-US"/>
        </w:rPr>
      </w:pPr>
      <w:r>
        <w:rPr>
          <w:rFonts w:ascii="Times New Roman" w:hAnsi="Times New Roman" w:cs="Times New Roman"/>
          <w:sz w:val="24"/>
          <w:szCs w:val="24"/>
          <w:lang w:val="en-US"/>
        </w:rPr>
        <w:t>We co</w:t>
      </w:r>
      <w:r w:rsidR="001674C9">
        <w:rPr>
          <w:rFonts w:ascii="Times New Roman" w:hAnsi="Times New Roman" w:cs="Times New Roman"/>
          <w:sz w:val="24"/>
          <w:szCs w:val="24"/>
          <w:lang w:val="en-US"/>
        </w:rPr>
        <w:t>nsider two categories of roads</w:t>
      </w:r>
      <w:ins w:id="618" w:author="Hofer, Heribert" w:date="2022-03-07T07:02:00Z">
        <w:r w:rsidR="007937C2">
          <w:rPr>
            <w:rFonts w:ascii="Times New Roman" w:hAnsi="Times New Roman" w:cs="Times New Roman"/>
            <w:sz w:val="24"/>
            <w:szCs w:val="24"/>
            <w:lang w:val="en-US"/>
          </w:rPr>
          <w:t>,</w:t>
        </w:r>
      </w:ins>
      <w:r w:rsidR="001674C9">
        <w:rPr>
          <w:rFonts w:ascii="Times New Roman" w:hAnsi="Times New Roman" w:cs="Times New Roman"/>
          <w:sz w:val="24"/>
          <w:szCs w:val="24"/>
          <w:lang w:val="en-US"/>
        </w:rPr>
        <w:t xml:space="preserve"> which we term 1) </w:t>
      </w:r>
      <w:r>
        <w:rPr>
          <w:rFonts w:ascii="Times New Roman" w:hAnsi="Times New Roman" w:cs="Times New Roman"/>
          <w:sz w:val="24"/>
          <w:szCs w:val="24"/>
          <w:lang w:val="en-US"/>
        </w:rPr>
        <w:t xml:space="preserve">main roads and </w:t>
      </w:r>
      <w:r w:rsidR="001674C9">
        <w:rPr>
          <w:rFonts w:ascii="Times New Roman" w:hAnsi="Times New Roman" w:cs="Times New Roman"/>
          <w:sz w:val="24"/>
          <w:szCs w:val="24"/>
          <w:lang w:val="en-US"/>
        </w:rPr>
        <w:t xml:space="preserve">2) </w:t>
      </w:r>
      <w:r w:rsidR="00C428E5">
        <w:rPr>
          <w:rFonts w:ascii="Times New Roman" w:hAnsi="Times New Roman" w:cs="Times New Roman"/>
          <w:sz w:val="24"/>
          <w:szCs w:val="24"/>
          <w:lang w:val="en-US"/>
        </w:rPr>
        <w:t>tracks</w:t>
      </w:r>
      <w:r w:rsidR="00626B4D">
        <w:rPr>
          <w:rFonts w:ascii="Times New Roman" w:hAnsi="Times New Roman" w:cs="Times New Roman"/>
          <w:sz w:val="24"/>
          <w:szCs w:val="24"/>
          <w:lang w:val="en-US"/>
        </w:rPr>
        <w:t xml:space="preserve"> (Fig. 1c)</w:t>
      </w:r>
      <w:r w:rsidR="008608A7">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008608A7">
        <w:rPr>
          <w:rFonts w:ascii="Times New Roman" w:hAnsi="Times New Roman" w:cs="Times New Roman"/>
          <w:sz w:val="24"/>
          <w:szCs w:val="24"/>
          <w:lang w:val="en-US"/>
        </w:rPr>
        <w:t>All</w:t>
      </w:r>
      <w:r w:rsidR="00D82C86">
        <w:rPr>
          <w:rFonts w:ascii="Times New Roman" w:hAnsi="Times New Roman" w:cs="Times New Roman"/>
          <w:sz w:val="24"/>
          <w:szCs w:val="24"/>
          <w:lang w:val="en-US"/>
        </w:rPr>
        <w:t xml:space="preserve"> main roads</w:t>
      </w:r>
      <w:r>
        <w:rPr>
          <w:rFonts w:ascii="Times New Roman" w:hAnsi="Times New Roman" w:cs="Times New Roman"/>
          <w:sz w:val="24"/>
          <w:szCs w:val="24"/>
          <w:lang w:val="en-US"/>
        </w:rPr>
        <w:t xml:space="preserve"> are</w:t>
      </w:r>
      <w:r w:rsidR="00E35629">
        <w:rPr>
          <w:rFonts w:ascii="Times New Roman" w:hAnsi="Times New Roman" w:cs="Times New Roman"/>
          <w:sz w:val="24"/>
          <w:szCs w:val="24"/>
          <w:lang w:val="en-US"/>
        </w:rPr>
        <w:t xml:space="preserve"> graded</w:t>
      </w:r>
      <w:r w:rsidR="00CE0BF8">
        <w:rPr>
          <w:rFonts w:ascii="Times New Roman" w:hAnsi="Times New Roman" w:cs="Times New Roman"/>
          <w:sz w:val="24"/>
          <w:szCs w:val="24"/>
          <w:lang w:val="en-US"/>
        </w:rPr>
        <w:t xml:space="preserve"> </w:t>
      </w:r>
      <w:r w:rsidR="00DB460B">
        <w:rPr>
          <w:rFonts w:ascii="Times New Roman" w:hAnsi="Times New Roman" w:cs="Times New Roman"/>
          <w:sz w:val="24"/>
          <w:szCs w:val="24"/>
          <w:lang w:val="en-US"/>
        </w:rPr>
        <w:t>‘</w:t>
      </w:r>
      <w:r w:rsidR="00F701BF">
        <w:rPr>
          <w:rFonts w:ascii="Times New Roman" w:hAnsi="Times New Roman" w:cs="Times New Roman"/>
          <w:sz w:val="24"/>
          <w:szCs w:val="24"/>
          <w:lang w:val="en-US"/>
        </w:rPr>
        <w:t>murram</w:t>
      </w:r>
      <w:r w:rsidR="00DB460B">
        <w:rPr>
          <w:rFonts w:ascii="Times New Roman" w:hAnsi="Times New Roman" w:cs="Times New Roman"/>
          <w:sz w:val="24"/>
          <w:szCs w:val="24"/>
          <w:lang w:val="en-US"/>
        </w:rPr>
        <w:t>’</w:t>
      </w:r>
      <w:r w:rsidR="00F701BF">
        <w:rPr>
          <w:rFonts w:ascii="Times New Roman" w:hAnsi="Times New Roman" w:cs="Times New Roman"/>
          <w:sz w:val="24"/>
          <w:szCs w:val="24"/>
          <w:lang w:val="en-US"/>
        </w:rPr>
        <w:t xml:space="preserve"> roads</w:t>
      </w:r>
      <w:r>
        <w:rPr>
          <w:rFonts w:ascii="Times New Roman" w:hAnsi="Times New Roman" w:cs="Times New Roman"/>
          <w:sz w:val="24"/>
          <w:szCs w:val="24"/>
          <w:lang w:val="en-US"/>
        </w:rPr>
        <w:t xml:space="preserve"> </w:t>
      </w:r>
      <w:r w:rsidR="00E35629">
        <w:rPr>
          <w:rFonts w:ascii="Times New Roman" w:hAnsi="Times New Roman" w:cs="Times New Roman"/>
          <w:sz w:val="24"/>
          <w:szCs w:val="24"/>
          <w:lang w:val="en-US"/>
        </w:rPr>
        <w:t xml:space="preserve">which are used </w:t>
      </w:r>
      <w:r w:rsidR="00F701BF">
        <w:rPr>
          <w:rFonts w:ascii="Times New Roman" w:hAnsi="Times New Roman" w:cs="Times New Roman"/>
          <w:sz w:val="24"/>
          <w:szCs w:val="24"/>
          <w:lang w:val="en-US"/>
        </w:rPr>
        <w:t xml:space="preserve">throughout the year </w:t>
      </w:r>
      <w:r>
        <w:rPr>
          <w:rFonts w:ascii="Times New Roman" w:hAnsi="Times New Roman" w:cs="Times New Roman"/>
          <w:sz w:val="24"/>
          <w:szCs w:val="24"/>
          <w:lang w:val="en-US"/>
        </w:rPr>
        <w:t>by trucks</w:t>
      </w:r>
      <w:r w:rsidR="00E35629">
        <w:rPr>
          <w:rFonts w:ascii="Times New Roman" w:hAnsi="Times New Roman" w:cs="Times New Roman"/>
          <w:sz w:val="24"/>
          <w:szCs w:val="24"/>
          <w:lang w:val="en-US"/>
        </w:rPr>
        <w:t xml:space="preserve">, </w:t>
      </w:r>
      <w:r w:rsidR="008608A7">
        <w:rPr>
          <w:rFonts w:ascii="Times New Roman" w:hAnsi="Times New Roman" w:cs="Times New Roman"/>
          <w:sz w:val="24"/>
          <w:szCs w:val="24"/>
          <w:lang w:val="en-US"/>
        </w:rPr>
        <w:t xml:space="preserve">national </w:t>
      </w:r>
      <w:r w:rsidR="00E35629">
        <w:rPr>
          <w:rFonts w:ascii="Times New Roman" w:hAnsi="Times New Roman" w:cs="Times New Roman"/>
          <w:sz w:val="24"/>
          <w:szCs w:val="24"/>
          <w:lang w:val="en-US"/>
        </w:rPr>
        <w:t>bus services and private cars in transit through the park, as well as</w:t>
      </w:r>
      <w:r w:rsidR="00DB460B">
        <w:rPr>
          <w:rFonts w:ascii="Times New Roman" w:hAnsi="Times New Roman" w:cs="Times New Roman"/>
          <w:sz w:val="24"/>
          <w:szCs w:val="24"/>
          <w:lang w:val="en-US"/>
        </w:rPr>
        <w:t xml:space="preserve"> </w:t>
      </w:r>
      <w:r>
        <w:rPr>
          <w:rFonts w:ascii="Times New Roman" w:hAnsi="Times New Roman" w:cs="Times New Roman"/>
          <w:sz w:val="24"/>
          <w:szCs w:val="24"/>
          <w:lang w:val="en-US"/>
        </w:rPr>
        <w:t>vehicles</w:t>
      </w:r>
      <w:r w:rsidR="00DB460B">
        <w:rPr>
          <w:rFonts w:ascii="Times New Roman" w:hAnsi="Times New Roman" w:cs="Times New Roman"/>
          <w:sz w:val="24"/>
          <w:szCs w:val="24"/>
          <w:lang w:val="en-US"/>
        </w:rPr>
        <w:t xml:space="preserve"> associated with tra</w:t>
      </w:r>
      <w:r w:rsidR="00E35629">
        <w:rPr>
          <w:rFonts w:ascii="Times New Roman" w:hAnsi="Times New Roman" w:cs="Times New Roman"/>
          <w:sz w:val="24"/>
          <w:szCs w:val="24"/>
          <w:lang w:val="en-US"/>
        </w:rPr>
        <w:t>nsporting tourists and supplies to</w:t>
      </w:r>
      <w:r w:rsidR="00DB460B">
        <w:rPr>
          <w:rFonts w:ascii="Times New Roman" w:hAnsi="Times New Roman" w:cs="Times New Roman"/>
          <w:sz w:val="24"/>
          <w:szCs w:val="24"/>
          <w:lang w:val="en-US"/>
        </w:rPr>
        <w:t xml:space="preserve"> tourist facilities</w:t>
      </w:r>
      <w:r w:rsidR="00E35629">
        <w:rPr>
          <w:rFonts w:ascii="Times New Roman" w:hAnsi="Times New Roman" w:cs="Times New Roman"/>
          <w:sz w:val="24"/>
          <w:szCs w:val="24"/>
          <w:lang w:val="en-US"/>
        </w:rPr>
        <w:t xml:space="preserve"> within the park and beyond</w:t>
      </w:r>
      <w:r w:rsidR="00341F22">
        <w:rPr>
          <w:rFonts w:ascii="Times New Roman" w:hAnsi="Times New Roman" w:cs="Times New Roman"/>
          <w:sz w:val="24"/>
          <w:szCs w:val="24"/>
          <w:lang w:val="en-US"/>
        </w:rPr>
        <w:t>, vehicles used in park management</w:t>
      </w:r>
      <w:r w:rsidR="008608A7">
        <w:rPr>
          <w:rFonts w:ascii="Times New Roman" w:hAnsi="Times New Roman" w:cs="Times New Roman"/>
          <w:sz w:val="24"/>
          <w:szCs w:val="24"/>
          <w:lang w:val="en-US"/>
        </w:rPr>
        <w:t xml:space="preserve"> and wildlife </w:t>
      </w:r>
      <w:r w:rsidR="00341F22">
        <w:rPr>
          <w:rFonts w:ascii="Times New Roman" w:hAnsi="Times New Roman" w:cs="Times New Roman"/>
          <w:sz w:val="24"/>
          <w:szCs w:val="24"/>
          <w:lang w:val="en-US"/>
        </w:rPr>
        <w:t>research</w:t>
      </w:r>
      <w:r>
        <w:rPr>
          <w:rFonts w:ascii="Times New Roman" w:hAnsi="Times New Roman" w:cs="Times New Roman"/>
          <w:sz w:val="24"/>
          <w:szCs w:val="24"/>
          <w:lang w:val="en-US"/>
        </w:rPr>
        <w:t>. One main road</w:t>
      </w:r>
      <w:r w:rsidR="002B3FE3">
        <w:rPr>
          <w:rFonts w:ascii="Times New Roman" w:hAnsi="Times New Roman" w:cs="Times New Roman"/>
          <w:sz w:val="24"/>
          <w:szCs w:val="24"/>
          <w:lang w:val="en-US"/>
        </w:rPr>
        <w:t xml:space="preserve"> (B144)</w:t>
      </w:r>
      <w:r w:rsidR="00FB436A">
        <w:rPr>
          <w:rFonts w:ascii="Times New Roman" w:hAnsi="Times New Roman" w:cs="Times New Roman"/>
          <w:sz w:val="24"/>
          <w:szCs w:val="24"/>
          <w:lang w:val="en-US"/>
        </w:rPr>
        <w:t xml:space="preserve"> pass</w:t>
      </w:r>
      <w:r>
        <w:rPr>
          <w:rFonts w:ascii="Times New Roman" w:hAnsi="Times New Roman" w:cs="Times New Roman"/>
          <w:sz w:val="24"/>
          <w:szCs w:val="24"/>
          <w:lang w:val="en-US"/>
        </w:rPr>
        <w:t>es</w:t>
      </w:r>
      <w:r w:rsidR="00341F22">
        <w:rPr>
          <w:rFonts w:ascii="Times New Roman" w:hAnsi="Times New Roman" w:cs="Times New Roman"/>
          <w:sz w:val="24"/>
          <w:szCs w:val="24"/>
          <w:lang w:val="en-US"/>
        </w:rPr>
        <w:t xml:space="preserve"> from</w:t>
      </w:r>
      <w:r w:rsidR="00FB436A">
        <w:rPr>
          <w:rFonts w:ascii="Times New Roman" w:hAnsi="Times New Roman" w:cs="Times New Roman"/>
          <w:sz w:val="24"/>
          <w:szCs w:val="24"/>
          <w:lang w:val="en-US"/>
        </w:rPr>
        <w:t xml:space="preserve"> the </w:t>
      </w:r>
      <w:r w:rsidR="00341F22">
        <w:rPr>
          <w:rFonts w:ascii="Times New Roman" w:hAnsi="Times New Roman" w:cs="Times New Roman"/>
          <w:sz w:val="24"/>
          <w:szCs w:val="24"/>
          <w:lang w:val="en-US"/>
        </w:rPr>
        <w:t xml:space="preserve">south of the </w:t>
      </w:r>
      <w:r w:rsidR="00FB436A">
        <w:rPr>
          <w:rFonts w:ascii="Times New Roman" w:hAnsi="Times New Roman" w:cs="Times New Roman"/>
          <w:sz w:val="24"/>
          <w:szCs w:val="24"/>
          <w:lang w:val="en-US"/>
        </w:rPr>
        <w:t>park</w:t>
      </w:r>
      <w:r w:rsidR="00341F22">
        <w:rPr>
          <w:rFonts w:ascii="Times New Roman" w:hAnsi="Times New Roman" w:cs="Times New Roman"/>
          <w:sz w:val="24"/>
          <w:szCs w:val="24"/>
          <w:lang w:val="en-US"/>
        </w:rPr>
        <w:t xml:space="preserve"> </w:t>
      </w:r>
      <w:r w:rsidR="002B3844">
        <w:rPr>
          <w:rFonts w:ascii="Times New Roman" w:hAnsi="Times New Roman" w:cs="Times New Roman"/>
          <w:sz w:val="24"/>
          <w:szCs w:val="24"/>
          <w:lang w:val="en-US"/>
        </w:rPr>
        <w:t>northwards</w:t>
      </w:r>
      <w:r w:rsidR="00FB436A">
        <w:rPr>
          <w:rFonts w:ascii="Times New Roman" w:hAnsi="Times New Roman" w:cs="Times New Roman"/>
          <w:sz w:val="24"/>
          <w:szCs w:val="24"/>
          <w:lang w:val="en-US"/>
        </w:rPr>
        <w:t xml:space="preserve"> to </w:t>
      </w:r>
      <w:r w:rsidR="008608A7">
        <w:rPr>
          <w:rFonts w:ascii="Times New Roman" w:hAnsi="Times New Roman" w:cs="Times New Roman"/>
          <w:sz w:val="24"/>
          <w:szCs w:val="24"/>
          <w:lang w:val="en-US"/>
        </w:rPr>
        <w:t xml:space="preserve">link to towns in northern Tanzania such as </w:t>
      </w:r>
      <w:r w:rsidR="008608A7">
        <w:rPr>
          <w:rFonts w:ascii="Times New Roman" w:hAnsi="Times New Roman" w:cs="Times New Roman"/>
          <w:sz w:val="24"/>
          <w:szCs w:val="24"/>
          <w:lang w:val="en-US"/>
        </w:rPr>
        <w:lastRenderedPageBreak/>
        <w:t xml:space="preserve">Loliondo, </w:t>
      </w:r>
      <w:r w:rsidR="00FB436A">
        <w:rPr>
          <w:rFonts w:ascii="Times New Roman" w:hAnsi="Times New Roman" w:cs="Times New Roman"/>
          <w:sz w:val="24"/>
          <w:szCs w:val="24"/>
          <w:lang w:val="en-US"/>
        </w:rPr>
        <w:t xml:space="preserve">the </w:t>
      </w:r>
      <w:r w:rsidR="002B3844">
        <w:rPr>
          <w:rFonts w:ascii="Times New Roman" w:hAnsi="Times New Roman" w:cs="Times New Roman"/>
          <w:sz w:val="24"/>
          <w:szCs w:val="24"/>
          <w:lang w:val="en-US"/>
        </w:rPr>
        <w:t>Kenyan bo</w:t>
      </w:r>
      <w:del w:id="619" w:author="Hofer, Heribert" w:date="2022-03-07T07:02:00Z">
        <w:r w:rsidR="002B3844" w:rsidDel="007937C2">
          <w:rPr>
            <w:rFonts w:ascii="Times New Roman" w:hAnsi="Times New Roman" w:cs="Times New Roman"/>
            <w:sz w:val="24"/>
            <w:szCs w:val="24"/>
            <w:lang w:val="en-US"/>
          </w:rPr>
          <w:delText>a</w:delText>
        </w:r>
      </w:del>
      <w:r w:rsidR="002B3844">
        <w:rPr>
          <w:rFonts w:ascii="Times New Roman" w:hAnsi="Times New Roman" w:cs="Times New Roman"/>
          <w:sz w:val="24"/>
          <w:szCs w:val="24"/>
          <w:lang w:val="en-US"/>
        </w:rPr>
        <w:t xml:space="preserve">rder and </w:t>
      </w:r>
      <w:ins w:id="620" w:author="Hofer, Heribert" w:date="2022-03-07T07:02:00Z">
        <w:r w:rsidR="007937C2">
          <w:rPr>
            <w:rFonts w:ascii="Times New Roman" w:hAnsi="Times New Roman" w:cs="Times New Roman"/>
            <w:sz w:val="24"/>
            <w:szCs w:val="24"/>
            <w:lang w:val="en-US"/>
          </w:rPr>
          <w:t xml:space="preserve">the </w:t>
        </w:r>
      </w:ins>
      <w:r w:rsidR="00FB436A">
        <w:rPr>
          <w:rFonts w:ascii="Times New Roman" w:hAnsi="Times New Roman" w:cs="Times New Roman"/>
          <w:sz w:val="24"/>
          <w:szCs w:val="24"/>
          <w:lang w:val="en-US"/>
        </w:rPr>
        <w:t>Maasa</w:t>
      </w:r>
      <w:r w:rsidR="002B3844">
        <w:rPr>
          <w:rFonts w:ascii="Times New Roman" w:hAnsi="Times New Roman" w:cs="Times New Roman"/>
          <w:sz w:val="24"/>
          <w:szCs w:val="24"/>
          <w:lang w:val="en-US"/>
        </w:rPr>
        <w:t>i Mara National Reserve</w:t>
      </w:r>
      <w:r w:rsidR="001C6782">
        <w:rPr>
          <w:rFonts w:ascii="Times New Roman" w:hAnsi="Times New Roman" w:cs="Times New Roman"/>
          <w:sz w:val="24"/>
          <w:szCs w:val="24"/>
          <w:lang w:val="en-US"/>
        </w:rPr>
        <w:t xml:space="preserve"> (MMR)</w:t>
      </w:r>
      <w:r w:rsidR="008608A7">
        <w:rPr>
          <w:rFonts w:ascii="Times New Roman" w:hAnsi="Times New Roman" w:cs="Times New Roman"/>
          <w:sz w:val="24"/>
          <w:szCs w:val="24"/>
          <w:lang w:val="en-US"/>
        </w:rPr>
        <w:t xml:space="preserve">. </w:t>
      </w:r>
      <w:r w:rsidR="00321A46">
        <w:rPr>
          <w:rFonts w:ascii="Times New Roman" w:hAnsi="Times New Roman" w:cs="Times New Roman"/>
          <w:sz w:val="24"/>
          <w:szCs w:val="24"/>
          <w:lang w:val="en-US"/>
        </w:rPr>
        <w:t>From this main road,</w:t>
      </w:r>
      <w:del w:id="621" w:author="Hofer, Heribert" w:date="2022-03-07T07:03:00Z">
        <w:r w:rsidR="00321A46" w:rsidDel="007937C2">
          <w:rPr>
            <w:rFonts w:ascii="Times New Roman" w:hAnsi="Times New Roman" w:cs="Times New Roman"/>
            <w:sz w:val="24"/>
            <w:szCs w:val="24"/>
            <w:lang w:val="en-US"/>
          </w:rPr>
          <w:delText xml:space="preserve"> north</w:delText>
        </w:r>
        <w:r w:rsidR="008608A7" w:rsidDel="007937C2">
          <w:rPr>
            <w:rFonts w:ascii="Times New Roman" w:hAnsi="Times New Roman" w:cs="Times New Roman"/>
            <w:sz w:val="24"/>
            <w:szCs w:val="24"/>
            <w:lang w:val="en-US"/>
          </w:rPr>
          <w:delText xml:space="preserve"> of Seronera,</w:delText>
        </w:r>
      </w:del>
      <w:r w:rsidR="008608A7">
        <w:rPr>
          <w:rFonts w:ascii="Times New Roman" w:hAnsi="Times New Roman" w:cs="Times New Roman"/>
          <w:sz w:val="24"/>
          <w:szCs w:val="24"/>
          <w:lang w:val="en-US"/>
        </w:rPr>
        <w:t xml:space="preserve"> </w:t>
      </w:r>
      <w:r w:rsidR="00321A46">
        <w:rPr>
          <w:rFonts w:ascii="Times New Roman" w:hAnsi="Times New Roman" w:cs="Times New Roman"/>
          <w:sz w:val="24"/>
          <w:szCs w:val="24"/>
          <w:lang w:val="en-US"/>
        </w:rPr>
        <w:t>a</w:t>
      </w:r>
      <w:ins w:id="622" w:author="Hofer, Heribert" w:date="2022-03-07T07:03:00Z">
        <w:r w:rsidR="007937C2">
          <w:rPr>
            <w:rFonts w:ascii="Times New Roman" w:hAnsi="Times New Roman" w:cs="Times New Roman"/>
            <w:sz w:val="24"/>
            <w:szCs w:val="24"/>
            <w:lang w:val="en-US"/>
          </w:rPr>
          <w:t>nother</w:t>
        </w:r>
      </w:ins>
      <w:r w:rsidR="008608A7">
        <w:rPr>
          <w:rFonts w:ascii="Times New Roman" w:hAnsi="Times New Roman" w:cs="Times New Roman"/>
          <w:sz w:val="24"/>
          <w:szCs w:val="24"/>
          <w:lang w:val="en-US"/>
        </w:rPr>
        <w:t xml:space="preserve"> </w:t>
      </w:r>
      <w:r w:rsidR="00281FDC">
        <w:rPr>
          <w:rFonts w:ascii="Times New Roman" w:hAnsi="Times New Roman" w:cs="Times New Roman"/>
          <w:sz w:val="24"/>
          <w:szCs w:val="24"/>
          <w:lang w:val="en-US"/>
        </w:rPr>
        <w:t>main road</w:t>
      </w:r>
      <w:r w:rsidR="008608A7">
        <w:rPr>
          <w:rFonts w:ascii="Times New Roman" w:hAnsi="Times New Roman" w:cs="Times New Roman"/>
          <w:sz w:val="24"/>
          <w:szCs w:val="24"/>
          <w:lang w:val="en-US"/>
        </w:rPr>
        <w:t xml:space="preserve"> branches </w:t>
      </w:r>
      <w:ins w:id="623" w:author="Hofer, Heribert" w:date="2022-03-07T07:03:00Z">
        <w:r w:rsidR="007937C2">
          <w:rPr>
            <w:rFonts w:ascii="Times New Roman" w:hAnsi="Times New Roman" w:cs="Times New Roman"/>
            <w:sz w:val="24"/>
            <w:szCs w:val="24"/>
            <w:lang w:val="en-US"/>
          </w:rPr>
          <w:t xml:space="preserve">north of Seronera </w:t>
        </w:r>
      </w:ins>
      <w:r w:rsidR="00281FDC">
        <w:rPr>
          <w:rFonts w:ascii="Times New Roman" w:hAnsi="Times New Roman" w:cs="Times New Roman"/>
          <w:sz w:val="24"/>
          <w:szCs w:val="24"/>
          <w:lang w:val="en-US"/>
        </w:rPr>
        <w:t>westward</w:t>
      </w:r>
      <w:r w:rsidR="00FB436A">
        <w:rPr>
          <w:rFonts w:ascii="Times New Roman" w:hAnsi="Times New Roman" w:cs="Times New Roman"/>
          <w:sz w:val="24"/>
          <w:szCs w:val="24"/>
          <w:lang w:val="en-US"/>
        </w:rPr>
        <w:t xml:space="preserve"> through the Western Corridor</w:t>
      </w:r>
      <w:r w:rsidR="008608A7">
        <w:rPr>
          <w:rFonts w:ascii="Times New Roman" w:hAnsi="Times New Roman" w:cs="Times New Roman"/>
          <w:sz w:val="24"/>
          <w:szCs w:val="24"/>
          <w:lang w:val="en-US"/>
        </w:rPr>
        <w:t xml:space="preserve"> </w:t>
      </w:r>
      <w:r w:rsidR="00281FDC">
        <w:rPr>
          <w:rFonts w:ascii="Times New Roman" w:hAnsi="Times New Roman" w:cs="Times New Roman"/>
          <w:sz w:val="24"/>
          <w:szCs w:val="24"/>
          <w:lang w:val="en-US"/>
        </w:rPr>
        <w:t>of the Serengeti NP</w:t>
      </w:r>
      <w:ins w:id="624" w:author="Hofer, Heribert" w:date="2022-03-07T07:03:00Z">
        <w:r w:rsidR="007937C2">
          <w:rPr>
            <w:rFonts w:ascii="Times New Roman" w:hAnsi="Times New Roman" w:cs="Times New Roman"/>
            <w:sz w:val="24"/>
            <w:szCs w:val="24"/>
            <w:lang w:val="en-US"/>
          </w:rPr>
          <w:t>,</w:t>
        </w:r>
      </w:ins>
      <w:r>
        <w:rPr>
          <w:rFonts w:ascii="Times New Roman" w:hAnsi="Times New Roman" w:cs="Times New Roman"/>
          <w:sz w:val="24"/>
          <w:szCs w:val="24"/>
          <w:lang w:val="en-US"/>
        </w:rPr>
        <w:t xml:space="preserve"> </w:t>
      </w:r>
      <w:del w:id="625" w:author="Hofer, Heribert" w:date="2022-03-07T07:03:00Z">
        <w:r w:rsidR="008608A7" w:rsidDel="007937C2">
          <w:rPr>
            <w:rFonts w:ascii="Times New Roman" w:hAnsi="Times New Roman" w:cs="Times New Roman"/>
            <w:sz w:val="24"/>
            <w:szCs w:val="24"/>
            <w:lang w:val="en-US"/>
          </w:rPr>
          <w:delText xml:space="preserve">linking </w:delText>
        </w:r>
      </w:del>
      <w:ins w:id="626" w:author="Hofer, Heribert" w:date="2022-03-07T07:03:00Z">
        <w:r w:rsidR="007937C2">
          <w:rPr>
            <w:rFonts w:ascii="Times New Roman" w:hAnsi="Times New Roman" w:cs="Times New Roman"/>
            <w:sz w:val="24"/>
            <w:szCs w:val="24"/>
            <w:lang w:val="en-US"/>
          </w:rPr>
          <w:t xml:space="preserve">providing access </w:t>
        </w:r>
      </w:ins>
      <w:r w:rsidR="008608A7">
        <w:rPr>
          <w:rFonts w:ascii="Times New Roman" w:hAnsi="Times New Roman" w:cs="Times New Roman"/>
          <w:sz w:val="24"/>
          <w:szCs w:val="24"/>
          <w:lang w:val="en-US"/>
        </w:rPr>
        <w:t>to</w:t>
      </w:r>
      <w:r w:rsidR="00FB436A">
        <w:rPr>
          <w:rFonts w:ascii="Times New Roman" w:hAnsi="Times New Roman" w:cs="Times New Roman"/>
          <w:sz w:val="24"/>
          <w:szCs w:val="24"/>
          <w:lang w:val="en-US"/>
        </w:rPr>
        <w:t xml:space="preserve"> towns </w:t>
      </w:r>
      <w:r w:rsidR="00281FDC">
        <w:rPr>
          <w:rFonts w:ascii="Times New Roman" w:hAnsi="Times New Roman" w:cs="Times New Roman"/>
          <w:sz w:val="24"/>
          <w:szCs w:val="24"/>
          <w:lang w:val="en-US"/>
        </w:rPr>
        <w:t xml:space="preserve">in the </w:t>
      </w:r>
      <w:r w:rsidR="00341F22">
        <w:rPr>
          <w:rFonts w:ascii="Times New Roman" w:hAnsi="Times New Roman" w:cs="Times New Roman"/>
          <w:sz w:val="24"/>
          <w:szCs w:val="24"/>
          <w:lang w:val="en-US"/>
        </w:rPr>
        <w:t xml:space="preserve">Lake </w:t>
      </w:r>
      <w:r w:rsidR="008608A7">
        <w:rPr>
          <w:rFonts w:ascii="Times New Roman" w:hAnsi="Times New Roman" w:cs="Times New Roman"/>
          <w:sz w:val="24"/>
          <w:szCs w:val="24"/>
          <w:lang w:val="en-US"/>
        </w:rPr>
        <w:t xml:space="preserve">Victoria </w:t>
      </w:r>
      <w:r w:rsidR="00341F22">
        <w:rPr>
          <w:rFonts w:ascii="Times New Roman" w:hAnsi="Times New Roman" w:cs="Times New Roman"/>
          <w:sz w:val="24"/>
          <w:szCs w:val="24"/>
          <w:lang w:val="en-US"/>
        </w:rPr>
        <w:t>region</w:t>
      </w:r>
      <w:r w:rsidR="00321A46">
        <w:rPr>
          <w:rFonts w:ascii="Times New Roman" w:hAnsi="Times New Roman" w:cs="Times New Roman"/>
          <w:sz w:val="24"/>
          <w:szCs w:val="24"/>
          <w:lang w:val="en-US"/>
        </w:rPr>
        <w:t>, and another</w:t>
      </w:r>
      <w:r w:rsidR="008608A7">
        <w:rPr>
          <w:rFonts w:ascii="Times New Roman" w:hAnsi="Times New Roman" w:cs="Times New Roman"/>
          <w:sz w:val="24"/>
          <w:szCs w:val="24"/>
          <w:lang w:val="en-US"/>
        </w:rPr>
        <w:t xml:space="preserve"> branch northwest towards</w:t>
      </w:r>
      <w:r w:rsidR="002B3FE3">
        <w:rPr>
          <w:rFonts w:ascii="Times New Roman" w:hAnsi="Times New Roman" w:cs="Times New Roman"/>
          <w:sz w:val="24"/>
          <w:szCs w:val="24"/>
          <w:lang w:val="en-US"/>
        </w:rPr>
        <w:t xml:space="preserve"> the </w:t>
      </w:r>
      <w:del w:id="627" w:author="Hofer, Heribert" w:date="2022-03-07T07:03:00Z">
        <w:r w:rsidR="002B3FE3" w:rsidDel="007937C2">
          <w:rPr>
            <w:rFonts w:ascii="Times New Roman" w:hAnsi="Times New Roman" w:cs="Times New Roman"/>
            <w:sz w:val="24"/>
            <w:szCs w:val="24"/>
            <w:lang w:val="en-US"/>
          </w:rPr>
          <w:delText>Head Q</w:delText>
        </w:r>
      </w:del>
      <w:ins w:id="628" w:author="Hofer, Heribert" w:date="2022-03-07T07:03:00Z">
        <w:r w:rsidR="007937C2">
          <w:rPr>
            <w:rFonts w:ascii="Times New Roman" w:hAnsi="Times New Roman" w:cs="Times New Roman"/>
            <w:sz w:val="24"/>
            <w:szCs w:val="24"/>
            <w:lang w:val="en-US"/>
          </w:rPr>
          <w:t>headq</w:t>
        </w:r>
      </w:ins>
      <w:r w:rsidR="002B3FE3">
        <w:rPr>
          <w:rFonts w:ascii="Times New Roman" w:hAnsi="Times New Roman" w:cs="Times New Roman"/>
          <w:sz w:val="24"/>
          <w:szCs w:val="24"/>
          <w:lang w:val="en-US"/>
        </w:rPr>
        <w:t>uarters of the</w:t>
      </w:r>
      <w:r w:rsidR="00C944AD">
        <w:rPr>
          <w:rFonts w:ascii="Times New Roman" w:hAnsi="Times New Roman" w:cs="Times New Roman"/>
          <w:sz w:val="24"/>
          <w:szCs w:val="24"/>
          <w:lang w:val="en-US"/>
        </w:rPr>
        <w:t xml:space="preserve"> </w:t>
      </w:r>
      <w:r w:rsidR="00DB460B">
        <w:rPr>
          <w:rFonts w:ascii="Times New Roman" w:hAnsi="Times New Roman" w:cs="Times New Roman"/>
          <w:sz w:val="24"/>
          <w:szCs w:val="24"/>
          <w:lang w:val="en-US"/>
        </w:rPr>
        <w:t>Serengeti NP</w:t>
      </w:r>
      <w:r w:rsidR="002B3FE3">
        <w:rPr>
          <w:rFonts w:ascii="Times New Roman" w:hAnsi="Times New Roman" w:cs="Times New Roman"/>
          <w:sz w:val="24"/>
          <w:szCs w:val="24"/>
          <w:lang w:val="en-US"/>
        </w:rPr>
        <w:t xml:space="preserve"> at Fort</w:t>
      </w:r>
      <w:r w:rsidR="008608A7">
        <w:rPr>
          <w:rFonts w:ascii="Times New Roman" w:hAnsi="Times New Roman" w:cs="Times New Roman"/>
          <w:sz w:val="24"/>
          <w:szCs w:val="24"/>
          <w:lang w:val="en-US"/>
        </w:rPr>
        <w:t xml:space="preserve"> Ikoma</w:t>
      </w:r>
      <w:del w:id="629" w:author="Hofer, Heribert" w:date="2022-03-07T07:04:00Z">
        <w:r w:rsidR="008608A7" w:rsidDel="007937C2">
          <w:rPr>
            <w:rFonts w:ascii="Times New Roman" w:hAnsi="Times New Roman" w:cs="Times New Roman"/>
            <w:sz w:val="24"/>
            <w:szCs w:val="24"/>
            <w:lang w:val="en-US"/>
          </w:rPr>
          <w:delText>, on</w:delText>
        </w:r>
      </w:del>
      <w:ins w:id="630" w:author="Hofer, Heribert" w:date="2022-03-07T07:04:00Z">
        <w:r w:rsidR="007937C2">
          <w:rPr>
            <w:rFonts w:ascii="Times New Roman" w:hAnsi="Times New Roman" w:cs="Times New Roman"/>
            <w:sz w:val="24"/>
            <w:szCs w:val="24"/>
            <w:lang w:val="en-US"/>
          </w:rPr>
          <w:t xml:space="preserve"> near</w:t>
        </w:r>
      </w:ins>
      <w:r w:rsidR="008608A7">
        <w:rPr>
          <w:rFonts w:ascii="Times New Roman" w:hAnsi="Times New Roman" w:cs="Times New Roman"/>
          <w:sz w:val="24"/>
          <w:szCs w:val="24"/>
          <w:lang w:val="en-US"/>
        </w:rPr>
        <w:t xml:space="preserve"> the</w:t>
      </w:r>
      <w:r w:rsidR="00C944AD">
        <w:rPr>
          <w:rFonts w:ascii="Times New Roman" w:hAnsi="Times New Roman" w:cs="Times New Roman"/>
          <w:sz w:val="24"/>
          <w:szCs w:val="24"/>
          <w:lang w:val="en-US"/>
        </w:rPr>
        <w:t xml:space="preserve"> park</w:t>
      </w:r>
      <w:r w:rsidR="008608A7">
        <w:rPr>
          <w:rFonts w:ascii="Times New Roman" w:hAnsi="Times New Roman" w:cs="Times New Roman"/>
          <w:sz w:val="24"/>
          <w:szCs w:val="24"/>
          <w:lang w:val="en-US"/>
        </w:rPr>
        <w:t xml:space="preserve"> boundary</w:t>
      </w:r>
      <w:r w:rsidR="002B3844">
        <w:rPr>
          <w:rFonts w:ascii="Times New Roman" w:hAnsi="Times New Roman" w:cs="Times New Roman"/>
          <w:sz w:val="24"/>
          <w:szCs w:val="24"/>
          <w:lang w:val="en-US"/>
        </w:rPr>
        <w:t>,</w:t>
      </w:r>
      <w:r w:rsidR="00C944AD">
        <w:rPr>
          <w:rFonts w:ascii="Times New Roman" w:hAnsi="Times New Roman" w:cs="Times New Roman"/>
          <w:sz w:val="24"/>
          <w:szCs w:val="24"/>
          <w:lang w:val="en-US"/>
        </w:rPr>
        <w:t xml:space="preserve"> and towns </w:t>
      </w:r>
      <w:r w:rsidR="00321A46">
        <w:rPr>
          <w:rFonts w:ascii="Times New Roman" w:hAnsi="Times New Roman" w:cs="Times New Roman"/>
          <w:sz w:val="24"/>
          <w:szCs w:val="24"/>
          <w:lang w:val="en-US"/>
        </w:rPr>
        <w:t>beyond</w:t>
      </w:r>
      <w:r w:rsidR="002B3FE3">
        <w:rPr>
          <w:rFonts w:ascii="Times New Roman" w:hAnsi="Times New Roman" w:cs="Times New Roman"/>
          <w:sz w:val="24"/>
          <w:szCs w:val="24"/>
          <w:lang w:val="en-US"/>
        </w:rPr>
        <w:t xml:space="preserve">. </w:t>
      </w:r>
      <w:commentRangeStart w:id="631"/>
      <w:r w:rsidR="0095445C" w:rsidRPr="002F69B1">
        <w:rPr>
          <w:rFonts w:ascii="Times New Roman" w:hAnsi="Times New Roman" w:cs="Times New Roman"/>
          <w:strike/>
          <w:sz w:val="24"/>
          <w:szCs w:val="24"/>
          <w:lang w:val="en-US"/>
          <w:rPrChange w:id="632" w:author="Sarah Benhaiem" w:date="2022-03-16T17:56:00Z">
            <w:rPr>
              <w:rFonts w:ascii="Times New Roman" w:hAnsi="Times New Roman" w:cs="Times New Roman"/>
              <w:sz w:val="24"/>
              <w:szCs w:val="24"/>
              <w:lang w:val="en-US"/>
            </w:rPr>
          </w:rPrChange>
        </w:rPr>
        <w:t>D</w:t>
      </w:r>
      <w:r w:rsidR="00341F22" w:rsidRPr="002F69B1">
        <w:rPr>
          <w:rFonts w:ascii="Times New Roman" w:hAnsi="Times New Roman" w:cs="Times New Roman"/>
          <w:strike/>
          <w:color w:val="000000" w:themeColor="text1"/>
          <w:sz w:val="24"/>
          <w:szCs w:val="24"/>
          <w:lang w:val="en-US"/>
          <w:rPrChange w:id="633" w:author="Sarah Benhaiem" w:date="2022-03-16T17:56:00Z">
            <w:rPr>
              <w:rFonts w:ascii="Times New Roman" w:hAnsi="Times New Roman" w:cs="Times New Roman"/>
              <w:color w:val="000000" w:themeColor="text1"/>
              <w:sz w:val="24"/>
              <w:szCs w:val="24"/>
              <w:lang w:val="en-US"/>
            </w:rPr>
          </w:rPrChange>
        </w:rPr>
        <w:t>uring the study,</w:t>
      </w:r>
      <w:r w:rsidR="002B3844" w:rsidRPr="002F69B1">
        <w:rPr>
          <w:rFonts w:ascii="Times New Roman" w:hAnsi="Times New Roman" w:cs="Times New Roman"/>
          <w:strike/>
          <w:color w:val="000000" w:themeColor="text1"/>
          <w:sz w:val="24"/>
          <w:szCs w:val="24"/>
          <w:lang w:val="en-US"/>
          <w:rPrChange w:id="634" w:author="Sarah Benhaiem" w:date="2022-03-16T17:56:00Z">
            <w:rPr>
              <w:rFonts w:ascii="Times New Roman" w:hAnsi="Times New Roman" w:cs="Times New Roman"/>
              <w:color w:val="000000" w:themeColor="text1"/>
              <w:sz w:val="24"/>
              <w:szCs w:val="24"/>
              <w:lang w:val="en-US"/>
            </w:rPr>
          </w:rPrChange>
        </w:rPr>
        <w:t xml:space="preserve"> the volume of traffic</w:t>
      </w:r>
      <w:r w:rsidR="0095445C" w:rsidRPr="002F69B1">
        <w:rPr>
          <w:rFonts w:ascii="Times New Roman" w:hAnsi="Times New Roman" w:cs="Times New Roman"/>
          <w:strike/>
          <w:color w:val="000000" w:themeColor="text1"/>
          <w:sz w:val="24"/>
          <w:szCs w:val="24"/>
          <w:lang w:val="en-US"/>
          <w:rPrChange w:id="635" w:author="Sarah Benhaiem" w:date="2022-03-16T17:56:00Z">
            <w:rPr>
              <w:rFonts w:ascii="Times New Roman" w:hAnsi="Times New Roman" w:cs="Times New Roman"/>
              <w:color w:val="000000" w:themeColor="text1"/>
              <w:sz w:val="24"/>
              <w:szCs w:val="24"/>
              <w:lang w:val="en-US"/>
            </w:rPr>
          </w:rPrChange>
        </w:rPr>
        <w:t xml:space="preserve"> on these main roads</w:t>
      </w:r>
      <w:r w:rsidR="002B3844" w:rsidRPr="002F69B1">
        <w:rPr>
          <w:rFonts w:ascii="Times New Roman" w:hAnsi="Times New Roman" w:cs="Times New Roman"/>
          <w:strike/>
          <w:color w:val="000000" w:themeColor="text1"/>
          <w:sz w:val="24"/>
          <w:szCs w:val="24"/>
          <w:lang w:val="en-US"/>
          <w:rPrChange w:id="636" w:author="Sarah Benhaiem" w:date="2022-03-16T17:56:00Z">
            <w:rPr>
              <w:rFonts w:ascii="Times New Roman" w:hAnsi="Times New Roman" w:cs="Times New Roman"/>
              <w:color w:val="000000" w:themeColor="text1"/>
              <w:sz w:val="24"/>
              <w:szCs w:val="24"/>
              <w:lang w:val="en-US"/>
            </w:rPr>
          </w:rPrChange>
        </w:rPr>
        <w:t xml:space="preserve"> has increased</w:t>
      </w:r>
      <w:r w:rsidR="00EB060E" w:rsidRPr="002F69B1">
        <w:rPr>
          <w:rFonts w:ascii="Times New Roman" w:hAnsi="Times New Roman" w:cs="Times New Roman"/>
          <w:strike/>
          <w:color w:val="000000" w:themeColor="text1"/>
          <w:sz w:val="24"/>
          <w:szCs w:val="24"/>
          <w:lang w:val="en-US"/>
          <w:rPrChange w:id="637" w:author="Sarah Benhaiem" w:date="2022-03-16T17:56:00Z">
            <w:rPr>
              <w:rFonts w:ascii="Times New Roman" w:hAnsi="Times New Roman" w:cs="Times New Roman"/>
              <w:color w:val="000000" w:themeColor="text1"/>
              <w:sz w:val="24"/>
              <w:szCs w:val="24"/>
              <w:lang w:val="en-US"/>
            </w:rPr>
          </w:rPrChange>
        </w:rPr>
        <w:t>.</w:t>
      </w:r>
      <w:r w:rsidR="00321A46">
        <w:rPr>
          <w:rFonts w:ascii="Times New Roman" w:hAnsi="Times New Roman" w:cs="Times New Roman"/>
          <w:color w:val="000000" w:themeColor="text1"/>
          <w:sz w:val="24"/>
          <w:szCs w:val="24"/>
          <w:lang w:val="en-US"/>
        </w:rPr>
        <w:t xml:space="preserve"> </w:t>
      </w:r>
      <w:commentRangeEnd w:id="631"/>
      <w:r w:rsidR="002F69B1">
        <w:rPr>
          <w:rStyle w:val="CommentReference"/>
        </w:rPr>
        <w:commentReference w:id="631"/>
      </w:r>
      <w:r w:rsidR="0095445C">
        <w:rPr>
          <w:rFonts w:ascii="Times New Roman" w:hAnsi="Times New Roman" w:cs="Times New Roman"/>
          <w:sz w:val="24"/>
          <w:szCs w:val="24"/>
          <w:lang w:val="en-US"/>
        </w:rPr>
        <w:t xml:space="preserve">We term all other game viewing tracks and access roads to facilities </w:t>
      </w:r>
      <w:r w:rsidR="000D4160">
        <w:rPr>
          <w:rFonts w:ascii="Times New Roman" w:hAnsi="Times New Roman" w:cs="Times New Roman"/>
          <w:sz w:val="24"/>
          <w:szCs w:val="24"/>
          <w:lang w:val="en-US"/>
        </w:rPr>
        <w:t>‘tracks’</w:t>
      </w:r>
      <w:r w:rsidR="00B26E89">
        <w:rPr>
          <w:rFonts w:ascii="Times New Roman" w:hAnsi="Times New Roman" w:cs="Times New Roman"/>
          <w:sz w:val="24"/>
          <w:szCs w:val="24"/>
          <w:lang w:val="en-US"/>
        </w:rPr>
        <w:t>.</w:t>
      </w:r>
      <w:r w:rsidR="00EB060E" w:rsidRPr="00850320">
        <w:rPr>
          <w:rFonts w:ascii="Times New Roman" w:hAnsi="Times New Roman" w:cs="Times New Roman"/>
          <w:color w:val="000000" w:themeColor="text1"/>
          <w:sz w:val="24"/>
          <w:szCs w:val="24"/>
          <w:lang w:val="en-US"/>
        </w:rPr>
        <w:t xml:space="preserve"> </w:t>
      </w:r>
    </w:p>
    <w:p w14:paraId="4387EBCA" w14:textId="2E793E6F" w:rsidR="00321A46" w:rsidRDefault="00C428E5" w:rsidP="004714FF">
      <w:pPr>
        <w:spacing w:line="600" w:lineRule="auto"/>
        <w:ind w:firstLine="720"/>
        <w:rPr>
          <w:rFonts w:ascii="Times New Roman" w:hAnsi="Times New Roman" w:cs="Times New Roman"/>
          <w:color w:val="000000" w:themeColor="text1"/>
          <w:sz w:val="24"/>
          <w:szCs w:val="24"/>
          <w:lang w:val="en-US"/>
        </w:rPr>
      </w:pPr>
      <w:r w:rsidRPr="00070E82">
        <w:rPr>
          <w:rFonts w:ascii="Times New Roman" w:hAnsi="Times New Roman" w:cs="Times New Roman"/>
          <w:sz w:val="24"/>
          <w:szCs w:val="24"/>
          <w:lang w:val="en-US"/>
        </w:rPr>
        <w:t xml:space="preserve"> The network of tracks</w:t>
      </w:r>
      <w:r w:rsidR="0095445C" w:rsidRPr="00070E82">
        <w:rPr>
          <w:rFonts w:ascii="Times New Roman" w:hAnsi="Times New Roman" w:cs="Times New Roman"/>
          <w:sz w:val="24"/>
          <w:szCs w:val="24"/>
          <w:lang w:val="en-US"/>
        </w:rPr>
        <w:t xml:space="preserve"> in the Serengeti NP</w:t>
      </w:r>
      <w:r w:rsidR="00BA4F79" w:rsidRPr="00070E82">
        <w:rPr>
          <w:rFonts w:ascii="Times New Roman" w:hAnsi="Times New Roman" w:cs="Times New Roman"/>
          <w:sz w:val="24"/>
          <w:szCs w:val="24"/>
          <w:lang w:val="en-US"/>
        </w:rPr>
        <w:t xml:space="preserve"> has considerably expanded</w:t>
      </w:r>
      <w:r w:rsidR="00341F22" w:rsidRPr="00070E82">
        <w:rPr>
          <w:rFonts w:ascii="Times New Roman" w:hAnsi="Times New Roman" w:cs="Times New Roman"/>
          <w:sz w:val="24"/>
          <w:szCs w:val="24"/>
          <w:lang w:val="en-US"/>
        </w:rPr>
        <w:t xml:space="preserve"> during the study</w:t>
      </w:r>
      <w:r w:rsidR="00321A46" w:rsidRPr="00070E82">
        <w:rPr>
          <w:rFonts w:ascii="Times New Roman" w:hAnsi="Times New Roman" w:cs="Times New Roman"/>
          <w:sz w:val="24"/>
          <w:szCs w:val="24"/>
          <w:lang w:val="en-US"/>
        </w:rPr>
        <w:t xml:space="preserve">, </w:t>
      </w:r>
      <w:r w:rsidR="0095445C" w:rsidRPr="00070E82">
        <w:rPr>
          <w:rFonts w:ascii="Times New Roman" w:hAnsi="Times New Roman" w:cs="Times New Roman"/>
          <w:sz w:val="24"/>
          <w:szCs w:val="24"/>
          <w:lang w:val="en-US"/>
        </w:rPr>
        <w:t>some tracks have been close</w:t>
      </w:r>
      <w:r w:rsidR="000D4160" w:rsidRPr="00070E82">
        <w:rPr>
          <w:rFonts w:ascii="Times New Roman" w:hAnsi="Times New Roman" w:cs="Times New Roman"/>
          <w:sz w:val="24"/>
          <w:szCs w:val="24"/>
          <w:lang w:val="en-US"/>
        </w:rPr>
        <w:t>d</w:t>
      </w:r>
      <w:r w:rsidR="0095445C" w:rsidRPr="00070E82">
        <w:rPr>
          <w:rFonts w:ascii="Times New Roman" w:hAnsi="Times New Roman" w:cs="Times New Roman"/>
          <w:sz w:val="24"/>
          <w:szCs w:val="24"/>
          <w:lang w:val="en-US"/>
        </w:rPr>
        <w:t xml:space="preserve"> and the routes of others have </w:t>
      </w:r>
      <w:r w:rsidR="00191212" w:rsidRPr="00070E82">
        <w:rPr>
          <w:rFonts w:ascii="Times New Roman" w:hAnsi="Times New Roman" w:cs="Times New Roman"/>
          <w:sz w:val="24"/>
          <w:szCs w:val="24"/>
          <w:lang w:val="en-US"/>
        </w:rPr>
        <w:t>changed</w:t>
      </w:r>
      <w:r w:rsidR="0095445C" w:rsidRPr="00070E82">
        <w:rPr>
          <w:rFonts w:ascii="Times New Roman" w:hAnsi="Times New Roman" w:cs="Times New Roman"/>
          <w:sz w:val="24"/>
          <w:szCs w:val="24"/>
          <w:lang w:val="en-US"/>
        </w:rPr>
        <w:t>.</w:t>
      </w:r>
      <w:r w:rsidR="0095445C">
        <w:rPr>
          <w:rFonts w:ascii="Times New Roman" w:hAnsi="Times New Roman" w:cs="Times New Roman"/>
          <w:sz w:val="24"/>
          <w:szCs w:val="24"/>
          <w:lang w:val="en-US"/>
        </w:rPr>
        <w:t xml:space="preserve"> </w:t>
      </w:r>
      <w:commentRangeStart w:id="638"/>
      <w:r w:rsidR="0095445C">
        <w:rPr>
          <w:rFonts w:ascii="Times New Roman" w:hAnsi="Times New Roman" w:cs="Times New Roman"/>
          <w:sz w:val="24"/>
          <w:szCs w:val="24"/>
          <w:lang w:val="en-US"/>
        </w:rPr>
        <w:t>T</w:t>
      </w:r>
      <w:r w:rsidR="002B3844">
        <w:rPr>
          <w:rFonts w:ascii="Times New Roman" w:hAnsi="Times New Roman" w:cs="Times New Roman"/>
          <w:sz w:val="24"/>
          <w:szCs w:val="24"/>
          <w:lang w:val="en-US"/>
        </w:rPr>
        <w:t xml:space="preserve">he volume of traffic </w:t>
      </w:r>
      <w:r w:rsidR="0095445C">
        <w:rPr>
          <w:rFonts w:ascii="Times New Roman" w:hAnsi="Times New Roman" w:cs="Times New Roman"/>
          <w:sz w:val="24"/>
          <w:szCs w:val="24"/>
          <w:lang w:val="en-US"/>
        </w:rPr>
        <w:t xml:space="preserve">on </w:t>
      </w:r>
      <w:r>
        <w:rPr>
          <w:rFonts w:ascii="Times New Roman" w:hAnsi="Times New Roman" w:cs="Times New Roman"/>
          <w:sz w:val="24"/>
          <w:szCs w:val="24"/>
          <w:lang w:val="en-US"/>
        </w:rPr>
        <w:t>tracks</w:t>
      </w:r>
      <w:r w:rsidR="0095445C">
        <w:rPr>
          <w:rFonts w:ascii="Times New Roman" w:hAnsi="Times New Roman" w:cs="Times New Roman"/>
          <w:sz w:val="24"/>
          <w:szCs w:val="24"/>
          <w:lang w:val="en-US"/>
        </w:rPr>
        <w:t xml:space="preserve"> has increased, particularly in areas containing tourist facilities</w:t>
      </w:r>
      <w:r w:rsidR="00C944AD">
        <w:rPr>
          <w:rFonts w:ascii="Times New Roman" w:hAnsi="Times New Roman" w:cs="Times New Roman"/>
          <w:sz w:val="24"/>
          <w:szCs w:val="24"/>
          <w:lang w:val="en-US"/>
        </w:rPr>
        <w:t>.</w:t>
      </w:r>
      <w:r w:rsidR="002B3844">
        <w:rPr>
          <w:rFonts w:ascii="Times New Roman" w:hAnsi="Times New Roman" w:cs="Times New Roman"/>
          <w:sz w:val="24"/>
          <w:szCs w:val="24"/>
          <w:lang w:val="en-US"/>
        </w:rPr>
        <w:t xml:space="preserve"> </w:t>
      </w:r>
      <w:commentRangeEnd w:id="638"/>
      <w:r w:rsidR="002F69B1">
        <w:rPr>
          <w:rStyle w:val="CommentReference"/>
        </w:rPr>
        <w:commentReference w:id="638"/>
      </w:r>
      <w:r w:rsidR="002B3844">
        <w:rPr>
          <w:rFonts w:ascii="Times New Roman" w:hAnsi="Times New Roman" w:cs="Times New Roman"/>
          <w:sz w:val="24"/>
          <w:szCs w:val="24"/>
          <w:lang w:val="en-US"/>
        </w:rPr>
        <w:t xml:space="preserve">There is an official speed limit </w:t>
      </w:r>
      <w:r w:rsidR="00341F22">
        <w:rPr>
          <w:rFonts w:ascii="Times New Roman" w:hAnsi="Times New Roman" w:cs="Times New Roman"/>
          <w:sz w:val="24"/>
          <w:szCs w:val="24"/>
          <w:lang w:val="en-US"/>
        </w:rPr>
        <w:t>(</w:t>
      </w:r>
      <w:r w:rsidR="00422A69" w:rsidRPr="00422A69">
        <w:rPr>
          <w:rFonts w:ascii="Times New Roman" w:hAnsi="Times New Roman" w:cs="Times New Roman"/>
          <w:sz w:val="24"/>
          <w:szCs w:val="24"/>
          <w:lang w:val="en-US"/>
        </w:rPr>
        <w:t>50 k</w:t>
      </w:r>
      <w:r w:rsidR="00422A69">
        <w:rPr>
          <w:rFonts w:ascii="Times New Roman" w:hAnsi="Times New Roman" w:cs="Times New Roman"/>
          <w:sz w:val="24"/>
          <w:szCs w:val="24"/>
          <w:lang w:val="en-US"/>
        </w:rPr>
        <w:t>m/hour</w:t>
      </w:r>
      <w:r w:rsidR="00341F22">
        <w:rPr>
          <w:rFonts w:ascii="Times New Roman" w:hAnsi="Times New Roman" w:cs="Times New Roman"/>
          <w:sz w:val="24"/>
          <w:szCs w:val="24"/>
          <w:lang w:val="en-US"/>
        </w:rPr>
        <w:t xml:space="preserve">) </w:t>
      </w:r>
      <w:r w:rsidR="002B3844">
        <w:rPr>
          <w:rFonts w:ascii="Times New Roman" w:hAnsi="Times New Roman" w:cs="Times New Roman"/>
          <w:sz w:val="24"/>
          <w:szCs w:val="24"/>
          <w:lang w:val="en-US"/>
        </w:rPr>
        <w:t>set for al</w:t>
      </w:r>
      <w:r w:rsidR="00422A69">
        <w:rPr>
          <w:rFonts w:ascii="Times New Roman" w:hAnsi="Times New Roman" w:cs="Times New Roman"/>
          <w:sz w:val="24"/>
          <w:szCs w:val="24"/>
          <w:lang w:val="en-US"/>
        </w:rPr>
        <w:t>l roads</w:t>
      </w:r>
      <w:r w:rsidR="00321A46">
        <w:rPr>
          <w:rFonts w:ascii="Times New Roman" w:hAnsi="Times New Roman" w:cs="Times New Roman"/>
          <w:sz w:val="24"/>
          <w:szCs w:val="24"/>
          <w:lang w:val="en-US"/>
        </w:rPr>
        <w:t xml:space="preserve"> and tracks</w:t>
      </w:r>
      <w:r w:rsidR="00422A69">
        <w:rPr>
          <w:rFonts w:ascii="Times New Roman" w:hAnsi="Times New Roman" w:cs="Times New Roman"/>
          <w:sz w:val="24"/>
          <w:szCs w:val="24"/>
          <w:lang w:val="en-US"/>
        </w:rPr>
        <w:t xml:space="preserve"> within the Serengeti NP,</w:t>
      </w:r>
      <w:r w:rsidR="0095445C">
        <w:rPr>
          <w:rFonts w:ascii="Times New Roman" w:hAnsi="Times New Roman" w:cs="Times New Roman"/>
          <w:sz w:val="24"/>
          <w:szCs w:val="24"/>
          <w:lang w:val="en-US"/>
        </w:rPr>
        <w:t xml:space="preserve"> </w:t>
      </w:r>
      <w:r w:rsidR="00321A46">
        <w:rPr>
          <w:rFonts w:ascii="Times New Roman" w:hAnsi="Times New Roman" w:cs="Times New Roman"/>
          <w:color w:val="000000" w:themeColor="text1"/>
          <w:sz w:val="24"/>
          <w:szCs w:val="24"/>
          <w:lang w:val="en-US"/>
        </w:rPr>
        <w:t>and vehicles are mostly prohibited from driving at night, but these</w:t>
      </w:r>
      <w:r w:rsidR="001B1C30">
        <w:rPr>
          <w:rFonts w:ascii="Times New Roman" w:hAnsi="Times New Roman" w:cs="Times New Roman"/>
          <w:sz w:val="24"/>
          <w:szCs w:val="24"/>
          <w:lang w:val="en-US"/>
        </w:rPr>
        <w:t xml:space="preserve"> </w:t>
      </w:r>
      <w:r w:rsidR="00321A46">
        <w:rPr>
          <w:rFonts w:ascii="Times New Roman" w:hAnsi="Times New Roman" w:cs="Times New Roman"/>
          <w:sz w:val="24"/>
          <w:szCs w:val="24"/>
          <w:lang w:val="en-US"/>
        </w:rPr>
        <w:t>park rule</w:t>
      </w:r>
      <w:r w:rsidR="003757C3">
        <w:rPr>
          <w:rFonts w:ascii="Times New Roman" w:hAnsi="Times New Roman" w:cs="Times New Roman"/>
          <w:sz w:val="24"/>
          <w:szCs w:val="24"/>
          <w:lang w:val="en-US"/>
        </w:rPr>
        <w:t>s</w:t>
      </w:r>
      <w:r w:rsidR="001B1C30">
        <w:rPr>
          <w:rFonts w:ascii="Times New Roman" w:hAnsi="Times New Roman" w:cs="Times New Roman"/>
          <w:sz w:val="24"/>
          <w:szCs w:val="24"/>
          <w:lang w:val="en-US"/>
        </w:rPr>
        <w:t xml:space="preserve"> are not always observed</w:t>
      </w:r>
      <w:r w:rsidR="00321A46">
        <w:rPr>
          <w:rFonts w:ascii="Times New Roman" w:hAnsi="Times New Roman" w:cs="Times New Roman"/>
          <w:sz w:val="24"/>
          <w:szCs w:val="24"/>
          <w:lang w:val="en-US"/>
        </w:rPr>
        <w:t>.</w:t>
      </w:r>
    </w:p>
    <w:p w14:paraId="16D8CF7A" w14:textId="7510E0BF" w:rsidR="00EE2A36" w:rsidRPr="00850320" w:rsidRDefault="00EE2A36" w:rsidP="00EE2A36">
      <w:pPr>
        <w:spacing w:line="600" w:lineRule="auto"/>
        <w:rPr>
          <w:rFonts w:ascii="Times New Roman" w:hAnsi="Times New Roman" w:cs="Times New Roman"/>
          <w:b/>
          <w:bCs/>
          <w:color w:val="000000" w:themeColor="text1"/>
          <w:sz w:val="24"/>
          <w:szCs w:val="24"/>
          <w:lang w:val="en-US"/>
        </w:rPr>
      </w:pPr>
      <w:r w:rsidRPr="00850320">
        <w:rPr>
          <w:rFonts w:ascii="Times New Roman" w:hAnsi="Times New Roman" w:cs="Times New Roman"/>
          <w:b/>
          <w:bCs/>
          <w:color w:val="000000" w:themeColor="text1"/>
          <w:sz w:val="24"/>
          <w:szCs w:val="24"/>
          <w:lang w:val="en-US"/>
        </w:rPr>
        <w:t xml:space="preserve">Spotted hyena </w:t>
      </w:r>
      <w:r w:rsidR="00241A80" w:rsidRPr="00850320">
        <w:rPr>
          <w:rFonts w:ascii="Times New Roman" w:hAnsi="Times New Roman" w:cs="Times New Roman"/>
          <w:b/>
          <w:bCs/>
          <w:color w:val="000000" w:themeColor="text1"/>
          <w:sz w:val="24"/>
          <w:szCs w:val="24"/>
          <w:lang w:val="en-US"/>
        </w:rPr>
        <w:t>roadkill</w:t>
      </w:r>
      <w:r w:rsidR="00281C02" w:rsidRPr="00850320">
        <w:rPr>
          <w:rFonts w:ascii="Times New Roman" w:hAnsi="Times New Roman" w:cs="Times New Roman"/>
          <w:b/>
          <w:bCs/>
          <w:color w:val="000000" w:themeColor="text1"/>
          <w:sz w:val="24"/>
          <w:szCs w:val="24"/>
          <w:lang w:val="en-US"/>
        </w:rPr>
        <w:t>s</w:t>
      </w:r>
    </w:p>
    <w:p w14:paraId="496C0BFF" w14:textId="009971ED" w:rsidR="00514E2B" w:rsidRDefault="00EE2A36" w:rsidP="0013391B">
      <w:pPr>
        <w:spacing w:line="600" w:lineRule="auto"/>
        <w:rPr>
          <w:rFonts w:ascii="Times New Roman" w:hAnsi="Times New Roman" w:cs="Times New Roman"/>
          <w:color w:val="000000" w:themeColor="text1"/>
          <w:sz w:val="24"/>
          <w:szCs w:val="24"/>
          <w:lang w:val="en-US"/>
        </w:rPr>
      </w:pPr>
      <w:r w:rsidRPr="00850320">
        <w:rPr>
          <w:rFonts w:ascii="Times New Roman" w:hAnsi="Times New Roman" w:cs="Times New Roman"/>
          <w:color w:val="000000" w:themeColor="text1"/>
          <w:sz w:val="24"/>
          <w:szCs w:val="24"/>
          <w:lang w:val="en-US"/>
        </w:rPr>
        <w:t xml:space="preserve">Data on hyena </w:t>
      </w:r>
      <w:r w:rsidR="00241A80" w:rsidRPr="00850320">
        <w:rPr>
          <w:rFonts w:ascii="Times New Roman" w:hAnsi="Times New Roman" w:cs="Times New Roman"/>
          <w:color w:val="000000" w:themeColor="text1"/>
          <w:sz w:val="24"/>
          <w:szCs w:val="24"/>
          <w:lang w:val="en-US"/>
        </w:rPr>
        <w:t>roadkill</w:t>
      </w:r>
      <w:r w:rsidR="00281C02" w:rsidRPr="00850320">
        <w:rPr>
          <w:rFonts w:ascii="Times New Roman" w:hAnsi="Times New Roman" w:cs="Times New Roman"/>
          <w:color w:val="000000" w:themeColor="text1"/>
          <w:sz w:val="24"/>
          <w:szCs w:val="24"/>
          <w:lang w:val="en-US"/>
        </w:rPr>
        <w:t>s</w:t>
      </w:r>
      <w:r w:rsidRPr="00850320">
        <w:rPr>
          <w:rFonts w:ascii="Times New Roman" w:hAnsi="Times New Roman" w:cs="Times New Roman"/>
          <w:color w:val="000000" w:themeColor="text1"/>
          <w:sz w:val="24"/>
          <w:szCs w:val="24"/>
          <w:lang w:val="en-US"/>
        </w:rPr>
        <w:t xml:space="preserve"> were collected by members of </w:t>
      </w:r>
      <w:ins w:id="639" w:author="Hofer, Heribert" w:date="2022-03-07T07:04:00Z">
        <w:r w:rsidR="007937C2">
          <w:rPr>
            <w:rFonts w:ascii="Times New Roman" w:hAnsi="Times New Roman" w:cs="Times New Roman"/>
            <w:color w:val="000000" w:themeColor="text1"/>
            <w:sz w:val="24"/>
            <w:szCs w:val="24"/>
            <w:lang w:val="en-US"/>
          </w:rPr>
          <w:t xml:space="preserve">the </w:t>
        </w:r>
      </w:ins>
      <w:r w:rsidRPr="00850320">
        <w:rPr>
          <w:rFonts w:ascii="Times New Roman" w:hAnsi="Times New Roman" w:cs="Times New Roman"/>
          <w:color w:val="000000" w:themeColor="text1"/>
          <w:sz w:val="24"/>
          <w:szCs w:val="24"/>
          <w:lang w:val="en-US"/>
        </w:rPr>
        <w:t>Serengeti spotted hyena research project</w:t>
      </w:r>
      <w:r w:rsidR="00422A69">
        <w:rPr>
          <w:rFonts w:ascii="Times New Roman" w:hAnsi="Times New Roman" w:cs="Times New Roman"/>
          <w:color w:val="000000" w:themeColor="text1"/>
          <w:sz w:val="24"/>
          <w:szCs w:val="24"/>
          <w:lang w:val="en-US"/>
        </w:rPr>
        <w:t xml:space="preserve"> and included hyena roadkills they encountered</w:t>
      </w:r>
      <w:ins w:id="640" w:author="East, Marion" w:date="2022-03-13T16:43:00Z">
        <w:r w:rsidR="00BE6473">
          <w:rPr>
            <w:rFonts w:ascii="Times New Roman" w:hAnsi="Times New Roman" w:cs="Times New Roman"/>
            <w:color w:val="000000" w:themeColor="text1"/>
            <w:sz w:val="24"/>
            <w:szCs w:val="24"/>
            <w:lang w:val="en-US"/>
          </w:rPr>
          <w:t xml:space="preserve"> and those</w:t>
        </w:r>
      </w:ins>
      <w:del w:id="641" w:author="East, Marion" w:date="2022-03-13T16:43:00Z">
        <w:r w:rsidR="001B1C30" w:rsidDel="00BE6473">
          <w:rPr>
            <w:rFonts w:ascii="Times New Roman" w:hAnsi="Times New Roman" w:cs="Times New Roman"/>
            <w:color w:val="000000" w:themeColor="text1"/>
            <w:sz w:val="24"/>
            <w:szCs w:val="24"/>
            <w:lang w:val="en-US"/>
          </w:rPr>
          <w:delText>.</w:delText>
        </w:r>
        <w:r w:rsidR="00906B70" w:rsidDel="00BE6473">
          <w:rPr>
            <w:rFonts w:ascii="Times New Roman" w:hAnsi="Times New Roman" w:cs="Times New Roman"/>
            <w:color w:val="000000" w:themeColor="text1"/>
            <w:sz w:val="24"/>
            <w:szCs w:val="24"/>
            <w:lang w:val="en-US"/>
          </w:rPr>
          <w:delText xml:space="preserve"> </w:delText>
        </w:r>
      </w:del>
      <w:del w:id="642" w:author="Hofer, Heribert" w:date="2022-03-07T07:04:00Z">
        <w:r w:rsidR="00422A69" w:rsidDel="007937C2">
          <w:rPr>
            <w:rFonts w:ascii="Times New Roman" w:hAnsi="Times New Roman" w:cs="Times New Roman"/>
            <w:color w:val="000000" w:themeColor="text1"/>
            <w:sz w:val="24"/>
            <w:szCs w:val="24"/>
            <w:lang w:val="en-US"/>
          </w:rPr>
          <w:delText xml:space="preserve"> </w:delText>
        </w:r>
      </w:del>
      <w:del w:id="643" w:author="East, Marion" w:date="2022-03-13T16:43:00Z">
        <w:r w:rsidR="001B1C30" w:rsidDel="00BE6473">
          <w:rPr>
            <w:rFonts w:ascii="Times New Roman" w:hAnsi="Times New Roman" w:cs="Times New Roman"/>
            <w:color w:val="000000" w:themeColor="text1"/>
            <w:sz w:val="24"/>
            <w:szCs w:val="24"/>
            <w:lang w:val="en-US"/>
          </w:rPr>
          <w:delText>I</w:delText>
        </w:r>
        <w:r w:rsidR="00422A69" w:rsidDel="00BE6473">
          <w:rPr>
            <w:rFonts w:ascii="Times New Roman" w:hAnsi="Times New Roman" w:cs="Times New Roman"/>
            <w:color w:val="000000" w:themeColor="text1"/>
            <w:sz w:val="24"/>
            <w:szCs w:val="24"/>
            <w:lang w:val="en-US"/>
          </w:rPr>
          <w:delText>nformation</w:delText>
        </w:r>
        <w:r w:rsidR="00C944AD" w:rsidDel="00BE6473">
          <w:rPr>
            <w:rFonts w:ascii="Times New Roman" w:hAnsi="Times New Roman" w:cs="Times New Roman"/>
            <w:color w:val="000000" w:themeColor="text1"/>
            <w:sz w:val="24"/>
            <w:szCs w:val="24"/>
            <w:lang w:val="en-US"/>
          </w:rPr>
          <w:delText xml:space="preserve"> </w:delText>
        </w:r>
        <w:r w:rsidR="00422A69" w:rsidDel="00BE6473">
          <w:rPr>
            <w:rFonts w:ascii="Times New Roman" w:hAnsi="Times New Roman" w:cs="Times New Roman"/>
            <w:color w:val="000000" w:themeColor="text1"/>
            <w:sz w:val="24"/>
            <w:szCs w:val="24"/>
            <w:lang w:val="en-US"/>
          </w:rPr>
          <w:delText>on hyena roadkil</w:delText>
        </w:r>
      </w:del>
      <w:del w:id="644" w:author="East, Marion" w:date="2022-03-13T16:42:00Z">
        <w:r w:rsidR="00422A69" w:rsidDel="00BE6473">
          <w:rPr>
            <w:rFonts w:ascii="Times New Roman" w:hAnsi="Times New Roman" w:cs="Times New Roman"/>
            <w:color w:val="000000" w:themeColor="text1"/>
            <w:sz w:val="24"/>
            <w:szCs w:val="24"/>
            <w:lang w:val="en-US"/>
          </w:rPr>
          <w:delText xml:space="preserve">ls </w:delText>
        </w:r>
        <w:r w:rsidR="001B1C30" w:rsidDel="00BE6473">
          <w:rPr>
            <w:rFonts w:ascii="Times New Roman" w:hAnsi="Times New Roman" w:cs="Times New Roman"/>
            <w:color w:val="000000" w:themeColor="text1"/>
            <w:sz w:val="24"/>
            <w:szCs w:val="24"/>
            <w:lang w:val="en-US"/>
          </w:rPr>
          <w:delText>was</w:delText>
        </w:r>
      </w:del>
      <w:del w:id="645" w:author="East, Marion" w:date="2022-03-13T16:43:00Z">
        <w:r w:rsidR="001B1C30" w:rsidDel="00BE6473">
          <w:rPr>
            <w:rFonts w:ascii="Times New Roman" w:hAnsi="Times New Roman" w:cs="Times New Roman"/>
            <w:color w:val="000000" w:themeColor="text1"/>
            <w:sz w:val="24"/>
            <w:szCs w:val="24"/>
            <w:lang w:val="en-US"/>
          </w:rPr>
          <w:delText xml:space="preserve"> also</w:delText>
        </w:r>
      </w:del>
      <w:r w:rsidR="001B1C30">
        <w:rPr>
          <w:rFonts w:ascii="Times New Roman" w:hAnsi="Times New Roman" w:cs="Times New Roman"/>
          <w:color w:val="000000" w:themeColor="text1"/>
          <w:sz w:val="24"/>
          <w:szCs w:val="24"/>
          <w:lang w:val="en-US"/>
        </w:rPr>
        <w:t xml:space="preserve"> </w:t>
      </w:r>
      <w:r w:rsidR="00C944AD">
        <w:rPr>
          <w:rFonts w:ascii="Times New Roman" w:hAnsi="Times New Roman" w:cs="Times New Roman"/>
          <w:color w:val="000000" w:themeColor="text1"/>
          <w:sz w:val="24"/>
          <w:szCs w:val="24"/>
          <w:lang w:val="en-US"/>
        </w:rPr>
        <w:t>provided by</w:t>
      </w:r>
      <w:r w:rsidR="002B60C9" w:rsidRPr="00850320">
        <w:rPr>
          <w:rFonts w:ascii="Times New Roman" w:hAnsi="Times New Roman" w:cs="Times New Roman"/>
          <w:color w:val="000000" w:themeColor="text1"/>
          <w:sz w:val="24"/>
          <w:szCs w:val="24"/>
          <w:lang w:val="en-US"/>
        </w:rPr>
        <w:t xml:space="preserve"> park staff,</w:t>
      </w:r>
      <w:r w:rsidRPr="00850320">
        <w:rPr>
          <w:rFonts w:ascii="Times New Roman" w:hAnsi="Times New Roman" w:cs="Times New Roman"/>
          <w:color w:val="000000" w:themeColor="text1"/>
          <w:sz w:val="24"/>
          <w:szCs w:val="24"/>
          <w:lang w:val="en-US"/>
        </w:rPr>
        <w:t xml:space="preserve"> </w:t>
      </w:r>
      <w:r w:rsidR="002B60C9" w:rsidRPr="00850320">
        <w:rPr>
          <w:rFonts w:ascii="Times New Roman" w:hAnsi="Times New Roman" w:cs="Times New Roman"/>
          <w:color w:val="000000" w:themeColor="text1"/>
          <w:sz w:val="24"/>
          <w:szCs w:val="24"/>
          <w:lang w:val="en-US"/>
        </w:rPr>
        <w:t>scientists</w:t>
      </w:r>
      <w:r w:rsidR="00D500C2">
        <w:rPr>
          <w:rFonts w:ascii="Times New Roman" w:hAnsi="Times New Roman" w:cs="Times New Roman"/>
          <w:color w:val="000000" w:themeColor="text1"/>
          <w:sz w:val="24"/>
          <w:szCs w:val="24"/>
          <w:lang w:val="en-US"/>
        </w:rPr>
        <w:t>,</w:t>
      </w:r>
      <w:r w:rsidR="002B60C9" w:rsidRPr="00850320">
        <w:rPr>
          <w:rFonts w:ascii="Times New Roman" w:hAnsi="Times New Roman" w:cs="Times New Roman"/>
          <w:color w:val="000000" w:themeColor="text1"/>
          <w:sz w:val="24"/>
          <w:szCs w:val="24"/>
          <w:lang w:val="en-US"/>
        </w:rPr>
        <w:t xml:space="preserve"> </w:t>
      </w:r>
      <w:r w:rsidRPr="00850320">
        <w:rPr>
          <w:rFonts w:ascii="Times New Roman" w:hAnsi="Times New Roman" w:cs="Times New Roman"/>
          <w:color w:val="000000" w:themeColor="text1"/>
          <w:sz w:val="24"/>
          <w:szCs w:val="24"/>
          <w:lang w:val="en-US"/>
        </w:rPr>
        <w:t>veterinarians</w:t>
      </w:r>
      <w:r w:rsidR="00AC61E2">
        <w:rPr>
          <w:rFonts w:ascii="Times New Roman" w:hAnsi="Times New Roman" w:cs="Times New Roman"/>
          <w:color w:val="000000" w:themeColor="text1"/>
          <w:sz w:val="24"/>
          <w:szCs w:val="24"/>
          <w:lang w:val="en-US"/>
        </w:rPr>
        <w:t>,</w:t>
      </w:r>
      <w:r w:rsidR="00E10AA4">
        <w:rPr>
          <w:rFonts w:ascii="Times New Roman" w:hAnsi="Times New Roman" w:cs="Times New Roman"/>
          <w:color w:val="000000" w:themeColor="text1"/>
          <w:sz w:val="24"/>
          <w:szCs w:val="24"/>
          <w:lang w:val="en-US"/>
        </w:rPr>
        <w:t xml:space="preserve"> and tourists.</w:t>
      </w:r>
      <w:r w:rsidR="0088362D" w:rsidRPr="00850320">
        <w:rPr>
          <w:rFonts w:ascii="Times New Roman" w:hAnsi="Times New Roman" w:cs="Times New Roman"/>
          <w:color w:val="000000" w:themeColor="text1"/>
          <w:sz w:val="24"/>
          <w:szCs w:val="24"/>
          <w:lang w:val="en-US"/>
        </w:rPr>
        <w:t xml:space="preserve"> </w:t>
      </w:r>
      <w:r w:rsidR="00280973" w:rsidRPr="00850320">
        <w:rPr>
          <w:rFonts w:ascii="Times New Roman" w:hAnsi="Times New Roman" w:cs="Times New Roman"/>
          <w:color w:val="000000" w:themeColor="text1"/>
          <w:sz w:val="24"/>
          <w:szCs w:val="24"/>
          <w:lang w:val="en-US"/>
        </w:rPr>
        <w:t xml:space="preserve">For </w:t>
      </w:r>
      <w:r w:rsidR="0088362D" w:rsidRPr="00850320">
        <w:rPr>
          <w:rFonts w:ascii="Times New Roman" w:hAnsi="Times New Roman" w:cs="Times New Roman"/>
          <w:color w:val="000000" w:themeColor="text1"/>
          <w:sz w:val="24"/>
          <w:szCs w:val="24"/>
          <w:lang w:val="en-US"/>
        </w:rPr>
        <w:t>e</w:t>
      </w:r>
      <w:r w:rsidRPr="00850320">
        <w:rPr>
          <w:rFonts w:ascii="Times New Roman" w:hAnsi="Times New Roman" w:cs="Times New Roman"/>
          <w:color w:val="000000" w:themeColor="text1"/>
          <w:sz w:val="24"/>
          <w:szCs w:val="24"/>
          <w:lang w:val="en-US"/>
        </w:rPr>
        <w:t xml:space="preserve">ach hyena </w:t>
      </w:r>
      <w:r w:rsidR="002130A4" w:rsidRPr="00850320">
        <w:rPr>
          <w:rFonts w:ascii="Times New Roman" w:hAnsi="Times New Roman" w:cs="Times New Roman"/>
          <w:color w:val="000000" w:themeColor="text1"/>
          <w:sz w:val="24"/>
          <w:szCs w:val="24"/>
          <w:lang w:val="en-US"/>
        </w:rPr>
        <w:t>roadkill</w:t>
      </w:r>
      <w:ins w:id="646" w:author="Hofer, Heribert" w:date="2022-03-07T07:05:00Z">
        <w:r w:rsidR="008E2403">
          <w:rPr>
            <w:rFonts w:ascii="Times New Roman" w:hAnsi="Times New Roman" w:cs="Times New Roman"/>
            <w:color w:val="000000" w:themeColor="text1"/>
            <w:sz w:val="24"/>
            <w:szCs w:val="24"/>
            <w:lang w:val="en-US"/>
          </w:rPr>
          <w:t>,</w:t>
        </w:r>
      </w:ins>
      <w:r w:rsidR="00E10AA4">
        <w:rPr>
          <w:rFonts w:ascii="Times New Roman" w:hAnsi="Times New Roman" w:cs="Times New Roman"/>
          <w:color w:val="000000" w:themeColor="text1"/>
          <w:sz w:val="24"/>
          <w:szCs w:val="24"/>
          <w:lang w:val="en-US"/>
        </w:rPr>
        <w:t xml:space="preserve"> the date on which the carcass was foun</w:t>
      </w:r>
      <w:r w:rsidR="000325B7">
        <w:rPr>
          <w:rFonts w:ascii="Times New Roman" w:hAnsi="Times New Roman" w:cs="Times New Roman"/>
          <w:color w:val="000000" w:themeColor="text1"/>
          <w:sz w:val="24"/>
          <w:szCs w:val="24"/>
          <w:lang w:val="en-US"/>
        </w:rPr>
        <w:t>d or reported was recorded</w:t>
      </w:r>
      <w:r w:rsidR="00E86258">
        <w:rPr>
          <w:rFonts w:ascii="Times New Roman" w:hAnsi="Times New Roman" w:cs="Times New Roman"/>
          <w:color w:val="000000" w:themeColor="text1"/>
          <w:sz w:val="24"/>
          <w:szCs w:val="24"/>
          <w:lang w:val="en-US"/>
        </w:rPr>
        <w:t xml:space="preserve"> and</w:t>
      </w:r>
      <w:r w:rsidR="00E86258" w:rsidRPr="00E86258">
        <w:rPr>
          <w:rFonts w:ascii="Times New Roman" w:hAnsi="Times New Roman" w:cs="Times New Roman"/>
          <w:color w:val="000000" w:themeColor="text1"/>
          <w:sz w:val="24"/>
          <w:szCs w:val="24"/>
          <w:lang w:val="en-US"/>
        </w:rPr>
        <w:t xml:space="preserve"> </w:t>
      </w:r>
      <w:r w:rsidR="00E86258">
        <w:rPr>
          <w:rFonts w:ascii="Times New Roman" w:hAnsi="Times New Roman" w:cs="Times New Roman"/>
          <w:color w:val="000000" w:themeColor="text1"/>
          <w:sz w:val="24"/>
          <w:szCs w:val="24"/>
          <w:lang w:val="en-US"/>
        </w:rPr>
        <w:t>this date was used in the analysis.</w:t>
      </w:r>
      <w:r w:rsidR="000325B7">
        <w:rPr>
          <w:rFonts w:ascii="Times New Roman" w:hAnsi="Times New Roman" w:cs="Times New Roman"/>
          <w:color w:val="000000" w:themeColor="text1"/>
          <w:sz w:val="24"/>
          <w:szCs w:val="24"/>
          <w:lang w:val="en-US"/>
        </w:rPr>
        <w:t xml:space="preserve"> </w:t>
      </w:r>
      <w:r w:rsidR="00E86258">
        <w:rPr>
          <w:rFonts w:ascii="Times New Roman" w:hAnsi="Times New Roman" w:cs="Times New Roman"/>
          <w:color w:val="000000" w:themeColor="text1"/>
          <w:sz w:val="24"/>
          <w:szCs w:val="24"/>
          <w:lang w:val="en-US"/>
        </w:rPr>
        <w:t>F</w:t>
      </w:r>
      <w:r w:rsidR="00E10AA4">
        <w:rPr>
          <w:rFonts w:ascii="Times New Roman" w:hAnsi="Times New Roman" w:cs="Times New Roman"/>
          <w:color w:val="000000" w:themeColor="text1"/>
          <w:sz w:val="24"/>
          <w:szCs w:val="24"/>
          <w:lang w:val="en-US"/>
        </w:rPr>
        <w:t xml:space="preserve">or most carcasses this </w:t>
      </w:r>
      <w:r w:rsidR="00E86258">
        <w:rPr>
          <w:rFonts w:ascii="Times New Roman" w:hAnsi="Times New Roman" w:cs="Times New Roman"/>
          <w:color w:val="000000" w:themeColor="text1"/>
          <w:sz w:val="24"/>
          <w:szCs w:val="24"/>
          <w:lang w:val="en-US"/>
        </w:rPr>
        <w:t xml:space="preserve">date </w:t>
      </w:r>
      <w:r w:rsidR="00E10AA4">
        <w:rPr>
          <w:rFonts w:ascii="Times New Roman" w:hAnsi="Times New Roman" w:cs="Times New Roman"/>
          <w:color w:val="000000" w:themeColor="text1"/>
          <w:sz w:val="24"/>
          <w:szCs w:val="24"/>
          <w:lang w:val="en-US"/>
        </w:rPr>
        <w:t>was within</w:t>
      </w:r>
      <w:r w:rsidR="000325B7">
        <w:rPr>
          <w:rFonts w:ascii="Times New Roman" w:hAnsi="Times New Roman" w:cs="Times New Roman"/>
          <w:color w:val="000000" w:themeColor="text1"/>
          <w:sz w:val="24"/>
          <w:szCs w:val="24"/>
          <w:lang w:val="en-US"/>
        </w:rPr>
        <w:t xml:space="preserve"> approximately</w:t>
      </w:r>
      <w:r w:rsidR="00E10AA4">
        <w:rPr>
          <w:rFonts w:ascii="Times New Roman" w:hAnsi="Times New Roman" w:cs="Times New Roman"/>
          <w:color w:val="000000" w:themeColor="text1"/>
          <w:sz w:val="24"/>
          <w:szCs w:val="24"/>
          <w:lang w:val="en-US"/>
        </w:rPr>
        <w:t xml:space="preserve"> </w:t>
      </w:r>
      <w:ins w:id="647" w:author="East, Marion" w:date="2022-03-13T16:46:00Z">
        <w:r w:rsidR="00BE6473">
          <w:rPr>
            <w:rFonts w:ascii="Times New Roman" w:hAnsi="Times New Roman" w:cs="Times New Roman"/>
            <w:color w:val="000000" w:themeColor="text1"/>
            <w:sz w:val="24"/>
            <w:szCs w:val="24"/>
            <w:lang w:val="en-US"/>
          </w:rPr>
          <w:t xml:space="preserve">one or two </w:t>
        </w:r>
      </w:ins>
      <w:ins w:id="648" w:author="Hofer, Heribert" w:date="2022-03-07T07:05:00Z">
        <w:del w:id="649" w:author="East, Marion" w:date="2022-03-13T16:46:00Z">
          <w:r w:rsidR="008E2403" w:rsidDel="00BE6473">
            <w:rPr>
              <w:rFonts w:ascii="Times New Roman" w:hAnsi="Times New Roman" w:cs="Times New Roman"/>
              <w:color w:val="000000" w:themeColor="text1"/>
              <w:sz w:val="24"/>
              <w:szCs w:val="24"/>
              <w:lang w:val="en-US"/>
            </w:rPr>
            <w:delText xml:space="preserve">a </w:delText>
          </w:r>
        </w:del>
        <w:r w:rsidR="008E2403">
          <w:rPr>
            <w:rFonts w:ascii="Times New Roman" w:hAnsi="Times New Roman" w:cs="Times New Roman"/>
            <w:color w:val="000000" w:themeColor="text1"/>
            <w:sz w:val="24"/>
            <w:szCs w:val="24"/>
            <w:lang w:val="en-US"/>
          </w:rPr>
          <w:t>day</w:t>
        </w:r>
      </w:ins>
      <w:ins w:id="650" w:author="East, Marion" w:date="2022-03-13T16:47:00Z">
        <w:r w:rsidR="00BE6473">
          <w:rPr>
            <w:rFonts w:ascii="Times New Roman" w:hAnsi="Times New Roman" w:cs="Times New Roman"/>
            <w:color w:val="000000" w:themeColor="text1"/>
            <w:sz w:val="24"/>
            <w:szCs w:val="24"/>
            <w:lang w:val="en-US"/>
          </w:rPr>
          <w:t>s</w:t>
        </w:r>
      </w:ins>
      <w:ins w:id="651" w:author="Hofer, Heribert" w:date="2022-03-07T07:05:00Z">
        <w:r w:rsidR="008E2403">
          <w:rPr>
            <w:rFonts w:ascii="Times New Roman" w:hAnsi="Times New Roman" w:cs="Times New Roman"/>
            <w:color w:val="000000" w:themeColor="text1"/>
            <w:sz w:val="24"/>
            <w:szCs w:val="24"/>
            <w:lang w:val="en-US"/>
          </w:rPr>
          <w:t xml:space="preserve"> (maximum </w:t>
        </w:r>
      </w:ins>
      <w:ins w:id="652" w:author="East, Marion" w:date="2022-03-13T16:48:00Z">
        <w:r w:rsidR="00BE6473">
          <w:rPr>
            <w:rFonts w:ascii="Times New Roman" w:hAnsi="Times New Roman" w:cs="Times New Roman"/>
            <w:color w:val="000000" w:themeColor="text1"/>
            <w:sz w:val="24"/>
            <w:szCs w:val="24"/>
            <w:lang w:val="en-US"/>
          </w:rPr>
          <w:t xml:space="preserve">approximately </w:t>
        </w:r>
      </w:ins>
      <w:r w:rsidR="00E10AA4">
        <w:rPr>
          <w:rFonts w:ascii="Times New Roman" w:hAnsi="Times New Roman" w:cs="Times New Roman"/>
          <w:color w:val="000000" w:themeColor="text1"/>
          <w:sz w:val="24"/>
          <w:szCs w:val="24"/>
          <w:lang w:val="en-US"/>
        </w:rPr>
        <w:t>7 days</w:t>
      </w:r>
      <w:ins w:id="653" w:author="Hofer, Heribert" w:date="2022-03-07T07:05:00Z">
        <w:r w:rsidR="008E2403">
          <w:rPr>
            <w:rFonts w:ascii="Times New Roman" w:hAnsi="Times New Roman" w:cs="Times New Roman"/>
            <w:color w:val="000000" w:themeColor="text1"/>
            <w:sz w:val="24"/>
            <w:szCs w:val="24"/>
            <w:lang w:val="en-US"/>
          </w:rPr>
          <w:t>)</w:t>
        </w:r>
      </w:ins>
      <w:r w:rsidR="00E10AA4">
        <w:rPr>
          <w:rFonts w:ascii="Times New Roman" w:hAnsi="Times New Roman" w:cs="Times New Roman"/>
          <w:color w:val="000000" w:themeColor="text1"/>
          <w:sz w:val="24"/>
          <w:szCs w:val="24"/>
          <w:lang w:val="en-US"/>
        </w:rPr>
        <w:t xml:space="preserve"> of death</w:t>
      </w:r>
      <w:r w:rsidR="00906B70">
        <w:rPr>
          <w:rFonts w:ascii="Times New Roman" w:hAnsi="Times New Roman" w:cs="Times New Roman"/>
          <w:color w:val="000000" w:themeColor="text1"/>
          <w:sz w:val="24"/>
          <w:szCs w:val="24"/>
          <w:lang w:val="en-US"/>
        </w:rPr>
        <w:t xml:space="preserve"> because </w:t>
      </w:r>
      <w:del w:id="654" w:author="Hofer, Heribert" w:date="2022-03-07T07:05:00Z">
        <w:r w:rsidR="00906B70" w:rsidDel="008E2403">
          <w:rPr>
            <w:rFonts w:ascii="Times New Roman" w:hAnsi="Times New Roman" w:cs="Times New Roman"/>
            <w:color w:val="000000" w:themeColor="text1"/>
            <w:sz w:val="24"/>
            <w:szCs w:val="24"/>
            <w:lang w:val="en-US"/>
          </w:rPr>
          <w:delText>due</w:delText>
        </w:r>
        <w:r w:rsidR="00E86258" w:rsidDel="008E2403">
          <w:rPr>
            <w:rFonts w:ascii="Times New Roman" w:hAnsi="Times New Roman" w:cs="Times New Roman"/>
            <w:color w:val="000000" w:themeColor="text1"/>
            <w:sz w:val="24"/>
            <w:szCs w:val="24"/>
            <w:lang w:val="en-US"/>
          </w:rPr>
          <w:delText xml:space="preserve"> to </w:delText>
        </w:r>
      </w:del>
      <w:r w:rsidR="00E86258">
        <w:rPr>
          <w:rFonts w:ascii="Times New Roman" w:hAnsi="Times New Roman" w:cs="Times New Roman"/>
          <w:color w:val="000000" w:themeColor="text1"/>
          <w:sz w:val="24"/>
          <w:szCs w:val="24"/>
          <w:lang w:val="en-US"/>
        </w:rPr>
        <w:t>scavengers</w:t>
      </w:r>
      <w:del w:id="655" w:author="Hofer, Heribert" w:date="2022-03-07T07:06:00Z">
        <w:r w:rsidR="00906B70" w:rsidDel="008E2403">
          <w:rPr>
            <w:rFonts w:ascii="Times New Roman" w:hAnsi="Times New Roman" w:cs="Times New Roman"/>
            <w:color w:val="000000" w:themeColor="text1"/>
            <w:sz w:val="24"/>
            <w:szCs w:val="24"/>
            <w:lang w:val="en-US"/>
          </w:rPr>
          <w:delText xml:space="preserve">, </w:delText>
        </w:r>
      </w:del>
      <w:ins w:id="656" w:author="Hofer, Heribert" w:date="2022-03-07T07:06:00Z">
        <w:r w:rsidR="008E2403">
          <w:rPr>
            <w:rFonts w:ascii="Times New Roman" w:hAnsi="Times New Roman" w:cs="Times New Roman"/>
            <w:color w:val="000000" w:themeColor="text1"/>
            <w:sz w:val="24"/>
            <w:szCs w:val="24"/>
            <w:lang w:val="en-US"/>
          </w:rPr>
          <w:t xml:space="preserve"> </w:t>
        </w:r>
        <w:del w:id="657" w:author="East, Marion" w:date="2022-03-10T17:16:00Z">
          <w:r w:rsidR="008E2403" w:rsidDel="0016438A">
            <w:rPr>
              <w:rFonts w:ascii="Times New Roman" w:hAnsi="Times New Roman" w:cs="Times New Roman"/>
              <w:color w:val="000000" w:themeColor="text1"/>
              <w:sz w:val="24"/>
              <w:szCs w:val="24"/>
              <w:lang w:val="en-US"/>
            </w:rPr>
            <w:delText xml:space="preserve">will </w:delText>
          </w:r>
        </w:del>
        <w:r w:rsidR="008E2403">
          <w:rPr>
            <w:rFonts w:ascii="Times New Roman" w:hAnsi="Times New Roman" w:cs="Times New Roman"/>
            <w:color w:val="000000" w:themeColor="text1"/>
            <w:sz w:val="24"/>
            <w:szCs w:val="24"/>
            <w:lang w:val="en-US"/>
          </w:rPr>
          <w:t xml:space="preserve">ensure </w:t>
        </w:r>
        <w:r w:rsidR="008E2403">
          <w:rPr>
            <w:rFonts w:ascii="Times New Roman" w:hAnsi="Times New Roman" w:cs="Times New Roman"/>
            <w:color w:val="000000" w:themeColor="text1"/>
            <w:sz w:val="24"/>
            <w:szCs w:val="24"/>
            <w:lang w:val="en-US"/>
          </w:rPr>
          <w:lastRenderedPageBreak/>
          <w:t xml:space="preserve">that </w:t>
        </w:r>
      </w:ins>
      <w:r w:rsidR="00E86258">
        <w:rPr>
          <w:rFonts w:ascii="Times New Roman" w:hAnsi="Times New Roman" w:cs="Times New Roman"/>
          <w:color w:val="000000" w:themeColor="text1"/>
          <w:sz w:val="24"/>
          <w:szCs w:val="24"/>
          <w:lang w:val="en-US"/>
        </w:rPr>
        <w:t xml:space="preserve">carcasses </w:t>
      </w:r>
      <w:r w:rsidR="00906B70">
        <w:rPr>
          <w:rFonts w:ascii="Times New Roman" w:hAnsi="Times New Roman" w:cs="Times New Roman"/>
          <w:color w:val="000000" w:themeColor="text1"/>
          <w:sz w:val="24"/>
          <w:szCs w:val="24"/>
          <w:lang w:val="en-US"/>
        </w:rPr>
        <w:t xml:space="preserve">typically </w:t>
      </w:r>
      <w:del w:id="658" w:author="Hofer, Heribert" w:date="2022-03-07T07:06:00Z">
        <w:r w:rsidR="00906B70" w:rsidDel="008E2403">
          <w:rPr>
            <w:rFonts w:ascii="Times New Roman" w:hAnsi="Times New Roman" w:cs="Times New Roman"/>
            <w:color w:val="000000" w:themeColor="text1"/>
            <w:sz w:val="24"/>
            <w:szCs w:val="24"/>
            <w:lang w:val="en-US"/>
          </w:rPr>
          <w:delText xml:space="preserve">do not </w:delText>
        </w:r>
      </w:del>
      <w:ins w:id="659" w:author="Hofer, Heribert" w:date="2022-03-07T07:06:00Z">
        <w:r w:rsidR="008E2403">
          <w:rPr>
            <w:rFonts w:ascii="Times New Roman" w:hAnsi="Times New Roman" w:cs="Times New Roman"/>
            <w:color w:val="000000" w:themeColor="text1"/>
            <w:sz w:val="24"/>
            <w:szCs w:val="24"/>
            <w:lang w:val="en-US"/>
          </w:rPr>
          <w:t xml:space="preserve">only </w:t>
        </w:r>
      </w:ins>
      <w:r w:rsidR="00E86258">
        <w:rPr>
          <w:rFonts w:ascii="Times New Roman" w:hAnsi="Times New Roman" w:cs="Times New Roman"/>
          <w:color w:val="000000" w:themeColor="text1"/>
          <w:sz w:val="24"/>
          <w:szCs w:val="24"/>
          <w:lang w:val="en-US"/>
        </w:rPr>
        <w:t xml:space="preserve">persist for </w:t>
      </w:r>
      <w:del w:id="660" w:author="Hofer, Heribert" w:date="2022-03-07T07:06:00Z">
        <w:r w:rsidR="00906B70" w:rsidDel="008E2403">
          <w:rPr>
            <w:rFonts w:ascii="Times New Roman" w:hAnsi="Times New Roman" w:cs="Times New Roman"/>
            <w:color w:val="000000" w:themeColor="text1"/>
            <w:sz w:val="24"/>
            <w:szCs w:val="24"/>
            <w:lang w:val="en-US"/>
          </w:rPr>
          <w:delText>more than 7 days</w:delText>
        </w:r>
      </w:del>
      <w:ins w:id="661" w:author="Hofer, Heribert" w:date="2022-03-07T07:06:00Z">
        <w:r w:rsidR="008E2403">
          <w:rPr>
            <w:rFonts w:ascii="Times New Roman" w:hAnsi="Times New Roman" w:cs="Times New Roman"/>
            <w:color w:val="000000" w:themeColor="text1"/>
            <w:sz w:val="24"/>
            <w:szCs w:val="24"/>
            <w:lang w:val="en-US"/>
          </w:rPr>
          <w:t>a short</w:t>
        </w:r>
      </w:ins>
      <w:ins w:id="662" w:author="East, Marion" w:date="2022-03-13T16:49:00Z">
        <w:r w:rsidR="00BE6473">
          <w:rPr>
            <w:rFonts w:ascii="Times New Roman" w:hAnsi="Times New Roman" w:cs="Times New Roman"/>
            <w:color w:val="000000" w:themeColor="text1"/>
            <w:sz w:val="24"/>
            <w:szCs w:val="24"/>
            <w:lang w:val="en-US"/>
          </w:rPr>
          <w:t>er</w:t>
        </w:r>
      </w:ins>
      <w:ins w:id="663" w:author="Hofer, Heribert" w:date="2022-03-07T07:06:00Z">
        <w:r w:rsidR="008E2403">
          <w:rPr>
            <w:rFonts w:ascii="Times New Roman" w:hAnsi="Times New Roman" w:cs="Times New Roman"/>
            <w:color w:val="000000" w:themeColor="text1"/>
            <w:sz w:val="24"/>
            <w:szCs w:val="24"/>
            <w:lang w:val="en-US"/>
          </w:rPr>
          <w:t xml:space="preserve"> </w:t>
        </w:r>
      </w:ins>
      <w:ins w:id="664" w:author="East, Marion" w:date="2022-03-10T17:18:00Z">
        <w:r w:rsidR="0016438A">
          <w:rPr>
            <w:rFonts w:ascii="Times New Roman" w:hAnsi="Times New Roman" w:cs="Times New Roman"/>
            <w:color w:val="000000" w:themeColor="text1"/>
            <w:sz w:val="24"/>
            <w:szCs w:val="24"/>
            <w:lang w:val="en-US"/>
          </w:rPr>
          <w:t>period</w:t>
        </w:r>
      </w:ins>
      <w:ins w:id="665" w:author="Hofer, Heribert" w:date="2022-03-07T07:06:00Z">
        <w:del w:id="666" w:author="East, Marion" w:date="2022-03-10T17:18:00Z">
          <w:r w:rsidR="008E2403" w:rsidDel="0016438A">
            <w:rPr>
              <w:rFonts w:ascii="Times New Roman" w:hAnsi="Times New Roman" w:cs="Times New Roman"/>
              <w:color w:val="000000" w:themeColor="text1"/>
              <w:sz w:val="24"/>
              <w:szCs w:val="24"/>
              <w:lang w:val="en-US"/>
            </w:rPr>
            <w:delText>time</w:delText>
          </w:r>
        </w:del>
      </w:ins>
      <w:r w:rsidR="00E86258">
        <w:rPr>
          <w:rFonts w:ascii="Times New Roman" w:hAnsi="Times New Roman" w:cs="Times New Roman"/>
          <w:color w:val="000000" w:themeColor="text1"/>
          <w:sz w:val="24"/>
          <w:szCs w:val="24"/>
          <w:lang w:val="en-US"/>
        </w:rPr>
        <w:t>.</w:t>
      </w:r>
      <w:r w:rsidR="00514E2B">
        <w:rPr>
          <w:rFonts w:ascii="Times New Roman" w:hAnsi="Times New Roman" w:cs="Times New Roman"/>
          <w:color w:val="000000" w:themeColor="text1"/>
          <w:sz w:val="24"/>
          <w:szCs w:val="24"/>
          <w:lang w:val="en-US"/>
        </w:rPr>
        <w:t xml:space="preserve"> The location of roadkills was either estimated using map grid references or</w:t>
      </w:r>
      <w:ins w:id="667" w:author="Hofer, Heribert" w:date="2022-03-07T07:06:00Z">
        <w:r w:rsidR="008E2403">
          <w:rPr>
            <w:rFonts w:ascii="Times New Roman" w:hAnsi="Times New Roman" w:cs="Times New Roman"/>
            <w:color w:val="000000" w:themeColor="text1"/>
            <w:sz w:val="24"/>
            <w:szCs w:val="24"/>
            <w:lang w:val="en-US"/>
          </w:rPr>
          <w:t>, more recently,</w:t>
        </w:r>
      </w:ins>
      <w:r w:rsidR="00514E2B">
        <w:rPr>
          <w:rFonts w:ascii="Times New Roman" w:hAnsi="Times New Roman" w:cs="Times New Roman"/>
          <w:color w:val="000000" w:themeColor="text1"/>
          <w:sz w:val="24"/>
          <w:szCs w:val="24"/>
          <w:lang w:val="en-US"/>
        </w:rPr>
        <w:t xml:space="preserve"> determined using </w:t>
      </w:r>
      <w:r w:rsidR="00514E2B" w:rsidRPr="00031640">
        <w:rPr>
          <w:rFonts w:ascii="Times New Roman" w:hAnsi="Times New Roman" w:cs="Times New Roman"/>
          <w:color w:val="000000" w:themeColor="text1"/>
          <w:sz w:val="24"/>
          <w:szCs w:val="24"/>
          <w:lang w:val="en-US"/>
        </w:rPr>
        <w:t>GPS</w:t>
      </w:r>
      <w:r w:rsidR="00514E2B">
        <w:rPr>
          <w:rFonts w:ascii="Times New Roman" w:hAnsi="Times New Roman" w:cs="Times New Roman"/>
          <w:color w:val="000000" w:themeColor="text1"/>
          <w:sz w:val="24"/>
          <w:szCs w:val="24"/>
          <w:lang w:val="en-US"/>
        </w:rPr>
        <w:t xml:space="preserve"> coordinates</w:t>
      </w:r>
      <w:del w:id="668" w:author="Hofer, Heribert" w:date="2022-03-07T07:06:00Z">
        <w:r w:rsidR="00514E2B" w:rsidDel="008E2403">
          <w:rPr>
            <w:rFonts w:ascii="Times New Roman" w:hAnsi="Times New Roman" w:cs="Times New Roman"/>
            <w:color w:val="000000" w:themeColor="text1"/>
            <w:sz w:val="24"/>
            <w:szCs w:val="24"/>
            <w:lang w:val="en-US"/>
          </w:rPr>
          <w:delText xml:space="preserve"> (in later years)</w:delText>
        </w:r>
      </w:del>
      <w:r w:rsidR="00514E2B">
        <w:rPr>
          <w:rFonts w:ascii="Times New Roman" w:hAnsi="Times New Roman" w:cs="Times New Roman"/>
          <w:color w:val="000000" w:themeColor="text1"/>
          <w:sz w:val="24"/>
          <w:szCs w:val="24"/>
          <w:lang w:val="en-US"/>
        </w:rPr>
        <w:t>.</w:t>
      </w:r>
      <w:r w:rsidR="00514E2B" w:rsidRPr="00031640">
        <w:rPr>
          <w:rFonts w:ascii="Times New Roman" w:hAnsi="Times New Roman" w:cs="Times New Roman"/>
          <w:color w:val="000000" w:themeColor="text1"/>
          <w:sz w:val="24"/>
          <w:szCs w:val="24"/>
          <w:lang w:val="en-US"/>
        </w:rPr>
        <w:t xml:space="preserve"> </w:t>
      </w:r>
      <w:r w:rsidR="00BA4F79" w:rsidRPr="00184152">
        <w:rPr>
          <w:rFonts w:ascii="Times New Roman" w:hAnsi="Times New Roman" w:cs="Times New Roman"/>
          <w:color w:val="000000" w:themeColor="text1"/>
          <w:sz w:val="24"/>
          <w:szCs w:val="24"/>
          <w:lang w:val="en-US"/>
        </w:rPr>
        <w:t xml:space="preserve">The total number of carcasses was </w:t>
      </w:r>
      <w:commentRangeStart w:id="669"/>
      <w:r w:rsidR="00A1770E">
        <w:rPr>
          <w:rFonts w:ascii="Times New Roman" w:hAnsi="Times New Roman" w:cs="Times New Roman"/>
          <w:color w:val="000000" w:themeColor="text1"/>
          <w:sz w:val="24"/>
          <w:szCs w:val="24"/>
          <w:lang w:val="en-US"/>
        </w:rPr>
        <w:t>87</w:t>
      </w:r>
      <w:commentRangeEnd w:id="669"/>
      <w:r w:rsidR="00EF1CF3">
        <w:rPr>
          <w:rStyle w:val="CommentReference"/>
        </w:rPr>
        <w:commentReference w:id="669"/>
      </w:r>
      <w:r w:rsidR="00A1770E">
        <w:rPr>
          <w:rFonts w:ascii="Times New Roman" w:hAnsi="Times New Roman" w:cs="Times New Roman"/>
          <w:color w:val="000000" w:themeColor="text1"/>
          <w:sz w:val="24"/>
          <w:szCs w:val="24"/>
          <w:lang w:val="en-US"/>
        </w:rPr>
        <w:t xml:space="preserve">, of which </w:t>
      </w:r>
      <w:commentRangeStart w:id="670"/>
      <w:r w:rsidR="00A1770E">
        <w:rPr>
          <w:rFonts w:ascii="Times New Roman" w:hAnsi="Times New Roman" w:cs="Times New Roman"/>
          <w:color w:val="000000" w:themeColor="text1"/>
          <w:sz w:val="24"/>
          <w:szCs w:val="24"/>
          <w:lang w:val="en-US"/>
        </w:rPr>
        <w:t xml:space="preserve">69 </w:t>
      </w:r>
      <w:commentRangeEnd w:id="670"/>
      <w:r w:rsidR="00EF1CF3">
        <w:rPr>
          <w:rStyle w:val="CommentReference"/>
        </w:rPr>
        <w:commentReference w:id="670"/>
      </w:r>
      <w:r w:rsidR="00A1770E">
        <w:rPr>
          <w:rFonts w:ascii="Times New Roman" w:hAnsi="Times New Roman" w:cs="Times New Roman"/>
          <w:color w:val="000000" w:themeColor="text1"/>
          <w:sz w:val="24"/>
          <w:szCs w:val="24"/>
          <w:lang w:val="en-US"/>
        </w:rPr>
        <w:t>had GPS coordinates</w:t>
      </w:r>
      <w:ins w:id="671" w:author="Hofer, Heribert" w:date="2022-03-07T07:07:00Z">
        <w:r w:rsidR="008E2403">
          <w:rPr>
            <w:rFonts w:ascii="Times New Roman" w:hAnsi="Times New Roman" w:cs="Times New Roman"/>
            <w:color w:val="000000" w:themeColor="text1"/>
            <w:sz w:val="24"/>
            <w:szCs w:val="24"/>
            <w:lang w:val="en-US"/>
          </w:rPr>
          <w:t xml:space="preserve">, </w:t>
        </w:r>
      </w:ins>
      <w:del w:id="672" w:author="Hofer, Heribert" w:date="2022-03-07T07:07:00Z">
        <w:r w:rsidR="00A1770E" w:rsidDel="008E2403">
          <w:rPr>
            <w:rFonts w:ascii="Times New Roman" w:hAnsi="Times New Roman" w:cs="Times New Roman"/>
            <w:color w:val="000000" w:themeColor="text1"/>
            <w:sz w:val="24"/>
            <w:szCs w:val="24"/>
            <w:lang w:val="en-US"/>
          </w:rPr>
          <w:delText xml:space="preserve"> (</w:delText>
        </w:r>
      </w:del>
      <w:r w:rsidR="00A1770E">
        <w:rPr>
          <w:rFonts w:ascii="Times New Roman" w:hAnsi="Times New Roman" w:cs="Times New Roman"/>
          <w:color w:val="000000" w:themeColor="text1"/>
          <w:sz w:val="24"/>
          <w:szCs w:val="24"/>
          <w:lang w:val="en-US"/>
        </w:rPr>
        <w:t xml:space="preserve">acquired at the time of </w:t>
      </w:r>
      <w:r w:rsidR="00AC2019">
        <w:rPr>
          <w:rFonts w:ascii="Times New Roman" w:hAnsi="Times New Roman" w:cs="Times New Roman"/>
          <w:color w:val="000000" w:themeColor="text1"/>
          <w:sz w:val="24"/>
          <w:szCs w:val="24"/>
          <w:lang w:val="en-US"/>
        </w:rPr>
        <w:t>observation or</w:t>
      </w:r>
      <w:r w:rsidR="00A1770E">
        <w:rPr>
          <w:rFonts w:ascii="Times New Roman" w:hAnsi="Times New Roman" w:cs="Times New Roman"/>
          <w:color w:val="000000" w:themeColor="text1"/>
          <w:sz w:val="24"/>
          <w:szCs w:val="24"/>
          <w:lang w:val="en-US"/>
        </w:rPr>
        <w:t xml:space="preserve"> determined using the location indications provided </w:t>
      </w:r>
      <w:r w:rsidR="00AC2019">
        <w:rPr>
          <w:rFonts w:ascii="Times New Roman" w:hAnsi="Times New Roman" w:cs="Times New Roman"/>
          <w:color w:val="000000" w:themeColor="text1"/>
          <w:sz w:val="24"/>
          <w:szCs w:val="24"/>
          <w:lang w:val="en-US"/>
        </w:rPr>
        <w:t xml:space="preserve">by the observer </w:t>
      </w:r>
      <w:r w:rsidR="00A1770E">
        <w:rPr>
          <w:rFonts w:ascii="Times New Roman" w:hAnsi="Times New Roman" w:cs="Times New Roman"/>
          <w:color w:val="000000" w:themeColor="text1"/>
          <w:sz w:val="24"/>
          <w:szCs w:val="24"/>
          <w:lang w:val="en-US"/>
        </w:rPr>
        <w:t>when sufficiently accurate</w:t>
      </w:r>
      <w:del w:id="673" w:author="Hofer, Heribert" w:date="2022-03-07T07:07:00Z">
        <w:r w:rsidR="00A1770E" w:rsidDel="008E2403">
          <w:rPr>
            <w:rFonts w:ascii="Times New Roman" w:hAnsi="Times New Roman" w:cs="Times New Roman"/>
            <w:color w:val="000000" w:themeColor="text1"/>
            <w:sz w:val="24"/>
            <w:szCs w:val="24"/>
            <w:lang w:val="en-US"/>
          </w:rPr>
          <w:delText>)</w:delText>
        </w:r>
      </w:del>
      <w:r w:rsidR="00BA4F79" w:rsidRPr="00184152">
        <w:rPr>
          <w:rFonts w:ascii="Times New Roman" w:hAnsi="Times New Roman" w:cs="Times New Roman"/>
          <w:color w:val="000000" w:themeColor="text1"/>
          <w:sz w:val="24"/>
          <w:szCs w:val="24"/>
          <w:lang w:val="en-US"/>
        </w:rPr>
        <w:t xml:space="preserve"> </w:t>
      </w:r>
      <w:r w:rsidR="00BA4F79" w:rsidRPr="00850320">
        <w:rPr>
          <w:rFonts w:ascii="Times New Roman" w:hAnsi="Times New Roman" w:cs="Times New Roman"/>
          <w:color w:val="000000" w:themeColor="text1"/>
          <w:sz w:val="24"/>
          <w:szCs w:val="24"/>
          <w:lang w:val="en-US"/>
        </w:rPr>
        <w:t xml:space="preserve">(Fig. 1b-d). </w:t>
      </w:r>
    </w:p>
    <w:p w14:paraId="77B01A96" w14:textId="77777777" w:rsidR="00AB7C39" w:rsidRPr="00850320" w:rsidRDefault="00AB7C39" w:rsidP="00AB7C39">
      <w:pPr>
        <w:spacing w:line="600" w:lineRule="auto"/>
        <w:rPr>
          <w:rFonts w:ascii="Times New Roman" w:hAnsi="Times New Roman" w:cs="Times New Roman"/>
          <w:b/>
          <w:bCs/>
          <w:sz w:val="24"/>
          <w:szCs w:val="24"/>
          <w:lang w:val="en-US"/>
        </w:rPr>
      </w:pPr>
      <w:r w:rsidRPr="00850320">
        <w:rPr>
          <w:rFonts w:ascii="Times New Roman" w:hAnsi="Times New Roman" w:cs="Times New Roman"/>
          <w:b/>
          <w:bCs/>
          <w:sz w:val="24"/>
          <w:szCs w:val="24"/>
          <w:lang w:val="en-US"/>
        </w:rPr>
        <w:t>Individual characteristics</w:t>
      </w:r>
    </w:p>
    <w:p w14:paraId="39F8E7D3" w14:textId="2070FFDC" w:rsidR="00AB7C39" w:rsidRPr="00A5365B" w:rsidRDefault="00AB7C39" w:rsidP="00AB7C39">
      <w:pPr>
        <w:spacing w:line="600" w:lineRule="auto"/>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Adult carcasses exhibiting clear ev</w:t>
      </w:r>
      <w:r w:rsidR="00F81F57">
        <w:rPr>
          <w:rFonts w:ascii="Times New Roman" w:hAnsi="Times New Roman" w:cs="Times New Roman"/>
          <w:color w:val="000000" w:themeColor="text1"/>
          <w:sz w:val="24"/>
          <w:szCs w:val="24"/>
          <w:lang w:val="en-US"/>
        </w:rPr>
        <w:t xml:space="preserve">idence of </w:t>
      </w:r>
      <w:r w:rsidR="00906B70">
        <w:rPr>
          <w:rFonts w:ascii="Times New Roman" w:hAnsi="Times New Roman" w:cs="Times New Roman"/>
          <w:color w:val="000000" w:themeColor="text1"/>
          <w:sz w:val="24"/>
          <w:szCs w:val="24"/>
          <w:lang w:val="en-US"/>
        </w:rPr>
        <w:t>lactation</w:t>
      </w:r>
      <w:r>
        <w:rPr>
          <w:rFonts w:ascii="Times New Roman" w:hAnsi="Times New Roman" w:cs="Times New Roman"/>
          <w:color w:val="000000" w:themeColor="text1"/>
          <w:sz w:val="24"/>
          <w:szCs w:val="24"/>
          <w:lang w:val="en-US"/>
        </w:rPr>
        <w:t xml:space="preserve"> were sexed as females, otherwise sex was determined</w:t>
      </w:r>
      <w:r w:rsidRPr="00850320">
        <w:rPr>
          <w:rFonts w:ascii="Times New Roman" w:hAnsi="Times New Roman" w:cs="Times New Roman"/>
          <w:color w:val="000000" w:themeColor="text1"/>
          <w:sz w:val="24"/>
          <w:szCs w:val="24"/>
          <w:lang w:val="en-US"/>
        </w:rPr>
        <w:t xml:space="preserve"> using the dimorphic glans morphology of the genitalia </w:t>
      </w:r>
      <w:r w:rsidRPr="00603F73">
        <w:rPr>
          <w:rFonts w:ascii="Times New Roman" w:hAnsi="Times New Roman" w:cs="Times New Roman"/>
          <w:color w:val="000000" w:themeColor="text1"/>
          <w:sz w:val="24"/>
          <w:szCs w:val="24"/>
          <w:lang w:val="en-US"/>
        </w:rPr>
        <w:fldChar w:fldCharType="begin"/>
      </w:r>
      <w:r w:rsidR="00185A55">
        <w:rPr>
          <w:rFonts w:ascii="Times New Roman" w:hAnsi="Times New Roman" w:cs="Times New Roman"/>
          <w:color w:val="000000" w:themeColor="text1"/>
          <w:sz w:val="24"/>
          <w:szCs w:val="24"/>
          <w:lang w:val="en-US"/>
        </w:rPr>
        <w:instrText xml:space="preserve"> ADDIN ZOTERO_ITEM CSL_CITATION {"citationID":"71JC9wtP","properties":{"formattedCitation":"(Frank et al. 1990)","plainCitation":"(Frank et al. 1990)","noteIndex":0},"citationItems":[{"id":"qX81ssgi/UtJjTvlP","uris":["http://zotero.org/users/5432491/items/8JJUM6YW"],"uri":["http://zotero.org/users/5432491/items/8JJUM6YW"],"itemData":{"id":4368,"type":"article-journal","container-title":"Journal of Zoology","DOI":"10.1111/j.1469-7998.1990.tb04001.x","ISSN":"1469-7998","issue":"2","language":"en","note":"_eprint: https://onlinelibrary.wiley.com/doi/pdf/10.1111/j.1469-7998.1990.tb04001.x","page":"308-313","source":"Wiley Online Library","title":"Sexual dimorphism in the spotted hyaena (Crocuta crocuta)","volume":"221","author":[{"family":"Frank","given":"L. G."},{"family":"Glickman","given":"S. E."},{"family":"Powch","given":"Irene"}],"issued":{"date-parts":[["1990"]]}}}],"schema":"https://github.com/citation-style-language/schema/raw/master/csl-citation.json"} </w:instrText>
      </w:r>
      <w:r w:rsidRPr="00603F73">
        <w:rPr>
          <w:rFonts w:ascii="Times New Roman" w:hAnsi="Times New Roman" w:cs="Times New Roman"/>
          <w:color w:val="000000" w:themeColor="text1"/>
          <w:sz w:val="24"/>
          <w:szCs w:val="24"/>
          <w:lang w:val="en-US"/>
        </w:rPr>
        <w:fldChar w:fldCharType="separate"/>
      </w:r>
      <w:r w:rsidRPr="00850320">
        <w:rPr>
          <w:rFonts w:ascii="Times New Roman" w:hAnsi="Times New Roman" w:cs="Times New Roman"/>
          <w:sz w:val="24"/>
          <w:lang w:val="en-US"/>
        </w:rPr>
        <w:t>(Frank et al. 1990)</w:t>
      </w:r>
      <w:r w:rsidRPr="00603F73">
        <w:rPr>
          <w:rFonts w:ascii="Times New Roman" w:hAnsi="Times New Roman" w:cs="Times New Roman"/>
          <w:color w:val="000000" w:themeColor="text1"/>
          <w:sz w:val="24"/>
          <w:szCs w:val="24"/>
          <w:lang w:val="en-US"/>
        </w:rPr>
        <w:fldChar w:fldCharType="end"/>
      </w:r>
      <w:r>
        <w:rPr>
          <w:rFonts w:ascii="Times New Roman" w:hAnsi="Times New Roman" w:cs="Times New Roman"/>
          <w:color w:val="000000" w:themeColor="text1"/>
          <w:sz w:val="24"/>
          <w:szCs w:val="24"/>
          <w:lang w:val="en-US"/>
        </w:rPr>
        <w:t xml:space="preserve">.  </w:t>
      </w:r>
      <w:r w:rsidR="00646F16">
        <w:rPr>
          <w:rFonts w:ascii="Times New Roman" w:hAnsi="Times New Roman" w:cs="Times New Roman"/>
          <w:color w:val="000000" w:themeColor="text1"/>
          <w:sz w:val="24"/>
          <w:szCs w:val="24"/>
          <w:lang w:val="en-US"/>
        </w:rPr>
        <w:t>Age at death was</w:t>
      </w:r>
      <w:r w:rsidRPr="00850320">
        <w:rPr>
          <w:rFonts w:ascii="Times New Roman" w:hAnsi="Times New Roman" w:cs="Times New Roman"/>
          <w:color w:val="000000" w:themeColor="text1"/>
          <w:sz w:val="24"/>
          <w:szCs w:val="24"/>
          <w:lang w:val="en-US"/>
        </w:rPr>
        <w:t xml:space="preserve"> categorized </w:t>
      </w:r>
      <w:del w:id="674" w:author="Hofer, Heribert" w:date="2022-03-07T07:07:00Z">
        <w:r w:rsidRPr="00850320" w:rsidDel="008E2403">
          <w:rPr>
            <w:rFonts w:ascii="Times New Roman" w:hAnsi="Times New Roman" w:cs="Times New Roman"/>
            <w:color w:val="000000" w:themeColor="text1"/>
            <w:sz w:val="24"/>
            <w:szCs w:val="24"/>
            <w:lang w:val="en-US"/>
          </w:rPr>
          <w:delText>into three age classes</w:delText>
        </w:r>
        <w:r w:rsidR="00F81F57" w:rsidDel="008E2403">
          <w:rPr>
            <w:rFonts w:ascii="Times New Roman" w:hAnsi="Times New Roman" w:cs="Times New Roman"/>
            <w:color w:val="000000" w:themeColor="text1"/>
            <w:sz w:val="24"/>
            <w:szCs w:val="24"/>
            <w:lang w:val="en-US"/>
          </w:rPr>
          <w:delText>:</w:delText>
        </w:r>
        <w:r w:rsidRPr="00850320" w:rsidDel="008E2403">
          <w:rPr>
            <w:rFonts w:ascii="Times New Roman" w:hAnsi="Times New Roman" w:cs="Times New Roman"/>
            <w:color w:val="000000" w:themeColor="text1"/>
            <w:sz w:val="24"/>
            <w:szCs w:val="24"/>
            <w:lang w:val="en-US"/>
          </w:rPr>
          <w:delText xml:space="preserve"> </w:delText>
        </w:r>
      </w:del>
      <w:ins w:id="675" w:author="Hofer, Heribert" w:date="2022-03-07T07:07:00Z">
        <w:r w:rsidR="008E2403">
          <w:rPr>
            <w:rFonts w:ascii="Times New Roman" w:hAnsi="Times New Roman" w:cs="Times New Roman"/>
            <w:color w:val="000000" w:themeColor="text1"/>
            <w:sz w:val="24"/>
            <w:szCs w:val="24"/>
            <w:lang w:val="en-US"/>
          </w:rPr>
          <w:t xml:space="preserve">as </w:t>
        </w:r>
      </w:ins>
      <w:r w:rsidR="00646F16" w:rsidRPr="00850320">
        <w:rPr>
          <w:rFonts w:ascii="Times New Roman" w:hAnsi="Times New Roman" w:cs="Times New Roman"/>
          <w:color w:val="000000" w:themeColor="text1"/>
          <w:sz w:val="24"/>
          <w:szCs w:val="24"/>
          <w:lang w:val="en-US"/>
        </w:rPr>
        <w:t>cub (</w:t>
      </w:r>
      <w:r w:rsidR="001B1C30">
        <w:rPr>
          <w:rFonts w:ascii="Times New Roman" w:hAnsi="Times New Roman" w:cs="Times New Roman"/>
          <w:color w:val="000000" w:themeColor="text1"/>
          <w:sz w:val="24"/>
          <w:szCs w:val="24"/>
          <w:lang w:val="en-US"/>
        </w:rPr>
        <w:t>&lt;</w:t>
      </w:r>
      <w:r w:rsidR="00F81F57">
        <w:rPr>
          <w:rFonts w:ascii="Times New Roman" w:hAnsi="Times New Roman" w:cs="Times New Roman"/>
          <w:color w:val="000000" w:themeColor="text1"/>
          <w:sz w:val="24"/>
          <w:szCs w:val="24"/>
          <w:lang w:val="en-US"/>
        </w:rPr>
        <w:t xml:space="preserve"> 1 year), subadult (1-2 years</w:t>
      </w:r>
      <w:del w:id="676" w:author="Hofer, Heribert" w:date="2022-03-07T07:07:00Z">
        <w:r w:rsidR="00F81F57" w:rsidDel="008E2403">
          <w:rPr>
            <w:rFonts w:ascii="Times New Roman" w:hAnsi="Times New Roman" w:cs="Times New Roman"/>
            <w:color w:val="000000" w:themeColor="text1"/>
            <w:sz w:val="24"/>
            <w:szCs w:val="24"/>
            <w:lang w:val="en-US"/>
          </w:rPr>
          <w:delText>),</w:delText>
        </w:r>
        <w:r w:rsidR="00646F16" w:rsidRPr="00850320" w:rsidDel="008E2403">
          <w:rPr>
            <w:rFonts w:ascii="Times New Roman" w:hAnsi="Times New Roman" w:cs="Times New Roman"/>
            <w:color w:val="000000" w:themeColor="text1"/>
            <w:sz w:val="24"/>
            <w:szCs w:val="24"/>
            <w:lang w:val="en-US"/>
          </w:rPr>
          <w:delText xml:space="preserve"> </w:delText>
        </w:r>
      </w:del>
      <w:ins w:id="677" w:author="Hofer, Heribert" w:date="2022-03-07T07:07:00Z">
        <w:r w:rsidR="008E2403">
          <w:rPr>
            <w:rFonts w:ascii="Times New Roman" w:hAnsi="Times New Roman" w:cs="Times New Roman"/>
            <w:color w:val="000000" w:themeColor="text1"/>
            <w:sz w:val="24"/>
            <w:szCs w:val="24"/>
            <w:lang w:val="en-US"/>
          </w:rPr>
          <w:t>) or</w:t>
        </w:r>
        <w:r w:rsidR="008E2403" w:rsidRPr="00850320">
          <w:rPr>
            <w:rFonts w:ascii="Times New Roman" w:hAnsi="Times New Roman" w:cs="Times New Roman"/>
            <w:color w:val="000000" w:themeColor="text1"/>
            <w:sz w:val="24"/>
            <w:szCs w:val="24"/>
            <w:lang w:val="en-US"/>
          </w:rPr>
          <w:t xml:space="preserve"> </w:t>
        </w:r>
      </w:ins>
      <w:r w:rsidR="00646F16" w:rsidRPr="00850320">
        <w:rPr>
          <w:rFonts w:ascii="Times New Roman" w:hAnsi="Times New Roman" w:cs="Times New Roman"/>
          <w:color w:val="000000" w:themeColor="text1"/>
          <w:sz w:val="24"/>
          <w:szCs w:val="24"/>
          <w:lang w:val="en-US"/>
        </w:rPr>
        <w:t xml:space="preserve">adult (&gt; 2 years of age) </w:t>
      </w:r>
      <w:r w:rsidR="00646F16">
        <w:rPr>
          <w:rFonts w:ascii="Times New Roman" w:hAnsi="Times New Roman" w:cs="Times New Roman"/>
          <w:color w:val="000000" w:themeColor="text1"/>
          <w:sz w:val="24"/>
          <w:szCs w:val="24"/>
          <w:lang w:val="en-US"/>
        </w:rPr>
        <w:t>based on body size,</w:t>
      </w:r>
      <w:r w:rsidR="00646F16" w:rsidRPr="00850320">
        <w:rPr>
          <w:rFonts w:ascii="Times New Roman" w:hAnsi="Times New Roman" w:cs="Times New Roman"/>
          <w:color w:val="000000" w:themeColor="text1"/>
          <w:sz w:val="24"/>
          <w:szCs w:val="24"/>
          <w:lang w:val="en-US"/>
        </w:rPr>
        <w:t xml:space="preserve"> pelage ch</w:t>
      </w:r>
      <w:r w:rsidR="00646F16" w:rsidRPr="00031640">
        <w:rPr>
          <w:rFonts w:ascii="Times New Roman" w:hAnsi="Times New Roman" w:cs="Times New Roman"/>
          <w:color w:val="000000" w:themeColor="text1"/>
          <w:sz w:val="24"/>
          <w:szCs w:val="24"/>
          <w:lang w:val="en-US"/>
        </w:rPr>
        <w:t>aracteristic</w:t>
      </w:r>
      <w:r w:rsidR="00646F16" w:rsidRPr="00850320">
        <w:rPr>
          <w:rFonts w:ascii="Times New Roman" w:hAnsi="Times New Roman" w:cs="Times New Roman"/>
          <w:color w:val="000000" w:themeColor="text1"/>
          <w:sz w:val="24"/>
          <w:szCs w:val="24"/>
          <w:lang w:val="en-US"/>
        </w:rPr>
        <w:t>s</w:t>
      </w:r>
      <w:r w:rsidR="00646F16">
        <w:rPr>
          <w:rFonts w:ascii="Times New Roman" w:hAnsi="Times New Roman" w:cs="Times New Roman"/>
          <w:color w:val="000000" w:themeColor="text1"/>
          <w:sz w:val="24"/>
          <w:szCs w:val="24"/>
          <w:lang w:val="en-US"/>
        </w:rPr>
        <w:t xml:space="preserve"> and dentition</w:t>
      </w:r>
      <w:r w:rsidR="00646F16" w:rsidRPr="00850320">
        <w:rPr>
          <w:rFonts w:ascii="Times New Roman" w:hAnsi="Times New Roman" w:cs="Times New Roman"/>
          <w:color w:val="000000" w:themeColor="text1"/>
          <w:sz w:val="24"/>
          <w:szCs w:val="24"/>
          <w:lang w:val="en-US"/>
        </w:rPr>
        <w:t xml:space="preserve"> </w:t>
      </w:r>
      <w:r w:rsidR="00646F16">
        <w:rPr>
          <w:rFonts w:ascii="Times New Roman" w:hAnsi="Times New Roman" w:cs="Times New Roman"/>
          <w:color w:val="000000" w:themeColor="text1"/>
          <w:sz w:val="24"/>
          <w:szCs w:val="24"/>
          <w:lang w:val="en-US"/>
        </w:rPr>
        <w:t xml:space="preserve">(Kruuk 1972; </w:t>
      </w:r>
      <w:commentRangeStart w:id="678"/>
      <w:del w:id="679" w:author="East, Marion" w:date="2022-03-10T17:31:00Z">
        <w:r w:rsidR="00646F16" w:rsidDel="00E165CE">
          <w:rPr>
            <w:rFonts w:ascii="Times New Roman" w:hAnsi="Times New Roman" w:cs="Times New Roman"/>
            <w:color w:val="000000" w:themeColor="text1"/>
            <w:sz w:val="24"/>
            <w:szCs w:val="24"/>
            <w:lang w:val="en-US"/>
          </w:rPr>
          <w:delText>East et al. 1989</w:delText>
        </w:r>
        <w:commentRangeEnd w:id="678"/>
        <w:r w:rsidR="00E165CE" w:rsidDel="00E165CE">
          <w:rPr>
            <w:rStyle w:val="CommentReference"/>
          </w:rPr>
          <w:commentReference w:id="678"/>
        </w:r>
        <w:r w:rsidR="00646F16" w:rsidDel="00E165CE">
          <w:rPr>
            <w:rFonts w:ascii="Times New Roman" w:hAnsi="Times New Roman" w:cs="Times New Roman"/>
            <w:color w:val="000000" w:themeColor="text1"/>
            <w:sz w:val="24"/>
            <w:szCs w:val="24"/>
            <w:lang w:val="en-US"/>
          </w:rPr>
          <w:delText>;</w:delText>
        </w:r>
      </w:del>
      <w:r w:rsidR="00646F16" w:rsidRPr="00850320">
        <w:rPr>
          <w:rFonts w:ascii="Times New Roman" w:hAnsi="Times New Roman" w:cs="Times New Roman"/>
          <w:sz w:val="24"/>
          <w:lang w:val="en-US"/>
        </w:rPr>
        <w:t xml:space="preserve"> </w:t>
      </w:r>
      <w:r w:rsidR="00646F16" w:rsidRPr="001F6E03">
        <w:rPr>
          <w:rFonts w:ascii="Times New Roman" w:hAnsi="Times New Roman" w:cs="Times New Roman"/>
          <w:sz w:val="24"/>
          <w:lang w:val="en-US"/>
        </w:rPr>
        <w:fldChar w:fldCharType="begin"/>
      </w:r>
      <w:r w:rsidR="00185A55">
        <w:rPr>
          <w:rFonts w:ascii="Times New Roman" w:hAnsi="Times New Roman" w:cs="Times New Roman"/>
          <w:sz w:val="24"/>
          <w:lang w:val="en-US"/>
        </w:rPr>
        <w:instrText xml:space="preserve"> ADDIN ZOTERO_ITEM CSL_CITATION {"citationID":"qxY9UFQx","properties":{"formattedCitation":"(Hofer &amp; East 1993a)","plainCitation":"(Hofer &amp; East 1993a)","noteIndex":0},"citationItems":[{"id":"qX81ssgi/i9jl2iNg","uris":["http://zotero.org/users/local/eyZ7UFhf/items/B9RB2BNV"],"uri":["http://zotero.org/users/local/eyZ7UFhf/items/B9RB2BNV"],"itemData":{"id":"sqdG9a0a/k49hROmu","type":"article-journal","abstract":". In the Serengeti, spotted hyaenas spent 46-62% of the year foraging by commuting between their clan's territory and the nearest herds of migratory herbivores. During the first 12 months of their life, cubs were stationed at the communal den and were dependent on milk from their mother ('denning female'). This study assessed the impact of the commuting system on maternal care in terms of den attendance and commuting effort, and its fitness consequences in terms of cub growth and survival. Duration of absence intervals decreased while frequency of maternal visits and cub growth rates increased with prey abundance. Mothers of singletons attended their cubs at the same rate as mothers of twins. Growth rates of singletons were higher than those of twins at each level of prey abundance. Cubs growing at higher long-term rates had a significantly better chance of survival. When migratory herbivores were absent from the clan's territory, denning females visited the den more often than non-denning females and males because the mean duration of their commuting trips was shorter (3-4 days versus 6-10 days). The higher attendance by denning females required an increase in travelling effort by a factor of 2·6-3·2 above the level of non-denning females and males. Because maternal effort was highest when cub growth was at a minimum, maternal fitness would be maximized by commuting as little as possible.","container-title":"Animal Behaviour","DOI":"10.1006/anbe.1993.1224","ISSN":"0003-3472","issue":"3","journalAbbreviation":"Animal Behaviour","language":"en","page":"575-589","source":"ScienceDirect","title":"The commuting system of Serengeti spotted hyaenas: how a predator copes with migratory prey. III. Attendance and maternal care","title-short":"The commuting system of Serengeti spotted hyaenas","volume":"46","author":[{"family":"Hofer","given":"Heribert"},{"family":"East","given":"Marion L."}],"issued":{"date-parts":[["1993",9,1]]}}}],"schema":"https://github.com/citation-style-language/schema/raw/master/csl-citation.json"} </w:instrText>
      </w:r>
      <w:r w:rsidR="00646F16" w:rsidRPr="001F6E03">
        <w:rPr>
          <w:rFonts w:ascii="Times New Roman" w:hAnsi="Times New Roman" w:cs="Times New Roman"/>
          <w:sz w:val="24"/>
          <w:lang w:val="en-US"/>
        </w:rPr>
        <w:fldChar w:fldCharType="separate"/>
      </w:r>
      <w:del w:id="680" w:author="Hofer, Heribert" w:date="2022-03-07T07:08:00Z">
        <w:r w:rsidR="00D500C2" w:rsidRPr="00B04563" w:rsidDel="00074618">
          <w:rPr>
            <w:rFonts w:ascii="Times New Roman" w:hAnsi="Times New Roman" w:cs="Times New Roman"/>
            <w:sz w:val="24"/>
            <w:lang w:val="en-US"/>
          </w:rPr>
          <w:delText>(</w:delText>
        </w:r>
      </w:del>
      <w:r w:rsidR="00D500C2" w:rsidRPr="00B04563">
        <w:rPr>
          <w:rFonts w:ascii="Times New Roman" w:hAnsi="Times New Roman" w:cs="Times New Roman"/>
          <w:sz w:val="24"/>
          <w:lang w:val="en-US"/>
        </w:rPr>
        <w:t>Hofer &amp; East 1993a</w:t>
      </w:r>
      <w:ins w:id="681" w:author="Hofer, Heribert" w:date="2022-03-07T07:08:00Z">
        <w:r w:rsidR="00074618">
          <w:rPr>
            <w:rFonts w:ascii="Times New Roman" w:hAnsi="Times New Roman" w:cs="Times New Roman"/>
            <w:sz w:val="24"/>
            <w:lang w:val="en-US"/>
          </w:rPr>
          <w:t>, Hofer et al. 1993</w:t>
        </w:r>
      </w:ins>
      <w:r w:rsidR="00D500C2" w:rsidRPr="00B04563">
        <w:rPr>
          <w:rFonts w:ascii="Times New Roman" w:hAnsi="Times New Roman" w:cs="Times New Roman"/>
          <w:sz w:val="24"/>
          <w:lang w:val="en-US"/>
        </w:rPr>
        <w:t>)</w:t>
      </w:r>
      <w:r w:rsidR="00646F16" w:rsidRPr="001F6E03">
        <w:rPr>
          <w:rFonts w:ascii="Times New Roman" w:hAnsi="Times New Roman" w:cs="Times New Roman"/>
          <w:sz w:val="24"/>
          <w:lang w:val="en-US"/>
        </w:rPr>
        <w:fldChar w:fldCharType="end"/>
      </w:r>
      <w:del w:id="682" w:author="Hofer, Heribert" w:date="2022-03-07T07:08:00Z">
        <w:r w:rsidR="00646F16" w:rsidRPr="00850320" w:rsidDel="00074618">
          <w:rPr>
            <w:rFonts w:ascii="Times New Roman" w:hAnsi="Times New Roman" w:cs="Times New Roman"/>
            <w:sz w:val="24"/>
            <w:lang w:val="en-US"/>
          </w:rPr>
          <w:delText>)</w:delText>
        </w:r>
      </w:del>
      <w:r w:rsidR="00646F16">
        <w:rPr>
          <w:rFonts w:ascii="Times New Roman" w:hAnsi="Times New Roman" w:cs="Times New Roman"/>
          <w:color w:val="000000" w:themeColor="text1"/>
          <w:sz w:val="24"/>
          <w:szCs w:val="24"/>
          <w:lang w:val="en-US"/>
        </w:rPr>
        <w:t>.</w:t>
      </w:r>
      <w:r w:rsidR="00BA4F79" w:rsidRPr="00BA4F79">
        <w:rPr>
          <w:rFonts w:ascii="Times New Roman" w:hAnsi="Times New Roman" w:cs="Times New Roman"/>
          <w:color w:val="000000" w:themeColor="text1"/>
          <w:sz w:val="24"/>
          <w:szCs w:val="24"/>
          <w:lang w:val="en-US"/>
        </w:rPr>
        <w:t xml:space="preserve"> </w:t>
      </w:r>
      <w:r w:rsidR="00BA4F79" w:rsidRPr="00850320">
        <w:rPr>
          <w:rFonts w:ascii="Times New Roman" w:hAnsi="Times New Roman" w:cs="Times New Roman"/>
          <w:color w:val="000000" w:themeColor="text1"/>
          <w:sz w:val="24"/>
          <w:szCs w:val="24"/>
          <w:lang w:val="en-US"/>
        </w:rPr>
        <w:t xml:space="preserve">When age was not </w:t>
      </w:r>
      <w:r w:rsidR="00BA4F79" w:rsidRPr="002E4263">
        <w:rPr>
          <w:rFonts w:ascii="Times New Roman" w:hAnsi="Times New Roman" w:cs="Times New Roman"/>
          <w:color w:val="000000" w:themeColor="text1"/>
          <w:sz w:val="24"/>
          <w:szCs w:val="24"/>
          <w:lang w:val="en-US"/>
        </w:rPr>
        <w:t xml:space="preserve">provided (n = </w:t>
      </w:r>
      <w:r w:rsidR="001B76B9" w:rsidRPr="002E4263">
        <w:rPr>
          <w:rFonts w:ascii="Times New Roman" w:hAnsi="Times New Roman" w:cs="Times New Roman"/>
          <w:color w:val="000000" w:themeColor="text1"/>
          <w:sz w:val="24"/>
          <w:szCs w:val="24"/>
          <w:lang w:val="en-US"/>
        </w:rPr>
        <w:t>8</w:t>
      </w:r>
      <w:r w:rsidR="002E4263" w:rsidRPr="002E4263">
        <w:rPr>
          <w:rFonts w:ascii="Times New Roman" w:hAnsi="Times New Roman" w:cs="Times New Roman"/>
          <w:color w:val="000000" w:themeColor="text1"/>
          <w:sz w:val="24"/>
          <w:szCs w:val="24"/>
          <w:lang w:val="en-US"/>
        </w:rPr>
        <w:t>, 9%</w:t>
      </w:r>
      <w:r w:rsidR="00BA4F79" w:rsidRPr="002E4263">
        <w:rPr>
          <w:rFonts w:ascii="Times New Roman" w:hAnsi="Times New Roman" w:cs="Times New Roman"/>
          <w:color w:val="000000" w:themeColor="text1"/>
          <w:sz w:val="24"/>
          <w:szCs w:val="24"/>
          <w:lang w:val="en-US"/>
        </w:rPr>
        <w:t>), individuals</w:t>
      </w:r>
      <w:r w:rsidR="00BA4F79" w:rsidRPr="00850320">
        <w:rPr>
          <w:rFonts w:ascii="Times New Roman" w:hAnsi="Times New Roman" w:cs="Times New Roman"/>
          <w:color w:val="000000" w:themeColor="text1"/>
          <w:sz w:val="24"/>
          <w:szCs w:val="24"/>
          <w:lang w:val="en-US"/>
        </w:rPr>
        <w:t xml:space="preserve"> were considered adults by default, as a younger age </w:t>
      </w:r>
      <w:ins w:id="683" w:author="East, Marion" w:date="2022-03-10T17:24:00Z">
        <w:r w:rsidR="0016438A">
          <w:rPr>
            <w:rFonts w:ascii="Times New Roman" w:hAnsi="Times New Roman" w:cs="Times New Roman"/>
            <w:color w:val="000000" w:themeColor="text1"/>
            <w:sz w:val="24"/>
            <w:szCs w:val="24"/>
            <w:lang w:val="en-US"/>
          </w:rPr>
          <w:t xml:space="preserve">category </w:t>
        </w:r>
      </w:ins>
      <w:r w:rsidR="00BA4F79" w:rsidRPr="00850320">
        <w:rPr>
          <w:rFonts w:ascii="Times New Roman" w:hAnsi="Times New Roman" w:cs="Times New Roman"/>
          <w:color w:val="000000" w:themeColor="text1"/>
          <w:sz w:val="24"/>
          <w:szCs w:val="24"/>
          <w:lang w:val="en-US"/>
        </w:rPr>
        <w:t>would</w:t>
      </w:r>
      <w:r w:rsidR="00A1770E">
        <w:rPr>
          <w:rFonts w:ascii="Times New Roman" w:hAnsi="Times New Roman" w:cs="Times New Roman"/>
          <w:color w:val="000000" w:themeColor="text1"/>
          <w:sz w:val="24"/>
          <w:szCs w:val="24"/>
          <w:lang w:val="en-US"/>
        </w:rPr>
        <w:t xml:space="preserve"> most likely</w:t>
      </w:r>
      <w:r w:rsidR="00BA4F79" w:rsidRPr="00850320">
        <w:rPr>
          <w:rFonts w:ascii="Times New Roman" w:hAnsi="Times New Roman" w:cs="Times New Roman"/>
          <w:color w:val="000000" w:themeColor="text1"/>
          <w:sz w:val="24"/>
          <w:szCs w:val="24"/>
          <w:lang w:val="en-US"/>
        </w:rPr>
        <w:t xml:space="preserve"> have been reported.</w:t>
      </w:r>
    </w:p>
    <w:p w14:paraId="169C29B4" w14:textId="05DA25D7" w:rsidR="00EE2A36" w:rsidRPr="00850320" w:rsidRDefault="00646F16" w:rsidP="00BE5550">
      <w:pPr>
        <w:spacing w:line="600" w:lineRule="auto"/>
        <w:ind w:firstLine="708"/>
        <w:rPr>
          <w:rFonts w:ascii="Times New Roman" w:hAnsi="Times New Roman" w:cs="Times New Roman"/>
          <w:color w:val="000000" w:themeColor="text1"/>
          <w:sz w:val="24"/>
          <w:szCs w:val="24"/>
          <w:lang w:val="en-US"/>
        </w:rPr>
      </w:pPr>
      <w:r>
        <w:rPr>
          <w:rFonts w:ascii="Times New Roman" w:hAnsi="Times New Roman" w:cs="Times New Roman"/>
          <w:sz w:val="24"/>
          <w:lang w:val="en-US"/>
        </w:rPr>
        <w:t>Based on unique spot patterns</w:t>
      </w:r>
      <w:r w:rsidR="00BE5550">
        <w:rPr>
          <w:rFonts w:ascii="Times New Roman" w:hAnsi="Times New Roman" w:cs="Times New Roman"/>
          <w:sz w:val="24"/>
          <w:lang w:val="en-US"/>
        </w:rPr>
        <w:t>,</w:t>
      </w:r>
      <w:r>
        <w:rPr>
          <w:rFonts w:ascii="Times New Roman" w:hAnsi="Times New Roman" w:cs="Times New Roman"/>
          <w:sz w:val="24"/>
          <w:lang w:val="en-US"/>
        </w:rPr>
        <w:t xml:space="preserve"> other individually unique features and microsatellite profiling </w:t>
      </w:r>
      <w:r w:rsidR="00514E2B">
        <w:rPr>
          <w:rFonts w:ascii="Times New Roman" w:hAnsi="Times New Roman" w:cs="Times New Roman"/>
          <w:sz w:val="24"/>
          <w:lang w:val="en-US"/>
        </w:rPr>
        <w:t>(</w:t>
      </w:r>
      <w:commentRangeStart w:id="684"/>
      <w:r w:rsidR="00514E2B">
        <w:rPr>
          <w:rFonts w:ascii="Times New Roman" w:hAnsi="Times New Roman" w:cs="Times New Roman"/>
          <w:sz w:val="24"/>
          <w:lang w:val="en-US"/>
        </w:rPr>
        <w:t>East et al. 2009</w:t>
      </w:r>
      <w:commentRangeEnd w:id="684"/>
      <w:r w:rsidR="00E165CE">
        <w:rPr>
          <w:rStyle w:val="CommentReference"/>
        </w:rPr>
        <w:commentReference w:id="684"/>
      </w:r>
      <w:r w:rsidR="00514E2B">
        <w:rPr>
          <w:rFonts w:ascii="Times New Roman" w:hAnsi="Times New Roman" w:cs="Times New Roman"/>
          <w:sz w:val="24"/>
          <w:lang w:val="en-US"/>
        </w:rPr>
        <w:t>),</w:t>
      </w:r>
      <w:r w:rsidR="00AB7C39" w:rsidRPr="00850320">
        <w:rPr>
          <w:rFonts w:ascii="Times New Roman" w:hAnsi="Times New Roman" w:cs="Times New Roman"/>
          <w:sz w:val="24"/>
          <w:lang w:val="en-US"/>
        </w:rPr>
        <w:t xml:space="preserve"> </w:t>
      </w:r>
      <w:r w:rsidR="00AB7C39" w:rsidRPr="001B76B9">
        <w:rPr>
          <w:rFonts w:ascii="Times New Roman" w:hAnsi="Times New Roman" w:cs="Times New Roman"/>
          <w:sz w:val="24"/>
          <w:lang w:val="en-US"/>
        </w:rPr>
        <w:t>1</w:t>
      </w:r>
      <w:r w:rsidR="001B76B9" w:rsidRPr="001B76B9">
        <w:rPr>
          <w:rFonts w:ascii="Times New Roman" w:hAnsi="Times New Roman" w:cs="Times New Roman"/>
          <w:sz w:val="24"/>
          <w:lang w:val="en-US"/>
        </w:rPr>
        <w:t>3</w:t>
      </w:r>
      <w:r w:rsidR="00514E2B" w:rsidRPr="001B76B9">
        <w:rPr>
          <w:rFonts w:ascii="Times New Roman" w:hAnsi="Times New Roman" w:cs="Times New Roman"/>
          <w:sz w:val="24"/>
          <w:lang w:val="en-US"/>
        </w:rPr>
        <w:t xml:space="preserve"> </w:t>
      </w:r>
      <w:r w:rsidR="00AB7C39" w:rsidRPr="00AC2019">
        <w:rPr>
          <w:rFonts w:ascii="Times New Roman" w:hAnsi="Times New Roman" w:cs="Times New Roman"/>
          <w:sz w:val="24"/>
          <w:lang w:val="en-US"/>
        </w:rPr>
        <w:t xml:space="preserve">carcasses </w:t>
      </w:r>
      <w:r w:rsidR="00BE5550" w:rsidRPr="00AC2019">
        <w:rPr>
          <w:rFonts w:ascii="Times New Roman" w:hAnsi="Times New Roman" w:cs="Times New Roman"/>
          <w:sz w:val="24"/>
          <w:lang w:val="en-US"/>
        </w:rPr>
        <w:t>(1</w:t>
      </w:r>
      <w:r w:rsidR="00AC2019" w:rsidRPr="00AC2019">
        <w:rPr>
          <w:rFonts w:ascii="Times New Roman" w:hAnsi="Times New Roman" w:cs="Times New Roman"/>
          <w:sz w:val="24"/>
          <w:lang w:val="en-US"/>
        </w:rPr>
        <w:t>5</w:t>
      </w:r>
      <w:r w:rsidR="00BE5550" w:rsidRPr="00AC2019">
        <w:rPr>
          <w:rFonts w:ascii="Times New Roman" w:hAnsi="Times New Roman" w:cs="Times New Roman"/>
          <w:sz w:val="24"/>
          <w:lang w:val="en-US"/>
        </w:rPr>
        <w:t>%)</w:t>
      </w:r>
      <w:r w:rsidR="00BE5550" w:rsidRPr="00850320">
        <w:rPr>
          <w:rFonts w:ascii="Times New Roman" w:hAnsi="Times New Roman" w:cs="Times New Roman"/>
          <w:sz w:val="24"/>
          <w:lang w:val="en-US"/>
        </w:rPr>
        <w:t xml:space="preserve"> </w:t>
      </w:r>
      <w:r w:rsidR="00AB7C39" w:rsidRPr="00850320">
        <w:rPr>
          <w:rFonts w:ascii="Times New Roman" w:hAnsi="Times New Roman" w:cs="Times New Roman"/>
          <w:sz w:val="24"/>
          <w:lang w:val="en-US"/>
        </w:rPr>
        <w:t xml:space="preserve">were identified as members of three hyena clans </w:t>
      </w:r>
      <w:r w:rsidR="00F81F57">
        <w:rPr>
          <w:rFonts w:ascii="Times New Roman" w:hAnsi="Times New Roman" w:cs="Times New Roman"/>
          <w:color w:val="000000" w:themeColor="text1"/>
          <w:sz w:val="24"/>
          <w:szCs w:val="24"/>
          <w:lang w:val="en-US"/>
        </w:rPr>
        <w:t>(Isiaka, Pool, Mamba) studied</w:t>
      </w:r>
      <w:r w:rsidR="00AB7C39" w:rsidRPr="00850320">
        <w:rPr>
          <w:rFonts w:ascii="Times New Roman" w:hAnsi="Times New Roman" w:cs="Times New Roman"/>
          <w:color w:val="000000" w:themeColor="text1"/>
          <w:sz w:val="24"/>
          <w:szCs w:val="24"/>
          <w:lang w:val="en-US"/>
        </w:rPr>
        <w:t xml:space="preserve"> continuously since 1987, 1989 and 1990, </w:t>
      </w:r>
      <w:r w:rsidR="00AB7C39" w:rsidRPr="00850320">
        <w:rPr>
          <w:rFonts w:ascii="Times New Roman" w:hAnsi="Times New Roman" w:cs="Times New Roman"/>
          <w:sz w:val="24"/>
          <w:szCs w:val="24"/>
          <w:lang w:val="en-US"/>
        </w:rPr>
        <w:t>respectively</w:t>
      </w:r>
      <w:r w:rsidR="00AB7C39" w:rsidRPr="00850320">
        <w:rPr>
          <w:rFonts w:ascii="Times New Roman" w:hAnsi="Times New Roman" w:cs="Times New Roman"/>
          <w:color w:val="000000" w:themeColor="text1"/>
          <w:sz w:val="24"/>
          <w:szCs w:val="24"/>
          <w:lang w:val="en-US"/>
        </w:rPr>
        <w:t xml:space="preserve">, as part of the ongoing Serengeti spotted hyena research project (for details see Hofer and East </w:t>
      </w:r>
      <w:r w:rsidR="00F81F57">
        <w:rPr>
          <w:rFonts w:ascii="Times New Roman" w:hAnsi="Times New Roman" w:cs="Times New Roman"/>
          <w:color w:val="000000" w:themeColor="text1"/>
          <w:sz w:val="24"/>
          <w:szCs w:val="24"/>
          <w:lang w:val="en-US"/>
        </w:rPr>
        <w:t>2003</w:t>
      </w:r>
      <w:r w:rsidR="00AB7C39" w:rsidRPr="00850320">
        <w:rPr>
          <w:rFonts w:ascii="Times New Roman" w:hAnsi="Times New Roman" w:cs="Times New Roman"/>
          <w:color w:val="000000" w:themeColor="text1"/>
          <w:sz w:val="24"/>
          <w:szCs w:val="24"/>
          <w:lang w:val="en-US"/>
        </w:rPr>
        <w:t>)</w:t>
      </w:r>
      <w:r w:rsidR="00AB7C39" w:rsidRPr="00850320">
        <w:rPr>
          <w:rFonts w:ascii="Times New Roman" w:hAnsi="Times New Roman" w:cs="Times New Roman"/>
          <w:i/>
          <w:iCs/>
          <w:sz w:val="24"/>
          <w:szCs w:val="24"/>
          <w:lang w:val="en-US"/>
        </w:rPr>
        <w:t xml:space="preserve">. </w:t>
      </w:r>
      <w:r w:rsidR="00AB7C39" w:rsidRPr="00850320">
        <w:rPr>
          <w:rFonts w:ascii="Times New Roman" w:hAnsi="Times New Roman" w:cs="Times New Roman"/>
          <w:sz w:val="24"/>
          <w:szCs w:val="24"/>
          <w:lang w:val="en-US"/>
        </w:rPr>
        <w:t xml:space="preserve">For these individuals, information about their social </w:t>
      </w:r>
      <w:r w:rsidR="00AB7C39" w:rsidRPr="00031640">
        <w:rPr>
          <w:rFonts w:ascii="Times New Roman" w:hAnsi="Times New Roman" w:cs="Times New Roman"/>
          <w:sz w:val="24"/>
          <w:szCs w:val="24"/>
          <w:lang w:val="en-US"/>
        </w:rPr>
        <w:t>status</w:t>
      </w:r>
      <w:r w:rsidR="00AB7C39" w:rsidRPr="00850320">
        <w:rPr>
          <w:rFonts w:ascii="Times New Roman" w:hAnsi="Times New Roman" w:cs="Times New Roman"/>
          <w:sz w:val="24"/>
          <w:szCs w:val="24"/>
          <w:lang w:val="en-US"/>
        </w:rPr>
        <w:t xml:space="preserve"> </w:t>
      </w:r>
      <w:r w:rsidR="00F81F57">
        <w:rPr>
          <w:rFonts w:ascii="Times New Roman" w:hAnsi="Times New Roman" w:cs="Times New Roman"/>
          <w:sz w:val="24"/>
          <w:szCs w:val="24"/>
          <w:lang w:val="en-US"/>
        </w:rPr>
        <w:t xml:space="preserve">on the </w:t>
      </w:r>
      <w:r w:rsidR="00092B3F">
        <w:rPr>
          <w:rFonts w:ascii="Times New Roman" w:hAnsi="Times New Roman" w:cs="Times New Roman"/>
          <w:sz w:val="24"/>
          <w:szCs w:val="24"/>
          <w:lang w:val="en-US"/>
        </w:rPr>
        <w:t xml:space="preserve">death date </w:t>
      </w:r>
      <w:r w:rsidR="00F81F57">
        <w:rPr>
          <w:rFonts w:ascii="Times New Roman" w:hAnsi="Times New Roman" w:cs="Times New Roman"/>
          <w:sz w:val="24"/>
          <w:szCs w:val="24"/>
          <w:lang w:val="en-US"/>
        </w:rPr>
        <w:t>was</w:t>
      </w:r>
      <w:r w:rsidR="00AB7C39" w:rsidRPr="00850320">
        <w:rPr>
          <w:rFonts w:ascii="Times New Roman" w:hAnsi="Times New Roman" w:cs="Times New Roman"/>
          <w:sz w:val="24"/>
          <w:szCs w:val="24"/>
          <w:lang w:val="en-US"/>
        </w:rPr>
        <w:t xml:space="preserve"> available. </w:t>
      </w:r>
      <w:r w:rsidR="00AB7C39" w:rsidRPr="00850320">
        <w:rPr>
          <w:rFonts w:ascii="Times New Roman" w:hAnsi="Times New Roman" w:cs="Times New Roman"/>
          <w:color w:val="000000" w:themeColor="text1"/>
          <w:sz w:val="24"/>
          <w:szCs w:val="24"/>
          <w:lang w:val="en-US"/>
        </w:rPr>
        <w:t>The social status of adult female</w:t>
      </w:r>
      <w:r w:rsidR="00514E2B">
        <w:rPr>
          <w:rFonts w:ascii="Times New Roman" w:hAnsi="Times New Roman" w:cs="Times New Roman"/>
          <w:color w:val="000000" w:themeColor="text1"/>
          <w:sz w:val="24"/>
          <w:szCs w:val="24"/>
          <w:lang w:val="en-US"/>
        </w:rPr>
        <w:t>s in each clan</w:t>
      </w:r>
      <w:r w:rsidR="00AB7C39" w:rsidRPr="00850320">
        <w:rPr>
          <w:rFonts w:ascii="Times New Roman" w:hAnsi="Times New Roman" w:cs="Times New Roman"/>
          <w:color w:val="000000" w:themeColor="text1"/>
          <w:sz w:val="24"/>
          <w:szCs w:val="24"/>
          <w:lang w:val="en-US"/>
        </w:rPr>
        <w:t xml:space="preserve"> wa</w:t>
      </w:r>
      <w:r w:rsidR="00514E2B">
        <w:rPr>
          <w:rFonts w:ascii="Times New Roman" w:hAnsi="Times New Roman" w:cs="Times New Roman"/>
          <w:color w:val="000000" w:themeColor="text1"/>
          <w:sz w:val="24"/>
          <w:szCs w:val="24"/>
          <w:lang w:val="en-US"/>
        </w:rPr>
        <w:t xml:space="preserve">s determined using </w:t>
      </w:r>
      <w:r w:rsidR="00AB7C39" w:rsidRPr="00850320">
        <w:rPr>
          <w:rFonts w:ascii="Times New Roman" w:hAnsi="Times New Roman" w:cs="Times New Roman"/>
          <w:color w:val="000000" w:themeColor="text1"/>
          <w:sz w:val="24"/>
          <w:szCs w:val="24"/>
          <w:lang w:val="en-US"/>
        </w:rPr>
        <w:t xml:space="preserve">submissive behaviors during dyadic interactions </w:t>
      </w:r>
      <w:r w:rsidR="00AB7C39" w:rsidRPr="001F6E03">
        <w:rPr>
          <w:rFonts w:ascii="Times New Roman" w:hAnsi="Times New Roman" w:cs="Times New Roman"/>
          <w:color w:val="000000" w:themeColor="text1"/>
          <w:sz w:val="24"/>
          <w:szCs w:val="24"/>
          <w:lang w:val="en-US"/>
        </w:rPr>
        <w:fldChar w:fldCharType="begin"/>
      </w:r>
      <w:r w:rsidR="00185A55">
        <w:rPr>
          <w:rFonts w:ascii="Times New Roman" w:hAnsi="Times New Roman" w:cs="Times New Roman"/>
          <w:color w:val="000000" w:themeColor="text1"/>
          <w:sz w:val="24"/>
          <w:szCs w:val="24"/>
          <w:lang w:val="en-US"/>
        </w:rPr>
        <w:instrText xml:space="preserve"> ADDIN ZOTERO_ITEM CSL_CITATION {"citationID":"JyRbLSxx","properties":{"formattedCitation":"(Hofer &amp; East 2003)","plainCitation":"(Hofer &amp; East 2003)","noteIndex":0},"citationItems":[{"id":"qX81ssgi/ATffBnms","uris":["http://zotero.org/users/5432491/items/7LQ72BWZ"],"uri":["http://zotero.org/users/5432491/items/7LQ72BWZ"],"itemData":{"id":"siYII0B8/O9KP0iT1","type":"article-journal","abstract":"We assessed the importance of three behavioral processes on the fitness of individual females as mediated via maternal care in matrilineally organized social groups of spotted hyenas Crocuta crocuta. These were maternal choice of foraging tactic, the maintenance of individual dominance rank (social status) within the adult female hierarchy, and the behavioral support provided by mothers to their daughters when daughters acquired their position in the adult female hierarchy. The effects of all behavioral processes were closely linked. Maternal care was dependent on maternal social status because high ranking females had priority of access to food, and individual maternal choice of foraging tactic was frequency – and social status-dependent when medium prey abundance provided an opportunity for such a choice. At medium prey abundance, low ranking females went on costly long distance commuting trips to forage on migratory herds outside the group territory, whereas high ranking females fed on kills within the group territory. As a consequence, offspring of high ranking females grew faster, had a higher chance of survival to adulthood, and thus high ranking females had a higher lifetime reproductive success. Daughters of high ranking females usually acquired a social status immediately below that of their mother provided they enjoyed the effective support from their mothers as coalition partners, and they gave birth to their first litter at an earlier age than daughters of low ranking mothers. Spotted hyenas are therefore an example of the ‘silver-spoon effect’. This study shows that the frequency-dependent outcome of behavioral processes can be a key determinant of maternal reproductive success in social carnivores and have a profound influence on the reproductive career prospects of offspring.","container-title":"Evolutionary Ecology","DOI":"10.1023/A:1027352517231","ISSN":"1573-8477","issue":"4","journalAbbreviation":"Evolutionary Ecology","language":"en","page":"315-331","source":"Springer Link","title":"Behavioral processes and costs of co-existence in female spotted hyenas: a life history perspective","title-short":"Behavioral processes and costs of co-existence in female spotted hyenas","volume":"17","author":[{"family":"Hofer","given":"Heribert"},{"family":"East","given":"Marion L."}],"issued":{"date-parts":[["2003",7,1]]}}}],"schema":"https://github.com/citation-style-language/schema/raw/master/csl-citation.json"} </w:instrText>
      </w:r>
      <w:r w:rsidR="00AB7C39" w:rsidRPr="001F6E03">
        <w:rPr>
          <w:rFonts w:ascii="Times New Roman" w:hAnsi="Times New Roman" w:cs="Times New Roman"/>
          <w:color w:val="000000" w:themeColor="text1"/>
          <w:sz w:val="24"/>
          <w:szCs w:val="24"/>
          <w:lang w:val="en-US"/>
        </w:rPr>
        <w:fldChar w:fldCharType="separate"/>
      </w:r>
      <w:r w:rsidR="00AB7C39" w:rsidRPr="003D4FE4">
        <w:rPr>
          <w:rFonts w:ascii="Times New Roman" w:hAnsi="Times New Roman" w:cs="Times New Roman"/>
          <w:sz w:val="24"/>
          <w:lang w:val="en-US"/>
        </w:rPr>
        <w:t>(Hofer &amp; East 2003)</w:t>
      </w:r>
      <w:r w:rsidR="00AB7C39" w:rsidRPr="001F6E03">
        <w:rPr>
          <w:rFonts w:ascii="Times New Roman" w:hAnsi="Times New Roman" w:cs="Times New Roman"/>
          <w:color w:val="000000" w:themeColor="text1"/>
          <w:sz w:val="24"/>
          <w:szCs w:val="24"/>
          <w:lang w:val="en-US"/>
        </w:rPr>
        <w:fldChar w:fldCharType="end"/>
      </w:r>
      <w:r w:rsidR="00AB7C39" w:rsidRPr="00850320">
        <w:rPr>
          <w:rFonts w:ascii="Times New Roman" w:hAnsi="Times New Roman" w:cs="Times New Roman"/>
          <w:color w:val="000000" w:themeColor="text1"/>
          <w:sz w:val="24"/>
          <w:szCs w:val="24"/>
          <w:lang w:val="en-US"/>
        </w:rPr>
        <w:t>.</w:t>
      </w:r>
      <w:r w:rsidR="00514E2B">
        <w:rPr>
          <w:rFonts w:ascii="Times New Roman" w:hAnsi="Times New Roman" w:cs="Times New Roman"/>
          <w:color w:val="000000" w:themeColor="text1"/>
          <w:sz w:val="24"/>
          <w:szCs w:val="24"/>
          <w:lang w:val="en-US"/>
        </w:rPr>
        <w:t xml:space="preserve"> E</w:t>
      </w:r>
      <w:r w:rsidR="00AB7C39" w:rsidRPr="00850320">
        <w:rPr>
          <w:rFonts w:ascii="Times New Roman" w:hAnsi="Times New Roman" w:cs="Times New Roman"/>
          <w:color w:val="000000" w:themeColor="text1"/>
          <w:sz w:val="24"/>
          <w:szCs w:val="24"/>
          <w:lang w:val="en-US"/>
        </w:rPr>
        <w:t>ach adult female</w:t>
      </w:r>
      <w:r w:rsidR="00514E2B">
        <w:rPr>
          <w:rFonts w:ascii="Times New Roman" w:hAnsi="Times New Roman" w:cs="Times New Roman"/>
          <w:color w:val="000000" w:themeColor="text1"/>
          <w:sz w:val="24"/>
          <w:szCs w:val="24"/>
          <w:lang w:val="en-US"/>
        </w:rPr>
        <w:t xml:space="preserve"> within a clan</w:t>
      </w:r>
      <w:r w:rsidR="00AB7C39" w:rsidRPr="00850320">
        <w:rPr>
          <w:rFonts w:ascii="Times New Roman" w:hAnsi="Times New Roman" w:cs="Times New Roman"/>
          <w:color w:val="000000" w:themeColor="text1"/>
          <w:sz w:val="24"/>
          <w:szCs w:val="24"/>
          <w:lang w:val="en-US"/>
        </w:rPr>
        <w:t xml:space="preserve"> </w:t>
      </w:r>
      <w:r w:rsidR="00AB7C39" w:rsidRPr="00850320">
        <w:rPr>
          <w:rFonts w:ascii="Times New Roman" w:hAnsi="Times New Roman" w:cs="Times New Roman"/>
          <w:color w:val="000000" w:themeColor="text1"/>
          <w:sz w:val="24"/>
          <w:szCs w:val="24"/>
          <w:lang w:val="en-US"/>
        </w:rPr>
        <w:lastRenderedPageBreak/>
        <w:t>was assigned a standardized rank, equally spaced between -1 (lowest rank) and +1 (highest rank),</w:t>
      </w:r>
      <w:r w:rsidR="005D4D2C">
        <w:rPr>
          <w:rFonts w:ascii="Times New Roman" w:hAnsi="Times New Roman" w:cs="Times New Roman"/>
          <w:color w:val="000000" w:themeColor="text1"/>
          <w:sz w:val="24"/>
          <w:szCs w:val="24"/>
          <w:lang w:val="en-US"/>
        </w:rPr>
        <w:t xml:space="preserve"> with 0 as the median rank (</w:t>
      </w:r>
      <w:ins w:id="685" w:author="Sarah Benhaiem" w:date="2022-03-16T18:10:00Z">
        <w:r w:rsidR="005C749B">
          <w:rPr>
            <w:rFonts w:ascii="Times New Roman" w:hAnsi="Times New Roman" w:cs="Times New Roman"/>
            <w:color w:val="000000" w:themeColor="text1"/>
            <w:sz w:val="24"/>
            <w:szCs w:val="24"/>
            <w:lang w:val="en-US"/>
          </w:rPr>
          <w:t>s</w:t>
        </w:r>
      </w:ins>
      <w:ins w:id="686" w:author="Sarah Benhaiem" w:date="2022-03-16T18:11:00Z">
        <w:r w:rsidR="005C749B">
          <w:rPr>
            <w:rFonts w:ascii="Times New Roman" w:hAnsi="Times New Roman" w:cs="Times New Roman"/>
            <w:color w:val="000000" w:themeColor="text1"/>
            <w:sz w:val="24"/>
            <w:szCs w:val="24"/>
            <w:lang w:val="en-US"/>
          </w:rPr>
          <w:t xml:space="preserve">ee e.g. </w:t>
        </w:r>
      </w:ins>
      <w:r w:rsidR="00AB7C39" w:rsidRPr="00850320">
        <w:rPr>
          <w:rFonts w:ascii="Times New Roman" w:hAnsi="Times New Roman" w:cs="Times New Roman"/>
          <w:color w:val="000000" w:themeColor="text1"/>
          <w:sz w:val="24"/>
          <w:szCs w:val="24"/>
          <w:lang w:val="en-US"/>
        </w:rPr>
        <w:t>Hofer &amp; East 2003</w:t>
      </w:r>
      <w:ins w:id="687" w:author="Sarah Benhaiem" w:date="2022-03-16T18:11:00Z">
        <w:r w:rsidR="005C749B">
          <w:rPr>
            <w:rFonts w:ascii="Times New Roman" w:hAnsi="Times New Roman" w:cs="Times New Roman"/>
            <w:color w:val="000000" w:themeColor="text1"/>
            <w:sz w:val="24"/>
            <w:szCs w:val="24"/>
            <w:lang w:val="en-US"/>
          </w:rPr>
          <w:t xml:space="preserve"> or Gicquel et al. 2022 for further details</w:t>
        </w:r>
      </w:ins>
      <w:r w:rsidR="00AB7C39" w:rsidRPr="00850320">
        <w:rPr>
          <w:rFonts w:ascii="Times New Roman" w:hAnsi="Times New Roman" w:cs="Times New Roman"/>
          <w:color w:val="000000" w:themeColor="text1"/>
          <w:sz w:val="24"/>
          <w:szCs w:val="24"/>
          <w:lang w:val="en-US"/>
        </w:rPr>
        <w:t xml:space="preserve">). </w:t>
      </w:r>
    </w:p>
    <w:p w14:paraId="7FF8A292" w14:textId="77777777" w:rsidR="00EE2A36" w:rsidRPr="00850320" w:rsidRDefault="00EE2A36" w:rsidP="00EE2A36">
      <w:pPr>
        <w:spacing w:line="600" w:lineRule="auto"/>
        <w:rPr>
          <w:rFonts w:ascii="Times New Roman" w:hAnsi="Times New Roman" w:cs="Times New Roman"/>
          <w:color w:val="000000" w:themeColor="text1"/>
          <w:sz w:val="24"/>
          <w:szCs w:val="24"/>
          <w:lang w:val="en-US"/>
        </w:rPr>
      </w:pPr>
      <w:r w:rsidRPr="00850320">
        <w:rPr>
          <w:rFonts w:ascii="Times New Roman" w:hAnsi="Times New Roman" w:cs="Times New Roman"/>
          <w:b/>
          <w:bCs/>
          <w:color w:val="000000" w:themeColor="text1"/>
          <w:sz w:val="24"/>
          <w:szCs w:val="24"/>
          <w:lang w:val="en-US"/>
        </w:rPr>
        <w:t>Spatial data</w:t>
      </w:r>
    </w:p>
    <w:p w14:paraId="3442919C" w14:textId="76D09FAE" w:rsidR="00596626" w:rsidRDefault="00EE2A36" w:rsidP="00596626">
      <w:pPr>
        <w:spacing w:line="600" w:lineRule="auto"/>
        <w:rPr>
          <w:rFonts w:ascii="Times New Roman" w:hAnsi="Times New Roman" w:cs="Times New Roman"/>
          <w:color w:val="000000" w:themeColor="text1"/>
          <w:sz w:val="24"/>
          <w:szCs w:val="24"/>
          <w:lang w:val="en-US"/>
        </w:rPr>
      </w:pPr>
      <w:r w:rsidRPr="00850320">
        <w:rPr>
          <w:rFonts w:ascii="Times New Roman" w:hAnsi="Times New Roman" w:cs="Times New Roman"/>
          <w:color w:val="000000" w:themeColor="text1"/>
          <w:sz w:val="24"/>
          <w:szCs w:val="24"/>
          <w:lang w:val="en-US"/>
        </w:rPr>
        <w:t xml:space="preserve">We downloaded the Tanzanian road network from the OpenStreetMap (OSM) dataset on the Geofabrik download server </w:t>
      </w:r>
      <w:r w:rsidRPr="001F6E03">
        <w:rPr>
          <w:rFonts w:ascii="Times New Roman" w:hAnsi="Times New Roman" w:cs="Times New Roman"/>
          <w:color w:val="171717" w:themeColor="background2" w:themeShade="1A"/>
          <w:sz w:val="24"/>
          <w:szCs w:val="24"/>
          <w:lang w:val="en-US"/>
        </w:rPr>
        <w:fldChar w:fldCharType="begin"/>
      </w:r>
      <w:r w:rsidR="00185A55">
        <w:rPr>
          <w:rFonts w:ascii="Times New Roman" w:hAnsi="Times New Roman" w:cs="Times New Roman"/>
          <w:color w:val="171717" w:themeColor="background2" w:themeShade="1A"/>
          <w:sz w:val="24"/>
          <w:szCs w:val="24"/>
          <w:lang w:val="en-US"/>
        </w:rPr>
        <w:instrText xml:space="preserve"> ADDIN ZOTERO_ITEM CSL_CITATION {"citationID":"km2s5IX0","properties":{"formattedCitation":"(Geofabrik GmbH 2020)","plainCitation":"(Geofabrik GmbH 2020)","noteIndex":0},"citationItems":[{"id":"qX81ssgi/1qSdFXhi","uris":["http://zotero.org/users/5432491/items/MYP9UQVM"],"uri":["http://zotero.org/users/5432491/items/MYP9UQVM"],"itemData":{"id":5129,"type":"webpage","title":"Geofabrik Download Server","URL":"https://download.geofabrik.de/africa/tanzania.html","author":[{"family":"Geofabrik GmbH","given":""}],"accessed":{"date-parts":[["2020",1,28]]},"issued":{"date-parts":[["2020"]]}}}],"schema":"https://github.com/citation-style-language/schema/raw/master/csl-citation.json"} </w:instrText>
      </w:r>
      <w:r w:rsidRPr="001F6E03">
        <w:rPr>
          <w:rFonts w:ascii="Times New Roman" w:hAnsi="Times New Roman" w:cs="Times New Roman"/>
          <w:color w:val="171717" w:themeColor="background2" w:themeShade="1A"/>
          <w:sz w:val="24"/>
          <w:szCs w:val="24"/>
          <w:lang w:val="en-US"/>
        </w:rPr>
        <w:fldChar w:fldCharType="separate"/>
      </w:r>
      <w:r w:rsidRPr="00850320">
        <w:rPr>
          <w:rFonts w:ascii="Times New Roman" w:hAnsi="Times New Roman" w:cs="Times New Roman"/>
          <w:sz w:val="24"/>
          <w:lang w:val="en-US"/>
        </w:rPr>
        <w:t>(Geofabrik GmbH 2020)</w:t>
      </w:r>
      <w:r w:rsidRPr="001F6E03">
        <w:rPr>
          <w:rFonts w:ascii="Times New Roman" w:hAnsi="Times New Roman" w:cs="Times New Roman"/>
          <w:color w:val="171717" w:themeColor="background2" w:themeShade="1A"/>
          <w:sz w:val="24"/>
          <w:szCs w:val="24"/>
          <w:lang w:val="en-US"/>
        </w:rPr>
        <w:fldChar w:fldCharType="end"/>
      </w:r>
      <w:r w:rsidRPr="00850320">
        <w:rPr>
          <w:rFonts w:ascii="Times New Roman" w:hAnsi="Times New Roman" w:cs="Times New Roman"/>
          <w:color w:val="171717" w:themeColor="background2" w:themeShade="1A"/>
          <w:sz w:val="24"/>
          <w:szCs w:val="24"/>
          <w:lang w:val="en-US"/>
        </w:rPr>
        <w:t xml:space="preserve"> and processed it </w:t>
      </w:r>
      <w:r w:rsidRPr="00850320">
        <w:rPr>
          <w:rFonts w:ascii="Times New Roman" w:hAnsi="Times New Roman" w:cs="Times New Roman"/>
          <w:color w:val="000000" w:themeColor="text1"/>
          <w:sz w:val="24"/>
          <w:szCs w:val="24"/>
          <w:lang w:val="en-US"/>
        </w:rPr>
        <w:t xml:space="preserve">for analysis using QGIS </w:t>
      </w:r>
      <w:r w:rsidRPr="001F6E03">
        <w:rPr>
          <w:rFonts w:ascii="Times New Roman" w:hAnsi="Times New Roman" w:cs="Times New Roman"/>
          <w:color w:val="000000" w:themeColor="text1"/>
          <w:sz w:val="24"/>
          <w:szCs w:val="24"/>
          <w:lang w:val="en-US"/>
        </w:rPr>
        <w:fldChar w:fldCharType="begin"/>
      </w:r>
      <w:r w:rsidR="00BD6B5D">
        <w:rPr>
          <w:rFonts w:ascii="Times New Roman" w:hAnsi="Times New Roman" w:cs="Times New Roman"/>
          <w:color w:val="000000" w:themeColor="text1"/>
          <w:sz w:val="24"/>
          <w:szCs w:val="24"/>
          <w:lang w:val="en-US"/>
        </w:rPr>
        <w:instrText xml:space="preserve"> ADDIN ZOTERO_ITEM CSL_CITATION {"citationID":"5Ey7OK84","properties":{"formattedCitation":"(QGIS Development Team 2020)","plainCitation":"(QGIS Development Team 2020)","noteIndex":0},"citationItems":[{"id":2993,"uris":["http://zotero.org/users/5432491/items/49WXMS6A"],"uri":["http://zotero.org/users/5432491/items/49WXMS6A"],"itemData":{"id":2993,"type":"book","publisher":"Open Source Geospatial Foundation","title":"QGIS Geographic Information System","URL":"https://qgis.org/fr/site/","author":[{"family":"QGIS Development Team","given":""}],"issued":{"date-parts":[["2020"]]}}}],"schema":"https://github.com/citation-style-language/schema/raw/master/csl-citation.json"} </w:instrText>
      </w:r>
      <w:r w:rsidRPr="001F6E03">
        <w:rPr>
          <w:rFonts w:ascii="Times New Roman" w:hAnsi="Times New Roman" w:cs="Times New Roman"/>
          <w:color w:val="000000" w:themeColor="text1"/>
          <w:sz w:val="24"/>
          <w:szCs w:val="24"/>
          <w:lang w:val="en-US"/>
        </w:rPr>
        <w:fldChar w:fldCharType="separate"/>
      </w:r>
      <w:r w:rsidRPr="00850320">
        <w:rPr>
          <w:rFonts w:ascii="Times New Roman" w:hAnsi="Times New Roman" w:cs="Times New Roman"/>
          <w:sz w:val="24"/>
          <w:lang w:val="en-US"/>
        </w:rPr>
        <w:t>(QGIS Development Team 2020)</w:t>
      </w:r>
      <w:r w:rsidRPr="001F6E03">
        <w:rPr>
          <w:rFonts w:ascii="Times New Roman" w:hAnsi="Times New Roman" w:cs="Times New Roman"/>
          <w:color w:val="000000" w:themeColor="text1"/>
          <w:sz w:val="24"/>
          <w:szCs w:val="24"/>
          <w:lang w:val="en-US"/>
        </w:rPr>
        <w:fldChar w:fldCharType="end"/>
      </w:r>
      <w:r w:rsidRPr="00850320">
        <w:rPr>
          <w:rStyle w:val="CommentReference"/>
          <w:rFonts w:ascii="Times New Roman" w:hAnsi="Times New Roman" w:cs="Times New Roman"/>
          <w:color w:val="000000" w:themeColor="text1"/>
          <w:sz w:val="24"/>
          <w:szCs w:val="24"/>
          <w:lang w:val="en-US"/>
        </w:rPr>
        <w:t>.</w:t>
      </w:r>
      <w:r w:rsidRPr="00850320">
        <w:rPr>
          <w:rFonts w:ascii="Times New Roman" w:hAnsi="Times New Roman" w:cs="Times New Roman"/>
          <w:color w:val="000000" w:themeColor="text1"/>
          <w:sz w:val="24"/>
          <w:szCs w:val="24"/>
          <w:lang w:val="en-US"/>
        </w:rPr>
        <w:t xml:space="preserve"> </w:t>
      </w:r>
      <w:r w:rsidRPr="002E4263">
        <w:rPr>
          <w:rFonts w:ascii="Times New Roman" w:hAnsi="Times New Roman" w:cs="Times New Roman"/>
          <w:color w:val="000000" w:themeColor="text1"/>
          <w:sz w:val="24"/>
          <w:szCs w:val="24"/>
          <w:lang w:val="en-US"/>
        </w:rPr>
        <w:t xml:space="preserve">This map included </w:t>
      </w:r>
      <w:r w:rsidR="00C428E5" w:rsidRPr="002E4263">
        <w:rPr>
          <w:rFonts w:ascii="Times New Roman" w:hAnsi="Times New Roman" w:cs="Times New Roman"/>
          <w:color w:val="000000" w:themeColor="text1"/>
          <w:sz w:val="24"/>
          <w:szCs w:val="24"/>
          <w:lang w:val="en-US"/>
        </w:rPr>
        <w:t>both the main roads and track</w:t>
      </w:r>
      <w:r w:rsidR="002A5CC2" w:rsidRPr="002E4263">
        <w:rPr>
          <w:rFonts w:ascii="Times New Roman" w:hAnsi="Times New Roman" w:cs="Times New Roman"/>
          <w:color w:val="000000" w:themeColor="text1"/>
          <w:sz w:val="24"/>
          <w:szCs w:val="24"/>
          <w:lang w:val="en-US"/>
        </w:rPr>
        <w:t>s</w:t>
      </w:r>
      <w:r w:rsidRPr="002E4263">
        <w:rPr>
          <w:rFonts w:ascii="Times New Roman" w:hAnsi="Times New Roman" w:cs="Times New Roman"/>
          <w:color w:val="000000" w:themeColor="text1"/>
          <w:sz w:val="24"/>
          <w:szCs w:val="24"/>
          <w:lang w:val="en-US"/>
        </w:rPr>
        <w:t xml:space="preserve"> in the</w:t>
      </w:r>
      <w:r w:rsidR="00ED5E48" w:rsidRPr="002E4263">
        <w:rPr>
          <w:rFonts w:ascii="Times New Roman" w:hAnsi="Times New Roman" w:cs="Times New Roman"/>
          <w:color w:val="000000" w:themeColor="text1"/>
          <w:sz w:val="24"/>
          <w:szCs w:val="24"/>
          <w:lang w:val="en-US"/>
        </w:rPr>
        <w:t xml:space="preserve"> Serengeti NP </w:t>
      </w:r>
      <w:r w:rsidR="002A5CC2" w:rsidRPr="002E4263">
        <w:rPr>
          <w:rFonts w:ascii="Times New Roman" w:hAnsi="Times New Roman" w:cs="Times New Roman"/>
          <w:color w:val="000000" w:themeColor="text1"/>
          <w:sz w:val="24"/>
          <w:szCs w:val="24"/>
          <w:lang w:val="en-US"/>
        </w:rPr>
        <w:t>in 20</w:t>
      </w:r>
      <w:r w:rsidR="00B76915" w:rsidRPr="002E4263">
        <w:rPr>
          <w:rFonts w:ascii="Times New Roman" w:hAnsi="Times New Roman" w:cs="Times New Roman"/>
          <w:color w:val="000000" w:themeColor="text1"/>
          <w:sz w:val="24"/>
          <w:szCs w:val="24"/>
          <w:lang w:val="en-US"/>
        </w:rPr>
        <w:t>20</w:t>
      </w:r>
      <w:r w:rsidRPr="002E4263">
        <w:rPr>
          <w:rFonts w:ascii="Times New Roman" w:hAnsi="Times New Roman" w:cs="Times New Roman"/>
          <w:color w:val="000000" w:themeColor="text1"/>
          <w:sz w:val="24"/>
          <w:szCs w:val="24"/>
          <w:lang w:val="en-US"/>
        </w:rPr>
        <w:t>.</w:t>
      </w:r>
      <w:r w:rsidRPr="00850320">
        <w:rPr>
          <w:rFonts w:ascii="Times New Roman" w:hAnsi="Times New Roman" w:cs="Times New Roman"/>
          <w:color w:val="000000" w:themeColor="text1"/>
          <w:sz w:val="24"/>
          <w:szCs w:val="24"/>
          <w:lang w:val="en-US"/>
        </w:rPr>
        <w:t xml:space="preserve"> </w:t>
      </w:r>
      <w:r w:rsidR="00CC715A">
        <w:rPr>
          <w:rFonts w:ascii="Times New Roman" w:hAnsi="Times New Roman" w:cs="Times New Roman"/>
          <w:color w:val="000000" w:themeColor="text1"/>
          <w:sz w:val="24"/>
          <w:szCs w:val="24"/>
          <w:lang w:val="en-US"/>
        </w:rPr>
        <w:t>We used the</w:t>
      </w:r>
      <w:r w:rsidR="00282A64">
        <w:rPr>
          <w:rFonts w:ascii="Times New Roman" w:hAnsi="Times New Roman" w:cs="Times New Roman"/>
          <w:color w:val="000000" w:themeColor="text1"/>
          <w:sz w:val="24"/>
          <w:szCs w:val="24"/>
          <w:lang w:val="en-US"/>
        </w:rPr>
        <w:t xml:space="preserve"> road network represented on a</w:t>
      </w:r>
      <w:r w:rsidR="00CC715A">
        <w:rPr>
          <w:rFonts w:ascii="Times New Roman" w:hAnsi="Times New Roman" w:cs="Times New Roman"/>
          <w:color w:val="000000" w:themeColor="text1"/>
          <w:sz w:val="24"/>
          <w:szCs w:val="24"/>
          <w:lang w:val="en-US"/>
        </w:rPr>
        <w:t xml:space="preserve"> 2013 </w:t>
      </w:r>
      <w:r w:rsidR="00282A64">
        <w:rPr>
          <w:rFonts w:ascii="Times New Roman" w:hAnsi="Times New Roman" w:cs="Times New Roman"/>
          <w:color w:val="000000" w:themeColor="text1"/>
          <w:sz w:val="24"/>
          <w:szCs w:val="24"/>
          <w:lang w:val="en-US"/>
        </w:rPr>
        <w:t xml:space="preserve">map of the Serengeti National Park </w:t>
      </w:r>
      <w:r w:rsidRPr="00850320">
        <w:rPr>
          <w:rFonts w:ascii="Times New Roman" w:hAnsi="Times New Roman" w:cs="Times New Roman"/>
          <w:color w:val="000000" w:themeColor="text1"/>
          <w:sz w:val="24"/>
          <w:szCs w:val="24"/>
          <w:lang w:val="en-US"/>
        </w:rPr>
        <w:t>(ISBN: 9781851374045</w:t>
      </w:r>
      <w:r w:rsidRPr="00850320">
        <w:rPr>
          <w:rFonts w:ascii="Times New Roman" w:hAnsi="Times New Roman" w:cs="Times New Roman"/>
          <w:color w:val="000000" w:themeColor="text1"/>
          <w:sz w:val="24"/>
          <w:szCs w:val="24"/>
          <w:shd w:val="clear" w:color="auto" w:fill="FFFFFF"/>
          <w:lang w:val="en-US"/>
        </w:rPr>
        <w:t>)</w:t>
      </w:r>
      <w:r w:rsidR="00282A64">
        <w:rPr>
          <w:rFonts w:ascii="Times New Roman" w:hAnsi="Times New Roman" w:cs="Times New Roman"/>
          <w:color w:val="000000" w:themeColor="text1"/>
          <w:sz w:val="24"/>
          <w:szCs w:val="24"/>
          <w:shd w:val="clear" w:color="auto" w:fill="FFFFFF"/>
          <w:lang w:val="en-US"/>
        </w:rPr>
        <w:t xml:space="preserve"> produced by Frankfurt Zoological </w:t>
      </w:r>
      <w:r w:rsidR="00ED5E48">
        <w:rPr>
          <w:rFonts w:ascii="Times New Roman" w:hAnsi="Times New Roman" w:cs="Times New Roman"/>
          <w:color w:val="000000" w:themeColor="text1"/>
          <w:sz w:val="24"/>
          <w:szCs w:val="24"/>
          <w:shd w:val="clear" w:color="auto" w:fill="FFFFFF"/>
          <w:lang w:val="en-US"/>
        </w:rPr>
        <w:t>Society</w:t>
      </w:r>
      <w:r w:rsidR="004579FB">
        <w:rPr>
          <w:rFonts w:ascii="Times New Roman" w:hAnsi="Times New Roman" w:cs="Times New Roman"/>
          <w:color w:val="000000" w:themeColor="text1"/>
          <w:sz w:val="24"/>
          <w:szCs w:val="24"/>
          <w:shd w:val="clear" w:color="auto" w:fill="FFFFFF"/>
          <w:lang w:val="en-US"/>
        </w:rPr>
        <w:t xml:space="preserve"> (FZS)</w:t>
      </w:r>
      <w:r w:rsidR="00ED5E48">
        <w:rPr>
          <w:rFonts w:ascii="Times New Roman" w:hAnsi="Times New Roman" w:cs="Times New Roman"/>
          <w:color w:val="000000" w:themeColor="text1"/>
          <w:sz w:val="24"/>
          <w:szCs w:val="24"/>
          <w:shd w:val="clear" w:color="auto" w:fill="FFFFFF"/>
          <w:lang w:val="en-US"/>
        </w:rPr>
        <w:t xml:space="preserve"> </w:t>
      </w:r>
      <w:r w:rsidR="00CC715A">
        <w:rPr>
          <w:rFonts w:ascii="Times New Roman" w:hAnsi="Times New Roman" w:cs="Times New Roman"/>
          <w:color w:val="000000" w:themeColor="text1"/>
          <w:sz w:val="24"/>
          <w:szCs w:val="24"/>
          <w:lang w:val="en-US"/>
        </w:rPr>
        <w:t xml:space="preserve">as a baseline. </w:t>
      </w:r>
      <w:r w:rsidR="004579FB">
        <w:rPr>
          <w:rFonts w:ascii="Times New Roman" w:hAnsi="Times New Roman" w:cs="Times New Roman"/>
          <w:color w:val="000000" w:themeColor="text1"/>
          <w:sz w:val="24"/>
          <w:szCs w:val="24"/>
          <w:lang w:val="en-US"/>
        </w:rPr>
        <w:t xml:space="preserve">We removed from the OSM dataset </w:t>
      </w:r>
      <w:r w:rsidR="00CC715A">
        <w:rPr>
          <w:rFonts w:ascii="Times New Roman" w:hAnsi="Times New Roman" w:cs="Times New Roman"/>
          <w:color w:val="000000" w:themeColor="text1"/>
          <w:sz w:val="24"/>
          <w:szCs w:val="24"/>
          <w:lang w:val="en-US"/>
        </w:rPr>
        <w:t xml:space="preserve">tracks </w:t>
      </w:r>
      <w:r w:rsidR="004579FB">
        <w:rPr>
          <w:rFonts w:ascii="Times New Roman" w:hAnsi="Times New Roman" w:cs="Times New Roman"/>
          <w:color w:val="000000" w:themeColor="text1"/>
          <w:sz w:val="24"/>
          <w:szCs w:val="24"/>
          <w:lang w:val="en-US"/>
        </w:rPr>
        <w:t xml:space="preserve">that </w:t>
      </w:r>
      <w:r w:rsidR="009E6D2E">
        <w:rPr>
          <w:rFonts w:ascii="Times New Roman" w:hAnsi="Times New Roman" w:cs="Times New Roman"/>
          <w:color w:val="000000" w:themeColor="text1"/>
          <w:sz w:val="24"/>
          <w:szCs w:val="24"/>
          <w:lang w:val="en-US"/>
        </w:rPr>
        <w:t>do not</w:t>
      </w:r>
      <w:r w:rsidR="004579FB">
        <w:rPr>
          <w:rFonts w:ascii="Times New Roman" w:hAnsi="Times New Roman" w:cs="Times New Roman"/>
          <w:color w:val="000000" w:themeColor="text1"/>
          <w:sz w:val="24"/>
          <w:szCs w:val="24"/>
          <w:lang w:val="en-US"/>
        </w:rPr>
        <w:t xml:space="preserve"> appear on the FZS map. Conversely, we added </w:t>
      </w:r>
      <w:r w:rsidR="00EB1CA2">
        <w:rPr>
          <w:rFonts w:ascii="Times New Roman" w:hAnsi="Times New Roman" w:cs="Times New Roman"/>
          <w:color w:val="000000" w:themeColor="text1"/>
          <w:sz w:val="24"/>
          <w:szCs w:val="24"/>
          <w:lang w:val="en-US"/>
        </w:rPr>
        <w:t xml:space="preserve">the tracks that appear on the FZS map </w:t>
      </w:r>
      <w:r w:rsidR="009D133A">
        <w:rPr>
          <w:rFonts w:ascii="Times New Roman" w:hAnsi="Times New Roman" w:cs="Times New Roman"/>
          <w:color w:val="000000" w:themeColor="text1"/>
          <w:sz w:val="24"/>
          <w:szCs w:val="24"/>
          <w:lang w:val="en-US"/>
        </w:rPr>
        <w:t>but were not present in the OSM dataset, using Google Earth satellite images. Tracks that were</w:t>
      </w:r>
      <w:ins w:id="688" w:author="Hofer, Heribert" w:date="2022-03-07T07:12:00Z">
        <w:r w:rsidR="00074618">
          <w:rPr>
            <w:rFonts w:ascii="Times New Roman" w:hAnsi="Times New Roman" w:cs="Times New Roman"/>
            <w:color w:val="000000" w:themeColor="text1"/>
            <w:sz w:val="24"/>
            <w:szCs w:val="24"/>
            <w:lang w:val="en-US"/>
          </w:rPr>
          <w:t xml:space="preserve"> </w:t>
        </w:r>
      </w:ins>
      <w:del w:id="689" w:author="Hofer, Heribert" w:date="2022-03-07T07:12:00Z">
        <w:r w:rsidR="009D133A" w:rsidDel="00074618">
          <w:rPr>
            <w:rFonts w:ascii="Times New Roman" w:hAnsi="Times New Roman" w:cs="Times New Roman"/>
            <w:color w:val="000000" w:themeColor="text1"/>
            <w:sz w:val="24"/>
            <w:szCs w:val="24"/>
            <w:lang w:val="en-US"/>
          </w:rPr>
          <w:delText xml:space="preserve">n’t </w:delText>
        </w:r>
      </w:del>
      <w:ins w:id="690" w:author="Hofer, Heribert" w:date="2022-03-07T07:12:00Z">
        <w:r w:rsidR="00074618">
          <w:rPr>
            <w:rFonts w:ascii="Times New Roman" w:hAnsi="Times New Roman" w:cs="Times New Roman"/>
            <w:color w:val="000000" w:themeColor="text1"/>
            <w:sz w:val="24"/>
            <w:szCs w:val="24"/>
            <w:lang w:val="en-US"/>
          </w:rPr>
          <w:t xml:space="preserve">not </w:t>
        </w:r>
      </w:ins>
      <w:r w:rsidR="009D133A">
        <w:rPr>
          <w:rFonts w:ascii="Times New Roman" w:hAnsi="Times New Roman" w:cs="Times New Roman"/>
          <w:color w:val="000000" w:themeColor="text1"/>
          <w:sz w:val="24"/>
          <w:szCs w:val="24"/>
          <w:lang w:val="en-US"/>
        </w:rPr>
        <w:t>distinguishable on the satellite images were not added</w:t>
      </w:r>
      <w:r w:rsidR="00797D50">
        <w:rPr>
          <w:rFonts w:ascii="Times New Roman" w:hAnsi="Times New Roman" w:cs="Times New Roman"/>
          <w:color w:val="000000" w:themeColor="text1"/>
          <w:sz w:val="24"/>
          <w:szCs w:val="24"/>
          <w:lang w:val="en-US"/>
        </w:rPr>
        <w:t xml:space="preserve"> (Fig. 1c)</w:t>
      </w:r>
      <w:r w:rsidR="009D133A">
        <w:rPr>
          <w:rFonts w:ascii="Times New Roman" w:hAnsi="Times New Roman" w:cs="Times New Roman"/>
          <w:color w:val="000000" w:themeColor="text1"/>
          <w:sz w:val="24"/>
          <w:szCs w:val="24"/>
          <w:lang w:val="en-US"/>
        </w:rPr>
        <w:t xml:space="preserve">. </w:t>
      </w:r>
      <w:bookmarkStart w:id="691" w:name="_Hlk41925812"/>
    </w:p>
    <w:p w14:paraId="7F409B7C" w14:textId="7A8FF71C" w:rsidR="009453A0" w:rsidRPr="00850320" w:rsidRDefault="00EE2A36" w:rsidP="00596626">
      <w:pPr>
        <w:spacing w:line="600" w:lineRule="auto"/>
        <w:ind w:firstLine="720"/>
        <w:rPr>
          <w:rFonts w:ascii="Times New Roman" w:hAnsi="Times New Roman" w:cs="Times New Roman"/>
          <w:color w:val="000000" w:themeColor="text1"/>
          <w:sz w:val="24"/>
          <w:szCs w:val="24"/>
          <w:lang w:val="en-US"/>
        </w:rPr>
      </w:pPr>
      <w:r w:rsidRPr="00850320">
        <w:rPr>
          <w:rFonts w:ascii="Times New Roman" w:hAnsi="Times New Roman" w:cs="Times New Roman"/>
          <w:color w:val="000000" w:themeColor="text1"/>
          <w:sz w:val="24"/>
          <w:szCs w:val="24"/>
          <w:lang w:val="en-US"/>
        </w:rPr>
        <w:t xml:space="preserve">We acquired the </w:t>
      </w:r>
      <w:r w:rsidR="00C90634" w:rsidRPr="00850320">
        <w:rPr>
          <w:rFonts w:ascii="Times New Roman" w:hAnsi="Times New Roman" w:cs="Times New Roman"/>
          <w:color w:val="000000" w:themeColor="text1"/>
          <w:sz w:val="24"/>
          <w:szCs w:val="24"/>
          <w:lang w:val="en-US"/>
        </w:rPr>
        <w:t xml:space="preserve">locations of </w:t>
      </w:r>
      <w:r w:rsidRPr="00850320">
        <w:rPr>
          <w:rFonts w:ascii="Times New Roman" w:hAnsi="Times New Roman" w:cs="Times New Roman"/>
          <w:color w:val="000000" w:themeColor="text1"/>
          <w:sz w:val="24"/>
          <w:szCs w:val="24"/>
          <w:lang w:val="en-US"/>
        </w:rPr>
        <w:t>amenit</w:t>
      </w:r>
      <w:r w:rsidR="00C90634" w:rsidRPr="00850320">
        <w:rPr>
          <w:rFonts w:ascii="Times New Roman" w:hAnsi="Times New Roman" w:cs="Times New Roman"/>
          <w:color w:val="000000" w:themeColor="text1"/>
          <w:sz w:val="24"/>
          <w:szCs w:val="24"/>
          <w:lang w:val="en-US"/>
        </w:rPr>
        <w:t>ies</w:t>
      </w:r>
      <w:r w:rsidR="00A81C0A">
        <w:rPr>
          <w:rFonts w:ascii="Times New Roman" w:hAnsi="Times New Roman" w:cs="Times New Roman"/>
          <w:color w:val="000000" w:themeColor="text1"/>
          <w:sz w:val="24"/>
          <w:szCs w:val="24"/>
          <w:lang w:val="en-US"/>
        </w:rPr>
        <w:t xml:space="preserve"> such a</w:t>
      </w:r>
      <w:r w:rsidR="00BE5550">
        <w:rPr>
          <w:rFonts w:ascii="Times New Roman" w:hAnsi="Times New Roman" w:cs="Times New Roman"/>
          <w:color w:val="000000" w:themeColor="text1"/>
          <w:sz w:val="24"/>
          <w:szCs w:val="24"/>
          <w:lang w:val="en-US"/>
        </w:rPr>
        <w:t xml:space="preserve">s </w:t>
      </w:r>
      <w:r w:rsidR="00282A64">
        <w:rPr>
          <w:rFonts w:ascii="Times New Roman" w:hAnsi="Times New Roman" w:cs="Times New Roman"/>
          <w:color w:val="000000" w:themeColor="text1"/>
          <w:sz w:val="24"/>
          <w:szCs w:val="24"/>
          <w:lang w:val="en-US"/>
        </w:rPr>
        <w:t>accommodation for tourist</w:t>
      </w:r>
      <w:ins w:id="692" w:author="Hofer, Heribert" w:date="2022-03-07T07:12:00Z">
        <w:r w:rsidR="00074618">
          <w:rPr>
            <w:rFonts w:ascii="Times New Roman" w:hAnsi="Times New Roman" w:cs="Times New Roman"/>
            <w:color w:val="000000" w:themeColor="text1"/>
            <w:sz w:val="24"/>
            <w:szCs w:val="24"/>
            <w:lang w:val="en-US"/>
          </w:rPr>
          <w:t>s</w:t>
        </w:r>
      </w:ins>
      <w:r w:rsidR="00A81C0A">
        <w:rPr>
          <w:rFonts w:ascii="Times New Roman" w:hAnsi="Times New Roman" w:cs="Times New Roman"/>
          <w:color w:val="000000" w:themeColor="text1"/>
          <w:sz w:val="24"/>
          <w:szCs w:val="24"/>
          <w:lang w:val="en-US"/>
        </w:rPr>
        <w:t xml:space="preserve"> (lodges, tented camps and campsites)</w:t>
      </w:r>
      <w:r w:rsidR="00282A64">
        <w:rPr>
          <w:rFonts w:ascii="Times New Roman" w:hAnsi="Times New Roman" w:cs="Times New Roman"/>
          <w:color w:val="000000" w:themeColor="text1"/>
          <w:sz w:val="24"/>
          <w:szCs w:val="24"/>
          <w:lang w:val="en-US"/>
        </w:rPr>
        <w:t xml:space="preserve"> and housing for those working in the park </w:t>
      </w:r>
      <w:r w:rsidR="00A81C0A">
        <w:rPr>
          <w:rFonts w:ascii="Times New Roman" w:hAnsi="Times New Roman" w:cs="Times New Roman"/>
          <w:color w:val="000000" w:themeColor="text1"/>
          <w:sz w:val="24"/>
          <w:szCs w:val="24"/>
          <w:lang w:val="en-US"/>
        </w:rPr>
        <w:t>(</w:t>
      </w:r>
      <w:r w:rsidRPr="00850320">
        <w:rPr>
          <w:rFonts w:ascii="Times New Roman" w:hAnsi="Times New Roman" w:cs="Times New Roman"/>
          <w:color w:val="000000" w:themeColor="text1"/>
          <w:sz w:val="24"/>
          <w:szCs w:val="24"/>
          <w:lang w:val="en-US"/>
        </w:rPr>
        <w:t>Fig. 1e)</w:t>
      </w:r>
      <w:r w:rsidR="00BE5550">
        <w:rPr>
          <w:rFonts w:ascii="Times New Roman" w:hAnsi="Times New Roman" w:cs="Times New Roman"/>
          <w:color w:val="000000" w:themeColor="text1"/>
          <w:sz w:val="24"/>
          <w:szCs w:val="24"/>
          <w:lang w:val="en-US"/>
        </w:rPr>
        <w:t>,</w:t>
      </w:r>
      <w:r w:rsidR="00E35DE9" w:rsidRPr="00850320">
        <w:rPr>
          <w:rFonts w:ascii="Times New Roman" w:hAnsi="Times New Roman" w:cs="Times New Roman"/>
          <w:color w:val="000000" w:themeColor="text1"/>
          <w:sz w:val="24"/>
          <w:szCs w:val="24"/>
          <w:lang w:val="en-US"/>
        </w:rPr>
        <w:t xml:space="preserve"> </w:t>
      </w:r>
      <w:r w:rsidR="00A44740" w:rsidRPr="00850320">
        <w:rPr>
          <w:rFonts w:ascii="Times New Roman" w:hAnsi="Times New Roman" w:cs="Times New Roman"/>
          <w:color w:val="000000" w:themeColor="text1"/>
          <w:sz w:val="24"/>
          <w:szCs w:val="24"/>
          <w:lang w:val="en-US"/>
        </w:rPr>
        <w:t>and</w:t>
      </w:r>
      <w:r w:rsidRPr="00850320">
        <w:rPr>
          <w:rFonts w:ascii="Times New Roman" w:hAnsi="Times New Roman" w:cs="Times New Roman"/>
          <w:color w:val="000000" w:themeColor="text1"/>
          <w:sz w:val="24"/>
          <w:szCs w:val="24"/>
          <w:lang w:val="en-US"/>
        </w:rPr>
        <w:t xml:space="preserve"> the </w:t>
      </w:r>
      <w:commentRangeStart w:id="693"/>
      <w:commentRangeStart w:id="694"/>
      <w:commentRangeStart w:id="695"/>
      <w:r w:rsidR="00A81C0A">
        <w:rPr>
          <w:rFonts w:ascii="Times New Roman" w:hAnsi="Times New Roman" w:cs="Times New Roman"/>
          <w:color w:val="000000" w:themeColor="text1"/>
          <w:sz w:val="24"/>
          <w:szCs w:val="24"/>
          <w:lang w:val="en-US"/>
        </w:rPr>
        <w:t>perennial and seasonal rivers</w:t>
      </w:r>
      <w:r w:rsidRPr="00850320">
        <w:rPr>
          <w:rFonts w:ascii="Times New Roman" w:hAnsi="Times New Roman" w:cs="Times New Roman"/>
          <w:color w:val="000000" w:themeColor="text1"/>
          <w:sz w:val="24"/>
          <w:szCs w:val="24"/>
          <w:lang w:val="en-US"/>
        </w:rPr>
        <w:t xml:space="preserve"> </w:t>
      </w:r>
      <w:commentRangeEnd w:id="693"/>
      <w:r w:rsidR="007265FC">
        <w:rPr>
          <w:rStyle w:val="CommentReference"/>
        </w:rPr>
        <w:commentReference w:id="693"/>
      </w:r>
      <w:commentRangeEnd w:id="694"/>
      <w:r w:rsidR="002C1F0A">
        <w:rPr>
          <w:rStyle w:val="CommentReference"/>
        </w:rPr>
        <w:commentReference w:id="694"/>
      </w:r>
      <w:commentRangeEnd w:id="695"/>
      <w:r w:rsidR="00074618">
        <w:rPr>
          <w:rStyle w:val="CommentReference"/>
        </w:rPr>
        <w:commentReference w:id="695"/>
      </w:r>
      <w:r w:rsidRPr="00850320">
        <w:rPr>
          <w:rFonts w:ascii="Times New Roman" w:hAnsi="Times New Roman" w:cs="Times New Roman"/>
          <w:color w:val="000000" w:themeColor="text1"/>
          <w:sz w:val="24"/>
          <w:szCs w:val="24"/>
          <w:lang w:val="en-US"/>
        </w:rPr>
        <w:t xml:space="preserve">and </w:t>
      </w:r>
      <w:r w:rsidR="007265FC">
        <w:rPr>
          <w:rFonts w:ascii="Times New Roman" w:hAnsi="Times New Roman" w:cs="Times New Roman"/>
          <w:color w:val="000000" w:themeColor="text1"/>
          <w:sz w:val="24"/>
          <w:szCs w:val="24"/>
          <w:lang w:val="en-US"/>
        </w:rPr>
        <w:t xml:space="preserve">other </w:t>
      </w:r>
      <w:r w:rsidRPr="00850320">
        <w:rPr>
          <w:rFonts w:ascii="Times New Roman" w:hAnsi="Times New Roman" w:cs="Times New Roman"/>
          <w:color w:val="000000" w:themeColor="text1"/>
          <w:sz w:val="24"/>
          <w:szCs w:val="24"/>
          <w:lang w:val="en-US"/>
        </w:rPr>
        <w:t>water</w:t>
      </w:r>
      <w:r w:rsidR="001E5559">
        <w:rPr>
          <w:rFonts w:ascii="Times New Roman" w:hAnsi="Times New Roman" w:cs="Times New Roman"/>
          <w:color w:val="000000" w:themeColor="text1"/>
          <w:sz w:val="24"/>
          <w:szCs w:val="24"/>
          <w:lang w:val="en-US"/>
        </w:rPr>
        <w:t xml:space="preserve"> </w:t>
      </w:r>
      <w:r w:rsidRPr="00850320">
        <w:rPr>
          <w:rFonts w:ascii="Times New Roman" w:hAnsi="Times New Roman" w:cs="Times New Roman"/>
          <w:color w:val="000000" w:themeColor="text1"/>
          <w:sz w:val="24"/>
          <w:szCs w:val="24"/>
          <w:lang w:val="en-US"/>
        </w:rPr>
        <w:t>bod</w:t>
      </w:r>
      <w:r w:rsidR="00A81C0A">
        <w:rPr>
          <w:rFonts w:ascii="Times New Roman" w:hAnsi="Times New Roman" w:cs="Times New Roman"/>
          <w:color w:val="000000" w:themeColor="text1"/>
          <w:sz w:val="24"/>
          <w:szCs w:val="24"/>
          <w:lang w:val="en-US"/>
        </w:rPr>
        <w:t>ies</w:t>
      </w:r>
      <w:r w:rsidRPr="00850320">
        <w:rPr>
          <w:rFonts w:ascii="Times New Roman" w:hAnsi="Times New Roman" w:cs="Times New Roman"/>
          <w:color w:val="000000" w:themeColor="text1"/>
          <w:sz w:val="24"/>
          <w:szCs w:val="24"/>
          <w:lang w:val="en-US"/>
        </w:rPr>
        <w:t xml:space="preserve"> (</w:t>
      </w:r>
      <w:r w:rsidRPr="00D16F93">
        <w:rPr>
          <w:rFonts w:ascii="Times New Roman" w:hAnsi="Times New Roman" w:cs="Times New Roman"/>
          <w:color w:val="000000" w:themeColor="text1"/>
          <w:sz w:val="24"/>
          <w:szCs w:val="24"/>
          <w:lang w:val="en-US"/>
        </w:rPr>
        <w:t xml:space="preserve">hereafter </w:t>
      </w:r>
      <w:r w:rsidR="00A44740" w:rsidRPr="00D16F93">
        <w:rPr>
          <w:rFonts w:ascii="Times New Roman" w:hAnsi="Times New Roman" w:cs="Times New Roman"/>
          <w:color w:val="000000" w:themeColor="text1"/>
          <w:sz w:val="24"/>
          <w:szCs w:val="24"/>
          <w:lang w:val="en-US"/>
        </w:rPr>
        <w:t>“</w:t>
      </w:r>
      <w:r w:rsidRPr="00D16F93">
        <w:rPr>
          <w:rFonts w:ascii="Times New Roman" w:hAnsi="Times New Roman" w:cs="Times New Roman"/>
          <w:color w:val="000000" w:themeColor="text1"/>
          <w:sz w:val="24"/>
          <w:szCs w:val="24"/>
          <w:lang w:val="en-US"/>
        </w:rPr>
        <w:t>water sources</w:t>
      </w:r>
      <w:r w:rsidR="00A44740" w:rsidRPr="00D16F93">
        <w:rPr>
          <w:rFonts w:ascii="Times New Roman" w:hAnsi="Times New Roman" w:cs="Times New Roman"/>
          <w:color w:val="000000" w:themeColor="text1"/>
          <w:sz w:val="24"/>
          <w:szCs w:val="24"/>
          <w:lang w:val="en-US"/>
        </w:rPr>
        <w:t>”</w:t>
      </w:r>
      <w:r w:rsidR="001E5559" w:rsidRPr="00D16F93">
        <w:rPr>
          <w:rFonts w:ascii="Times New Roman" w:hAnsi="Times New Roman" w:cs="Times New Roman"/>
          <w:color w:val="000000" w:themeColor="text1"/>
          <w:sz w:val="24"/>
          <w:szCs w:val="24"/>
          <w:lang w:val="en-US"/>
        </w:rPr>
        <w:t>,</w:t>
      </w:r>
      <w:r w:rsidRPr="00D16F93">
        <w:rPr>
          <w:rFonts w:ascii="Times New Roman" w:hAnsi="Times New Roman" w:cs="Times New Roman"/>
          <w:color w:val="000000" w:themeColor="text1"/>
          <w:sz w:val="24"/>
          <w:szCs w:val="24"/>
          <w:lang w:val="en-US"/>
        </w:rPr>
        <w:t xml:space="preserve"> Fig</w:t>
      </w:r>
      <w:r w:rsidRPr="00850320">
        <w:rPr>
          <w:rFonts w:ascii="Times New Roman" w:hAnsi="Times New Roman" w:cs="Times New Roman"/>
          <w:color w:val="000000" w:themeColor="text1"/>
          <w:sz w:val="24"/>
          <w:szCs w:val="24"/>
          <w:lang w:val="en-US"/>
        </w:rPr>
        <w:t>. 1f) from OSM</w:t>
      </w:r>
      <w:bookmarkEnd w:id="691"/>
      <w:r w:rsidRPr="00850320">
        <w:rPr>
          <w:rFonts w:ascii="Times New Roman" w:hAnsi="Times New Roman" w:cs="Times New Roman"/>
          <w:color w:val="000000" w:themeColor="text1"/>
          <w:sz w:val="24"/>
          <w:szCs w:val="24"/>
          <w:lang w:val="en-US"/>
        </w:rPr>
        <w:t xml:space="preserve">. We used the land cover map from </w:t>
      </w:r>
      <w:r w:rsidRPr="001F6E03">
        <w:rPr>
          <w:rFonts w:ascii="Times New Roman" w:hAnsi="Times New Roman" w:cs="Times New Roman"/>
          <w:color w:val="000000" w:themeColor="text1"/>
          <w:sz w:val="24"/>
          <w:szCs w:val="24"/>
          <w:lang w:val="en-US"/>
        </w:rPr>
        <w:fldChar w:fldCharType="begin"/>
      </w:r>
      <w:r w:rsidR="00BD6B5D">
        <w:rPr>
          <w:rFonts w:ascii="Times New Roman" w:hAnsi="Times New Roman" w:cs="Times New Roman"/>
          <w:color w:val="000000" w:themeColor="text1"/>
          <w:sz w:val="24"/>
          <w:szCs w:val="24"/>
          <w:lang w:val="en-US"/>
        </w:rPr>
        <w:instrText xml:space="preserve"> ADDIN ZOTERO_ITEM CSL_CITATION {"citationID":"ovpyn9uT","properties":{"formattedCitation":"(Reed et al. 2009)","plainCitation":"(Reed et al. 2009)","noteIndex":0},"citationItems":[{"id":2430,"uris":["http://zotero.org/users/5432491/items/6BMQIEJX"],"uri":["http://zotero.org/users/5432491/items/6BMQIEJX"],"itemData":{"id":2430,"type":"article-journal","abstract":"Aim The aim of this study is to introduce a structural vegetation map of the Serengeti ecosystem and, based on the map, to test the relative influences of landscape factors on the spatial heterogeneity of vegetation in the ecosystem.Location This study was conducted in the Serengeti–Maasai Mara ecosystem in northern Tanzania and southern Kenya, between 34° and 36° E longitude, and 1° and 2° S latitude.Methods The vegetation map was produced from satellite imagery using data from over 800 ground-truthing points. Spatial characteristics of the vegetation were analysed in the resulting map using the fragstats software package. Average patch area and nearest neighbour distance (NND) were determined for grassland, shrubland and woodland vegetation types. The heterogeneity of vegetation types was estimated with Simpson’s diversity index (D). Structural equation modelling (SEM) was used to explore the relationships between the spatial characteristics of vegetation and three predictor variables: annual rainfall, coefficient of variation (CV) in annual rainfall, and topographic moisture index (TMI).Results A vegetation map is presented along with a detailed summary of the distribution of land-cover classes and spatial heterogeneity in the ecosystem. Significant relationships were found between vegetation diversity (D) and TMI, and also between D and average rainfall. The average area of grassland patches showed significant relationships with average rainfall, with rainfall CV and with TMI. Grassland NND was positively associated with average rainfall. Woodland patch area showed a unimodal response to average rainfall and a negative linear association with TMI. Woodland NND showed a U-shaped association with annual rainfall and a weaker positive linear association with TMI. An acceptable model that explained variation in shrubland patch characteristics could not be identified.Main conclusions The vegetation map and analysis thereof resulted in three significant causal explanatory models that demonstrate that both rainfall and topography are important contributors to the distribution of woodlands and grasslands in the Serengeti. These findings further indicate that changes in patch characteristics have a complex interaction with rainfall and with topography. Our results are concordant with recent studies suggesting that percent woody cover in African savannas receiving less than c. 650 mm year−1 is bounded by average annual rainfall.","container-title":"Journal of Biogeography","DOI":"10.1111/j.1365-2699.2008.02017.x","journalAbbreviation":"Journal of Biogeography","note":"container-title: Journal of Biogeography","page":"770-782","source":"ResearchGate","title":"The spatial distribution of vegetation types in the Serengeti ecosystem: The influence of rainfall and topographic relief on vegetation patch characteristics","title-short":"The spatial distribution of vegetation types in the Serengeti ecosystem","volume":"36","author":[{"family":"Reed","given":"Denne"},{"family":"Anderson","given":"Todd"},{"family":"Dempewolf","given":"Jan"},{"family":"Metzger","given":"Kristine"},{"family":"Serneels","given":"S."}],"issued":{"date-parts":[["2009",4,1]]}}}],"schema":"https://github.com/citation-style-language/schema/raw/master/csl-citation.json"} </w:instrText>
      </w:r>
      <w:r w:rsidRPr="001F6E03">
        <w:rPr>
          <w:rFonts w:ascii="Times New Roman" w:hAnsi="Times New Roman" w:cs="Times New Roman"/>
          <w:color w:val="000000" w:themeColor="text1"/>
          <w:sz w:val="24"/>
          <w:szCs w:val="24"/>
          <w:lang w:val="en-US"/>
        </w:rPr>
        <w:fldChar w:fldCharType="separate"/>
      </w:r>
      <w:del w:id="696" w:author="Hofer, Heribert" w:date="2022-03-07T07:13:00Z">
        <w:r w:rsidR="00D500C2" w:rsidRPr="00B04563" w:rsidDel="00074618">
          <w:rPr>
            <w:rFonts w:ascii="Times New Roman" w:hAnsi="Times New Roman" w:cs="Times New Roman"/>
            <w:sz w:val="24"/>
            <w:lang w:val="en-US"/>
          </w:rPr>
          <w:delText>(</w:delText>
        </w:r>
      </w:del>
      <w:r w:rsidR="00D500C2" w:rsidRPr="00B04563">
        <w:rPr>
          <w:rFonts w:ascii="Times New Roman" w:hAnsi="Times New Roman" w:cs="Times New Roman"/>
          <w:sz w:val="24"/>
          <w:lang w:val="en-US"/>
        </w:rPr>
        <w:t xml:space="preserve">Reed et al. </w:t>
      </w:r>
      <w:ins w:id="697" w:author="Hofer, Heribert" w:date="2022-03-07T07:13:00Z">
        <w:r w:rsidR="00074618">
          <w:rPr>
            <w:rFonts w:ascii="Times New Roman" w:hAnsi="Times New Roman" w:cs="Times New Roman"/>
            <w:sz w:val="24"/>
            <w:lang w:val="en-US"/>
          </w:rPr>
          <w:t>(</w:t>
        </w:r>
      </w:ins>
      <w:r w:rsidR="00D500C2" w:rsidRPr="00B04563">
        <w:rPr>
          <w:rFonts w:ascii="Times New Roman" w:hAnsi="Times New Roman" w:cs="Times New Roman"/>
          <w:sz w:val="24"/>
          <w:lang w:val="en-US"/>
        </w:rPr>
        <w:t>2009)</w:t>
      </w:r>
      <w:r w:rsidRPr="001F6E03">
        <w:rPr>
          <w:rFonts w:ascii="Times New Roman" w:hAnsi="Times New Roman" w:cs="Times New Roman"/>
          <w:color w:val="000000" w:themeColor="text1"/>
          <w:sz w:val="24"/>
          <w:szCs w:val="24"/>
          <w:lang w:val="en-US"/>
        </w:rPr>
        <w:fldChar w:fldCharType="end"/>
      </w:r>
      <w:r w:rsidR="002A301C" w:rsidRPr="00850320">
        <w:rPr>
          <w:rFonts w:ascii="Times New Roman" w:hAnsi="Times New Roman" w:cs="Times New Roman"/>
          <w:color w:val="000000" w:themeColor="text1"/>
          <w:sz w:val="24"/>
          <w:szCs w:val="24"/>
          <w:lang w:val="en-US"/>
        </w:rPr>
        <w:t xml:space="preserve"> to characterize </w:t>
      </w:r>
      <w:r w:rsidR="00191212">
        <w:rPr>
          <w:rFonts w:ascii="Times New Roman" w:hAnsi="Times New Roman" w:cs="Times New Roman"/>
          <w:color w:val="000000" w:themeColor="text1"/>
          <w:sz w:val="24"/>
          <w:szCs w:val="24"/>
          <w:lang w:val="en-US"/>
        </w:rPr>
        <w:t>vegetation along roads and tracks</w:t>
      </w:r>
      <w:r w:rsidR="00BE5550">
        <w:rPr>
          <w:rFonts w:ascii="Times New Roman" w:hAnsi="Times New Roman" w:cs="Times New Roman"/>
          <w:color w:val="000000" w:themeColor="text1"/>
          <w:sz w:val="24"/>
          <w:szCs w:val="24"/>
          <w:lang w:val="en-US"/>
        </w:rPr>
        <w:t xml:space="preserve"> </w:t>
      </w:r>
      <w:r w:rsidRPr="00850320">
        <w:rPr>
          <w:rFonts w:ascii="Times New Roman" w:hAnsi="Times New Roman" w:cs="Times New Roman"/>
          <w:color w:val="000000" w:themeColor="text1"/>
          <w:sz w:val="24"/>
          <w:szCs w:val="24"/>
          <w:lang w:val="en-US"/>
        </w:rPr>
        <w:t xml:space="preserve">(Fig. 1g). </w:t>
      </w:r>
    </w:p>
    <w:p w14:paraId="7F78C7B6" w14:textId="59DEC3CB" w:rsidR="005C3C54" w:rsidRPr="00850320" w:rsidRDefault="0040042C" w:rsidP="005C3C54">
      <w:pPr>
        <w:spacing w:line="600" w:lineRule="auto"/>
        <w:jc w:val="both"/>
        <w:rPr>
          <w:rFonts w:ascii="Times New Roman" w:hAnsi="Times New Roman" w:cs="Times New Roman"/>
          <w:b/>
          <w:color w:val="000000" w:themeColor="text1"/>
          <w:sz w:val="24"/>
          <w:szCs w:val="24"/>
          <w:lang w:val="en-US"/>
        </w:rPr>
      </w:pPr>
      <w:r w:rsidRPr="00850320">
        <w:rPr>
          <w:rFonts w:ascii="Times New Roman" w:hAnsi="Times New Roman" w:cs="Times New Roman"/>
          <w:b/>
          <w:color w:val="000000" w:themeColor="text1"/>
          <w:sz w:val="24"/>
          <w:szCs w:val="24"/>
          <w:lang w:val="en-US"/>
        </w:rPr>
        <w:t xml:space="preserve">Commuting </w:t>
      </w:r>
      <w:r w:rsidR="00DD1E98" w:rsidRPr="00850320">
        <w:rPr>
          <w:rFonts w:ascii="Times New Roman" w:hAnsi="Times New Roman" w:cs="Times New Roman"/>
          <w:b/>
          <w:color w:val="000000" w:themeColor="text1"/>
          <w:sz w:val="24"/>
          <w:szCs w:val="24"/>
          <w:lang w:val="en-US"/>
        </w:rPr>
        <w:t>movements and roadkill risk</w:t>
      </w:r>
    </w:p>
    <w:p w14:paraId="57928973" w14:textId="08B66390" w:rsidR="005C3C54" w:rsidRPr="00850320" w:rsidRDefault="005C3C54" w:rsidP="005C3C54">
      <w:pPr>
        <w:spacing w:line="600" w:lineRule="auto"/>
        <w:rPr>
          <w:rFonts w:ascii="Times New Roman" w:hAnsi="Times New Roman" w:cs="Times New Roman"/>
          <w:color w:val="000000" w:themeColor="text1"/>
          <w:sz w:val="24"/>
          <w:szCs w:val="24"/>
          <w:lang w:val="en-US"/>
        </w:rPr>
      </w:pPr>
      <w:r w:rsidRPr="00850320">
        <w:rPr>
          <w:rFonts w:ascii="Times New Roman" w:hAnsi="Times New Roman" w:cs="Times New Roman"/>
          <w:color w:val="000000" w:themeColor="text1"/>
          <w:sz w:val="24"/>
          <w:szCs w:val="24"/>
          <w:lang w:val="en-US"/>
        </w:rPr>
        <w:lastRenderedPageBreak/>
        <w:t>To determine whether</w:t>
      </w:r>
      <w:r w:rsidR="00D55B01">
        <w:rPr>
          <w:rFonts w:ascii="Times New Roman" w:hAnsi="Times New Roman" w:cs="Times New Roman"/>
          <w:color w:val="000000" w:themeColor="text1"/>
          <w:sz w:val="24"/>
          <w:szCs w:val="24"/>
          <w:lang w:val="en-US"/>
        </w:rPr>
        <w:t xml:space="preserve"> individuals from </w:t>
      </w:r>
      <w:r w:rsidR="00552201" w:rsidRPr="00850320">
        <w:rPr>
          <w:rFonts w:ascii="Times New Roman" w:hAnsi="Times New Roman" w:cs="Times New Roman"/>
          <w:color w:val="000000" w:themeColor="text1"/>
          <w:sz w:val="24"/>
          <w:szCs w:val="24"/>
          <w:lang w:val="en-US"/>
        </w:rPr>
        <w:t xml:space="preserve">study </w:t>
      </w:r>
      <w:r w:rsidRPr="00850320">
        <w:rPr>
          <w:rFonts w:ascii="Times New Roman" w:hAnsi="Times New Roman" w:cs="Times New Roman"/>
          <w:color w:val="000000" w:themeColor="text1"/>
          <w:sz w:val="24"/>
          <w:szCs w:val="24"/>
          <w:lang w:val="en-US"/>
        </w:rPr>
        <w:t>clan</w:t>
      </w:r>
      <w:r w:rsidR="0058520D">
        <w:rPr>
          <w:rFonts w:ascii="Times New Roman" w:hAnsi="Times New Roman" w:cs="Times New Roman"/>
          <w:color w:val="000000" w:themeColor="text1"/>
          <w:sz w:val="24"/>
          <w:szCs w:val="24"/>
          <w:lang w:val="en-US"/>
        </w:rPr>
        <w:t>s</w:t>
      </w:r>
      <w:r w:rsidRPr="00850320">
        <w:rPr>
          <w:rFonts w:ascii="Times New Roman" w:hAnsi="Times New Roman" w:cs="Times New Roman"/>
          <w:color w:val="000000" w:themeColor="text1"/>
          <w:sz w:val="24"/>
          <w:szCs w:val="24"/>
          <w:lang w:val="en-US"/>
        </w:rPr>
        <w:t xml:space="preserve"> were </w:t>
      </w:r>
      <w:r w:rsidR="00A35F46">
        <w:rPr>
          <w:rFonts w:ascii="Times New Roman" w:hAnsi="Times New Roman" w:cs="Times New Roman"/>
          <w:color w:val="000000" w:themeColor="text1"/>
          <w:sz w:val="24"/>
          <w:szCs w:val="24"/>
          <w:lang w:val="en-US"/>
        </w:rPr>
        <w:t>killed by vehicles</w:t>
      </w:r>
      <w:r w:rsidRPr="00850320">
        <w:rPr>
          <w:rFonts w:ascii="Times New Roman" w:hAnsi="Times New Roman" w:cs="Times New Roman"/>
          <w:color w:val="000000" w:themeColor="text1"/>
          <w:sz w:val="24"/>
          <w:szCs w:val="24"/>
          <w:lang w:val="en-US"/>
        </w:rPr>
        <w:t xml:space="preserve"> </w:t>
      </w:r>
      <w:r w:rsidR="00DD1E98" w:rsidRPr="00850320">
        <w:rPr>
          <w:rFonts w:ascii="Times New Roman" w:hAnsi="Times New Roman" w:cs="Times New Roman"/>
          <w:color w:val="000000" w:themeColor="text1"/>
          <w:sz w:val="24"/>
          <w:szCs w:val="24"/>
          <w:lang w:val="en-US"/>
        </w:rPr>
        <w:t>when commuting</w:t>
      </w:r>
      <w:r w:rsidR="0058520D">
        <w:rPr>
          <w:rFonts w:ascii="Times New Roman" w:hAnsi="Times New Roman" w:cs="Times New Roman"/>
          <w:color w:val="000000" w:themeColor="text1"/>
          <w:sz w:val="24"/>
          <w:szCs w:val="24"/>
          <w:lang w:val="en-US"/>
        </w:rPr>
        <w:t xml:space="preserve">, i.e. </w:t>
      </w:r>
      <w:ins w:id="698" w:author="Sarah Benhaiem" w:date="2022-03-16T18:04:00Z">
        <w:r w:rsidR="00D34557">
          <w:rPr>
            <w:rFonts w:ascii="Times New Roman" w:hAnsi="Times New Roman" w:cs="Times New Roman"/>
            <w:color w:val="000000" w:themeColor="text1"/>
            <w:sz w:val="24"/>
            <w:szCs w:val="24"/>
            <w:lang w:val="en-US"/>
          </w:rPr>
          <w:t xml:space="preserve">when </w:t>
        </w:r>
      </w:ins>
      <w:ins w:id="699" w:author="Hofer, Heribert" w:date="2022-03-07T07:13:00Z">
        <w:r w:rsidR="00074618">
          <w:rPr>
            <w:rFonts w:ascii="Times New Roman" w:hAnsi="Times New Roman" w:cs="Times New Roman"/>
            <w:color w:val="000000" w:themeColor="text1"/>
            <w:sz w:val="24"/>
            <w:szCs w:val="24"/>
            <w:lang w:val="en-US"/>
          </w:rPr>
          <w:t xml:space="preserve">being </w:t>
        </w:r>
      </w:ins>
      <w:r w:rsidRPr="00850320">
        <w:rPr>
          <w:rFonts w:ascii="Times New Roman" w:hAnsi="Times New Roman" w:cs="Times New Roman"/>
          <w:color w:val="000000" w:themeColor="text1"/>
          <w:sz w:val="24"/>
          <w:szCs w:val="24"/>
          <w:lang w:val="en-US"/>
        </w:rPr>
        <w:t xml:space="preserve">outside their </w:t>
      </w:r>
      <w:r w:rsidR="00552201" w:rsidRPr="00850320">
        <w:rPr>
          <w:rFonts w:ascii="Times New Roman" w:hAnsi="Times New Roman" w:cs="Times New Roman"/>
          <w:color w:val="000000" w:themeColor="text1"/>
          <w:sz w:val="24"/>
          <w:szCs w:val="24"/>
          <w:lang w:val="en-US"/>
        </w:rPr>
        <w:t xml:space="preserve">respective </w:t>
      </w:r>
      <w:r w:rsidRPr="00850320">
        <w:rPr>
          <w:rFonts w:ascii="Times New Roman" w:hAnsi="Times New Roman" w:cs="Times New Roman"/>
          <w:color w:val="000000" w:themeColor="text1"/>
          <w:sz w:val="24"/>
          <w:szCs w:val="24"/>
          <w:lang w:val="en-US"/>
        </w:rPr>
        <w:t>clan territor</w:t>
      </w:r>
      <w:r w:rsidR="00552201" w:rsidRPr="00850320">
        <w:rPr>
          <w:rFonts w:ascii="Times New Roman" w:hAnsi="Times New Roman" w:cs="Times New Roman"/>
          <w:color w:val="000000" w:themeColor="text1"/>
          <w:sz w:val="24"/>
          <w:szCs w:val="24"/>
          <w:lang w:val="en-US"/>
        </w:rPr>
        <w:t>ies</w:t>
      </w:r>
      <w:r w:rsidRPr="00850320">
        <w:rPr>
          <w:rFonts w:ascii="Times New Roman" w:hAnsi="Times New Roman" w:cs="Times New Roman"/>
          <w:color w:val="000000" w:themeColor="text1"/>
          <w:sz w:val="24"/>
          <w:szCs w:val="24"/>
          <w:lang w:val="en-US"/>
        </w:rPr>
        <w:t xml:space="preserve">, we calculated </w:t>
      </w:r>
      <w:r w:rsidR="00A35F46">
        <w:rPr>
          <w:rFonts w:ascii="Times New Roman" w:hAnsi="Times New Roman" w:cs="Times New Roman"/>
          <w:color w:val="000000" w:themeColor="text1"/>
          <w:sz w:val="24"/>
          <w:szCs w:val="24"/>
          <w:lang w:val="en-US"/>
        </w:rPr>
        <w:t xml:space="preserve">the </w:t>
      </w:r>
      <w:r w:rsidRPr="00850320">
        <w:rPr>
          <w:rFonts w:ascii="Times New Roman" w:hAnsi="Times New Roman" w:cs="Times New Roman"/>
          <w:color w:val="000000" w:themeColor="text1"/>
          <w:sz w:val="24"/>
          <w:szCs w:val="24"/>
          <w:lang w:val="en-US"/>
        </w:rPr>
        <w:t>average territor</w:t>
      </w:r>
      <w:r w:rsidR="0058520D">
        <w:rPr>
          <w:rFonts w:ascii="Times New Roman" w:hAnsi="Times New Roman" w:cs="Times New Roman"/>
          <w:color w:val="000000" w:themeColor="text1"/>
          <w:sz w:val="24"/>
          <w:szCs w:val="24"/>
          <w:lang w:val="en-US"/>
        </w:rPr>
        <w:t>y</w:t>
      </w:r>
      <w:r w:rsidRPr="00850320">
        <w:rPr>
          <w:rFonts w:ascii="Times New Roman" w:hAnsi="Times New Roman" w:cs="Times New Roman"/>
          <w:color w:val="000000" w:themeColor="text1"/>
          <w:sz w:val="24"/>
          <w:szCs w:val="24"/>
          <w:lang w:val="en-US"/>
        </w:rPr>
        <w:t xml:space="preserve"> for each cl</w:t>
      </w:r>
      <w:r w:rsidR="00DD1E98" w:rsidRPr="00850320">
        <w:rPr>
          <w:rFonts w:ascii="Times New Roman" w:hAnsi="Times New Roman" w:cs="Times New Roman"/>
          <w:color w:val="000000" w:themeColor="text1"/>
          <w:sz w:val="24"/>
          <w:szCs w:val="24"/>
          <w:lang w:val="en-US"/>
        </w:rPr>
        <w:t xml:space="preserve">an as follows. </w:t>
      </w:r>
      <w:r w:rsidR="00A81C0A">
        <w:rPr>
          <w:rFonts w:ascii="Times New Roman" w:hAnsi="Times New Roman" w:cs="Times New Roman"/>
          <w:color w:val="000000" w:themeColor="text1"/>
          <w:sz w:val="24"/>
          <w:szCs w:val="24"/>
          <w:lang w:val="en-US"/>
        </w:rPr>
        <w:t>Study clan territories are</w:t>
      </w:r>
      <w:r w:rsidRPr="00850320">
        <w:rPr>
          <w:rFonts w:ascii="Times New Roman" w:hAnsi="Times New Roman" w:cs="Times New Roman"/>
          <w:color w:val="000000" w:themeColor="text1"/>
          <w:sz w:val="24"/>
          <w:szCs w:val="24"/>
          <w:lang w:val="en-US"/>
        </w:rPr>
        <w:t xml:space="preserve"> estimated to cover roughly 55 km</w:t>
      </w:r>
      <w:r w:rsidRPr="00850320">
        <w:rPr>
          <w:rFonts w:ascii="Times New Roman" w:hAnsi="Times New Roman" w:cs="Times New Roman"/>
          <w:color w:val="000000" w:themeColor="text1"/>
          <w:sz w:val="24"/>
          <w:szCs w:val="24"/>
          <w:vertAlign w:val="superscript"/>
          <w:lang w:val="en-US"/>
        </w:rPr>
        <w:t>2</w:t>
      </w:r>
      <w:r w:rsidR="0058520D">
        <w:rPr>
          <w:rFonts w:ascii="Times New Roman" w:hAnsi="Times New Roman" w:cs="Times New Roman"/>
          <w:color w:val="000000" w:themeColor="text1"/>
          <w:sz w:val="24"/>
          <w:szCs w:val="24"/>
          <w:lang w:val="en-US"/>
        </w:rPr>
        <w:t xml:space="preserve"> </w:t>
      </w:r>
      <w:r w:rsidR="0058520D">
        <w:rPr>
          <w:rFonts w:ascii="Times New Roman" w:hAnsi="Times New Roman" w:cs="Times New Roman"/>
          <w:color w:val="000000" w:themeColor="text1"/>
          <w:sz w:val="24"/>
          <w:szCs w:val="24"/>
          <w:lang w:val="en-US"/>
        </w:rPr>
        <w:fldChar w:fldCharType="begin"/>
      </w:r>
      <w:r w:rsidR="00BD6B5D">
        <w:rPr>
          <w:rFonts w:ascii="Times New Roman" w:hAnsi="Times New Roman" w:cs="Times New Roman"/>
          <w:color w:val="000000" w:themeColor="text1"/>
          <w:sz w:val="24"/>
          <w:szCs w:val="24"/>
          <w:lang w:val="en-US"/>
        </w:rPr>
        <w:instrText xml:space="preserve"> ADDIN ZOTERO_ITEM CSL_CITATION {"citationID":"Lwo97rYm","properties":{"formattedCitation":"(Hofer &amp; East 1993c)","plainCitation":"(Hofer &amp; East 1993c)","noteIndex":0},"citationItems":[{"id":2603,"uris":["http://zotero.org/users/5432491/items/D2ZY5R82"],"uri":["http://zotero.org/users/5432491/items/D2ZY5R82"],"itemData":{"id":2603,"type":"article-journal","abstract":". The social organization and space use of spotted hyaenas, Crocuta crocuta Erxleben, in the Serengeti, Tanzania is described. In contrast to Kruuk (1972, The Spotted Hyena. Chicago: University of Chicago Press), spotted hyaenas in the Serengeti live in large stable groups (clans); median clan size for seven clans was 47 adults and subadults. Clans defended permanent territories that contained the communal den. The size of one well-known territory was 55·5 km2. Territories contained low densities of resident herbivores (mean 3·3 animals/km2) throughout the year, but experienced very high densities (mean 219 animals/km2) of migratory herds, principally wildebeest, Connochaetes taurinus , zebra, Equus burchelli, and Thomson's gazelle, Gazella thomsoni, for only 26% of the year. The most important prey killed inside territories were migratory species. When the migratory herds were away from a clan's territory, clan members regularly left the territory to forage on nearby migratory herds ('commuting trips'). Clan sizes were maintained above the carrying capacity of the territory, estimated from populations of resident herbivores, by year-round exploitation of migratory herbivores. This suggests that, in contrast to many other carnivores, group sizes of Serengeti hyaenas are not limited by resources on the territory and feeding ranges are decoupled from territoriality.","container-title":"Animal Behaviour","DOI":"10.1006/anbe.1993.1222","ISSN":"0003-3472","issue":"3","journalAbbreviation":"Animal Behaviour","language":"en","note":"number: 3","page":"547-557","source":"ScienceDirect","title":"The commuting system of Serengeti spotted hyaenas: how a predator copes with migratory prey. I. Social organization","title-short":"The commuting system of Serengeti spotted hyaenas","volume":"46","author":[{"family":"Hofer","given":"Heribert"},{"family":"East","given":"Marion L."}],"issued":{"date-parts":[["1993",9,1]]}}}],"schema":"https://github.com/citation-style-language/schema/raw/master/csl-citation.json"} </w:instrText>
      </w:r>
      <w:r w:rsidR="0058520D">
        <w:rPr>
          <w:rFonts w:ascii="Times New Roman" w:hAnsi="Times New Roman" w:cs="Times New Roman"/>
          <w:color w:val="000000" w:themeColor="text1"/>
          <w:sz w:val="24"/>
          <w:szCs w:val="24"/>
          <w:lang w:val="en-US"/>
        </w:rPr>
        <w:fldChar w:fldCharType="separate"/>
      </w:r>
      <w:r w:rsidR="0058520D" w:rsidRPr="00B04563">
        <w:rPr>
          <w:rFonts w:ascii="Times New Roman" w:hAnsi="Times New Roman" w:cs="Times New Roman"/>
          <w:sz w:val="24"/>
          <w:lang w:val="en-US"/>
        </w:rPr>
        <w:t>(Hofer &amp; East 1993c)</w:t>
      </w:r>
      <w:r w:rsidR="0058520D">
        <w:rPr>
          <w:rFonts w:ascii="Times New Roman" w:hAnsi="Times New Roman" w:cs="Times New Roman"/>
          <w:color w:val="000000" w:themeColor="text1"/>
          <w:sz w:val="24"/>
          <w:szCs w:val="24"/>
          <w:lang w:val="en-US"/>
        </w:rPr>
        <w:fldChar w:fldCharType="end"/>
      </w:r>
      <w:r w:rsidRPr="00850320">
        <w:rPr>
          <w:rFonts w:ascii="Times New Roman" w:hAnsi="Times New Roman" w:cs="Times New Roman"/>
          <w:color w:val="000000" w:themeColor="text1"/>
          <w:sz w:val="24"/>
          <w:szCs w:val="24"/>
          <w:lang w:val="en-US"/>
        </w:rPr>
        <w:t xml:space="preserve">. We thus represented each territory by a circle with a </w:t>
      </w:r>
      <w:ins w:id="700" w:author="Hofer, Heribert" w:date="2022-03-07T07:15:00Z">
        <w:r w:rsidR="00074618">
          <w:rPr>
            <w:rFonts w:ascii="Times New Roman" w:hAnsi="Times New Roman" w:cs="Times New Roman"/>
            <w:color w:val="000000" w:themeColor="text1"/>
            <w:sz w:val="24"/>
            <w:szCs w:val="24"/>
            <w:lang w:val="en-US"/>
          </w:rPr>
          <w:t xml:space="preserve">radius of </w:t>
        </w:r>
      </w:ins>
      <w:r w:rsidRPr="00850320">
        <w:rPr>
          <w:rFonts w:ascii="Times New Roman" w:hAnsi="Times New Roman" w:cs="Times New Roman"/>
          <w:color w:val="000000" w:themeColor="text1"/>
          <w:sz w:val="24"/>
          <w:szCs w:val="24"/>
          <w:lang w:val="en-US"/>
        </w:rPr>
        <w:t>4.2 km</w:t>
      </w:r>
      <w:del w:id="701" w:author="Hofer, Heribert" w:date="2022-03-07T07:15:00Z">
        <w:r w:rsidRPr="00850320" w:rsidDel="00074618">
          <w:rPr>
            <w:rFonts w:ascii="Times New Roman" w:hAnsi="Times New Roman" w:cs="Times New Roman"/>
            <w:color w:val="000000" w:themeColor="text1"/>
            <w:sz w:val="24"/>
            <w:szCs w:val="24"/>
            <w:lang w:val="en-US"/>
          </w:rPr>
          <w:delText>-</w:delText>
        </w:r>
      </w:del>
      <w:ins w:id="702" w:author="Hofer, Heribert" w:date="2022-03-07T07:15:00Z">
        <w:r w:rsidR="00074618">
          <w:rPr>
            <w:rFonts w:ascii="Times New Roman" w:hAnsi="Times New Roman" w:cs="Times New Roman"/>
            <w:color w:val="000000" w:themeColor="text1"/>
            <w:sz w:val="24"/>
            <w:szCs w:val="24"/>
            <w:lang w:val="en-US"/>
          </w:rPr>
          <w:t xml:space="preserve"> </w:t>
        </w:r>
      </w:ins>
      <w:del w:id="703" w:author="Hofer, Heribert" w:date="2022-03-07T07:15:00Z">
        <w:r w:rsidRPr="00850320" w:rsidDel="00074618">
          <w:rPr>
            <w:rFonts w:ascii="Times New Roman" w:hAnsi="Times New Roman" w:cs="Times New Roman"/>
            <w:color w:val="000000" w:themeColor="text1"/>
            <w:sz w:val="24"/>
            <w:szCs w:val="24"/>
            <w:lang w:val="en-US"/>
          </w:rPr>
          <w:delText>radius (and therefore an area of 55 km</w:delText>
        </w:r>
        <w:r w:rsidRPr="00850320" w:rsidDel="00074618">
          <w:rPr>
            <w:rFonts w:ascii="Times New Roman" w:hAnsi="Times New Roman" w:cs="Times New Roman"/>
            <w:color w:val="000000" w:themeColor="text1"/>
            <w:sz w:val="24"/>
            <w:szCs w:val="24"/>
            <w:vertAlign w:val="superscript"/>
            <w:lang w:val="en-US"/>
          </w:rPr>
          <w:delText>2</w:delText>
        </w:r>
        <w:r w:rsidRPr="00850320" w:rsidDel="00074618">
          <w:rPr>
            <w:rFonts w:ascii="Times New Roman" w:hAnsi="Times New Roman" w:cs="Times New Roman"/>
            <w:color w:val="000000" w:themeColor="text1"/>
            <w:sz w:val="24"/>
            <w:szCs w:val="24"/>
            <w:lang w:val="en-US"/>
          </w:rPr>
          <w:delText xml:space="preserve">) </w:delText>
        </w:r>
      </w:del>
      <w:r w:rsidRPr="00850320">
        <w:rPr>
          <w:rFonts w:ascii="Times New Roman" w:hAnsi="Times New Roman" w:cs="Times New Roman"/>
          <w:color w:val="000000" w:themeColor="text1"/>
          <w:sz w:val="24"/>
          <w:szCs w:val="24"/>
          <w:lang w:val="en-US"/>
        </w:rPr>
        <w:t xml:space="preserve">centered on the </w:t>
      </w:r>
      <w:r w:rsidR="0058520D">
        <w:rPr>
          <w:rFonts w:ascii="Times New Roman" w:hAnsi="Times New Roman" w:cs="Times New Roman"/>
          <w:color w:val="000000" w:themeColor="text1"/>
          <w:sz w:val="24"/>
          <w:szCs w:val="24"/>
          <w:lang w:val="en-US"/>
        </w:rPr>
        <w:t xml:space="preserve">average </w:t>
      </w:r>
      <w:r w:rsidRPr="00850320">
        <w:rPr>
          <w:rFonts w:ascii="Times New Roman" w:hAnsi="Times New Roman" w:cs="Times New Roman"/>
          <w:color w:val="000000" w:themeColor="text1"/>
          <w:sz w:val="24"/>
          <w:szCs w:val="24"/>
          <w:lang w:val="en-US"/>
        </w:rPr>
        <w:t>position of the communal den (</w:t>
      </w:r>
      <w:r w:rsidR="00663383" w:rsidRPr="00850320">
        <w:rPr>
          <w:rFonts w:ascii="Times New Roman" w:hAnsi="Times New Roman" w:cs="Times New Roman"/>
          <w:sz w:val="24"/>
          <w:lang w:val="en-US"/>
        </w:rPr>
        <w:t xml:space="preserve">as </w:t>
      </w:r>
      <w:r w:rsidR="00663383" w:rsidRPr="007937C2">
        <w:rPr>
          <w:rFonts w:ascii="Times New Roman" w:hAnsi="Times New Roman" w:cs="Times New Roman"/>
          <w:sz w:val="24"/>
          <w:lang w:val="en-US"/>
          <w:rPrChange w:id="704" w:author="Hofer, Heribert" w:date="2022-03-07T07:01:00Z">
            <w:rPr>
              <w:rFonts w:ascii="Times New Roman" w:hAnsi="Times New Roman" w:cs="Times New Roman"/>
              <w:sz w:val="24"/>
              <w:highlight w:val="yellow"/>
              <w:lang w:val="en-US"/>
            </w:rPr>
          </w:rPrChange>
        </w:rPr>
        <w:t xml:space="preserve">in Gicquel et al. </w:t>
      </w:r>
      <w:del w:id="705" w:author="Hofer, Heribert" w:date="2022-03-07T07:01:00Z">
        <w:r w:rsidR="00663383" w:rsidRPr="007937C2" w:rsidDel="007937C2">
          <w:rPr>
            <w:rFonts w:ascii="Times New Roman" w:hAnsi="Times New Roman" w:cs="Times New Roman"/>
            <w:sz w:val="24"/>
            <w:lang w:val="en-US"/>
            <w:rPrChange w:id="706" w:author="Hofer, Heribert" w:date="2022-03-07T07:01:00Z">
              <w:rPr>
                <w:rFonts w:ascii="Times New Roman" w:hAnsi="Times New Roman" w:cs="Times New Roman"/>
                <w:sz w:val="24"/>
                <w:highlight w:val="yellow"/>
                <w:lang w:val="en-US"/>
              </w:rPr>
            </w:rPrChange>
          </w:rPr>
          <w:delText>submitted</w:delText>
        </w:r>
      </w:del>
      <w:ins w:id="707" w:author="Hofer, Heribert" w:date="2022-03-07T07:01:00Z">
        <w:r w:rsidR="007937C2" w:rsidRPr="007937C2">
          <w:rPr>
            <w:rFonts w:ascii="Times New Roman" w:hAnsi="Times New Roman" w:cs="Times New Roman"/>
            <w:sz w:val="24"/>
            <w:lang w:val="en-US"/>
          </w:rPr>
          <w:t>i</w:t>
        </w:r>
        <w:r w:rsidR="007937C2">
          <w:rPr>
            <w:rFonts w:ascii="Times New Roman" w:hAnsi="Times New Roman" w:cs="Times New Roman"/>
            <w:sz w:val="24"/>
            <w:lang w:val="en-US"/>
          </w:rPr>
          <w:t xml:space="preserve">n </w:t>
        </w:r>
        <w:del w:id="708" w:author="Sarah Benhaiem" w:date="2022-03-16T18:04:00Z">
          <w:r w:rsidR="007937C2" w:rsidDel="00D34557">
            <w:rPr>
              <w:rFonts w:ascii="Times New Roman" w:hAnsi="Times New Roman" w:cs="Times New Roman"/>
              <w:sz w:val="24"/>
              <w:lang w:val="en-US"/>
            </w:rPr>
            <w:delText>press</w:delText>
          </w:r>
        </w:del>
      </w:ins>
      <w:ins w:id="709" w:author="Sarah Benhaiem" w:date="2022-03-16T18:04:00Z">
        <w:r w:rsidR="00D34557">
          <w:rPr>
            <w:rFonts w:ascii="Times New Roman" w:hAnsi="Times New Roman" w:cs="Times New Roman"/>
            <w:sz w:val="24"/>
            <w:lang w:val="en-US"/>
          </w:rPr>
          <w:t>2022</w:t>
        </w:r>
      </w:ins>
      <w:r w:rsidRPr="00850320">
        <w:rPr>
          <w:rFonts w:ascii="Times New Roman" w:hAnsi="Times New Roman" w:cs="Times New Roman"/>
          <w:sz w:val="24"/>
          <w:lang w:val="en-US"/>
        </w:rPr>
        <w:t>)</w:t>
      </w:r>
      <w:r w:rsidRPr="00850320">
        <w:rPr>
          <w:rFonts w:ascii="Times New Roman" w:hAnsi="Times New Roman" w:cs="Times New Roman"/>
          <w:color w:val="000000" w:themeColor="text1"/>
          <w:sz w:val="24"/>
          <w:szCs w:val="24"/>
          <w:lang w:val="en-US"/>
        </w:rPr>
        <w:t>. Thus, when road</w:t>
      </w:r>
      <w:r w:rsidR="00552201" w:rsidRPr="00031640">
        <w:rPr>
          <w:rFonts w:ascii="Times New Roman" w:hAnsi="Times New Roman" w:cs="Times New Roman"/>
          <w:color w:val="000000" w:themeColor="text1"/>
          <w:sz w:val="24"/>
          <w:szCs w:val="24"/>
          <w:lang w:val="en-US"/>
        </w:rPr>
        <w:t>kill vict</w:t>
      </w:r>
      <w:r w:rsidR="00552201" w:rsidRPr="00850320">
        <w:rPr>
          <w:rFonts w:ascii="Times New Roman" w:hAnsi="Times New Roman" w:cs="Times New Roman"/>
          <w:color w:val="000000" w:themeColor="text1"/>
          <w:sz w:val="24"/>
          <w:szCs w:val="24"/>
          <w:lang w:val="en-US"/>
        </w:rPr>
        <w:t xml:space="preserve">ims </w:t>
      </w:r>
      <w:r w:rsidRPr="00850320">
        <w:rPr>
          <w:rFonts w:ascii="Times New Roman" w:hAnsi="Times New Roman" w:cs="Times New Roman"/>
          <w:color w:val="000000" w:themeColor="text1"/>
          <w:sz w:val="24"/>
          <w:szCs w:val="24"/>
          <w:lang w:val="en-US"/>
        </w:rPr>
        <w:t xml:space="preserve">were found further than 4.2km from </w:t>
      </w:r>
      <w:commentRangeStart w:id="710"/>
      <w:commentRangeStart w:id="711"/>
      <w:commentRangeStart w:id="712"/>
      <w:commentRangeStart w:id="713"/>
      <w:r w:rsidRPr="00850320">
        <w:rPr>
          <w:rFonts w:ascii="Times New Roman" w:hAnsi="Times New Roman" w:cs="Times New Roman"/>
          <w:color w:val="000000" w:themeColor="text1"/>
          <w:sz w:val="24"/>
          <w:szCs w:val="24"/>
          <w:lang w:val="en-US"/>
        </w:rPr>
        <w:t>their clan communal den at the time of their death, we considered that they were outside their territory and thus killed during commuting</w:t>
      </w:r>
      <w:commentRangeEnd w:id="710"/>
      <w:r w:rsidR="00A35F46">
        <w:rPr>
          <w:rStyle w:val="CommentReference"/>
        </w:rPr>
        <w:commentReference w:id="710"/>
      </w:r>
      <w:commentRangeEnd w:id="711"/>
      <w:r w:rsidR="00A273FA">
        <w:rPr>
          <w:rStyle w:val="CommentReference"/>
        </w:rPr>
        <w:commentReference w:id="711"/>
      </w:r>
      <w:commentRangeEnd w:id="712"/>
      <w:r w:rsidR="00074618">
        <w:rPr>
          <w:rStyle w:val="CommentReference"/>
        </w:rPr>
        <w:commentReference w:id="712"/>
      </w:r>
      <w:commentRangeEnd w:id="713"/>
      <w:r w:rsidR="003F67E6">
        <w:rPr>
          <w:rStyle w:val="CommentReference"/>
        </w:rPr>
        <w:commentReference w:id="713"/>
      </w:r>
      <w:r w:rsidRPr="00850320">
        <w:rPr>
          <w:rFonts w:ascii="Times New Roman" w:hAnsi="Times New Roman" w:cs="Times New Roman"/>
          <w:color w:val="000000" w:themeColor="text1"/>
          <w:sz w:val="24"/>
          <w:szCs w:val="24"/>
          <w:lang w:val="en-US"/>
        </w:rPr>
        <w:t xml:space="preserve">. </w:t>
      </w:r>
    </w:p>
    <w:p w14:paraId="70A632B6" w14:textId="29821A88" w:rsidR="00EE2A36" w:rsidRPr="00850320" w:rsidRDefault="00EE2A36" w:rsidP="00EE2A36">
      <w:pPr>
        <w:spacing w:line="600" w:lineRule="auto"/>
        <w:rPr>
          <w:rFonts w:ascii="Times New Roman" w:hAnsi="Times New Roman" w:cs="Times New Roman"/>
          <w:b/>
          <w:bCs/>
          <w:color w:val="000000" w:themeColor="text1"/>
          <w:sz w:val="24"/>
          <w:szCs w:val="24"/>
          <w:lang w:val="en-US"/>
        </w:rPr>
      </w:pPr>
      <w:r w:rsidRPr="00850320">
        <w:rPr>
          <w:rFonts w:ascii="Times New Roman" w:hAnsi="Times New Roman" w:cs="Times New Roman"/>
          <w:b/>
          <w:bCs/>
          <w:color w:val="000000" w:themeColor="text1"/>
          <w:sz w:val="24"/>
          <w:szCs w:val="24"/>
          <w:lang w:val="en-US"/>
        </w:rPr>
        <w:t>Data analysis</w:t>
      </w:r>
    </w:p>
    <w:p w14:paraId="5D9BE428" w14:textId="66E0CF40" w:rsidR="00A52938" w:rsidRPr="00850320" w:rsidRDefault="00EE2A36" w:rsidP="004714FF">
      <w:pPr>
        <w:spacing w:line="600" w:lineRule="auto"/>
        <w:rPr>
          <w:rFonts w:ascii="Times New Roman" w:hAnsi="Times New Roman" w:cs="Times New Roman"/>
          <w:color w:val="171717" w:themeColor="background2" w:themeShade="1A"/>
          <w:sz w:val="24"/>
          <w:szCs w:val="24"/>
          <w:lang w:val="en-US"/>
        </w:rPr>
      </w:pPr>
      <w:r w:rsidRPr="00850320">
        <w:rPr>
          <w:rFonts w:ascii="Times New Roman" w:hAnsi="Times New Roman" w:cs="Times New Roman"/>
          <w:sz w:val="24"/>
          <w:szCs w:val="24"/>
          <w:lang w:val="en-US"/>
        </w:rPr>
        <w:t xml:space="preserve">To determine which </w:t>
      </w:r>
      <w:r w:rsidR="008E3665" w:rsidRPr="00850320">
        <w:rPr>
          <w:rFonts w:ascii="Times New Roman" w:hAnsi="Times New Roman" w:cs="Times New Roman"/>
          <w:sz w:val="24"/>
          <w:szCs w:val="24"/>
          <w:lang w:val="en-US"/>
        </w:rPr>
        <w:t>variables</w:t>
      </w:r>
      <w:r w:rsidRPr="00850320">
        <w:rPr>
          <w:rFonts w:ascii="Times New Roman" w:hAnsi="Times New Roman" w:cs="Times New Roman"/>
          <w:sz w:val="24"/>
          <w:szCs w:val="24"/>
          <w:lang w:val="en-US"/>
        </w:rPr>
        <w:t xml:space="preserve"> affected the spatial distribution of hyena </w:t>
      </w:r>
      <w:r w:rsidR="00241A80" w:rsidRPr="00850320">
        <w:rPr>
          <w:rFonts w:ascii="Times New Roman" w:hAnsi="Times New Roman" w:cs="Times New Roman"/>
          <w:sz w:val="24"/>
          <w:szCs w:val="24"/>
          <w:lang w:val="en-US"/>
        </w:rPr>
        <w:t>roadkill</w:t>
      </w:r>
      <w:r w:rsidR="00292E31" w:rsidRPr="00850320">
        <w:rPr>
          <w:rFonts w:ascii="Times New Roman" w:hAnsi="Times New Roman" w:cs="Times New Roman"/>
          <w:sz w:val="24"/>
          <w:szCs w:val="24"/>
          <w:lang w:val="en-US"/>
        </w:rPr>
        <w:t>s</w:t>
      </w:r>
      <w:r w:rsidRPr="00850320">
        <w:rPr>
          <w:rFonts w:ascii="Times New Roman" w:hAnsi="Times New Roman" w:cs="Times New Roman"/>
          <w:color w:val="171717" w:themeColor="background2" w:themeShade="1A"/>
          <w:sz w:val="24"/>
          <w:szCs w:val="24"/>
          <w:lang w:val="en-US"/>
        </w:rPr>
        <w:t xml:space="preserve">, we analyzed the determinants of the number of carcasses per </w:t>
      </w:r>
      <w:r w:rsidR="00915C6F">
        <w:rPr>
          <w:rFonts w:ascii="Times New Roman" w:hAnsi="Times New Roman" w:cs="Times New Roman"/>
          <w:color w:val="171717" w:themeColor="background2" w:themeShade="1A"/>
          <w:sz w:val="24"/>
          <w:szCs w:val="24"/>
          <w:lang w:val="en-US"/>
        </w:rPr>
        <w:t xml:space="preserve">unit length of road </w:t>
      </w:r>
      <w:r w:rsidRPr="00850320">
        <w:rPr>
          <w:rFonts w:ascii="Times New Roman" w:hAnsi="Times New Roman" w:cs="Times New Roman"/>
          <w:color w:val="171717" w:themeColor="background2" w:themeShade="1A"/>
          <w:sz w:val="24"/>
          <w:szCs w:val="24"/>
          <w:lang w:val="en-US"/>
        </w:rPr>
        <w:t xml:space="preserve">using a generalized linear model (GLM). </w:t>
      </w:r>
      <w:r w:rsidR="00596626">
        <w:rPr>
          <w:rFonts w:ascii="Times New Roman" w:hAnsi="Times New Roman" w:cs="Times New Roman"/>
          <w:color w:val="171717" w:themeColor="background2" w:themeShade="1A"/>
          <w:sz w:val="24"/>
          <w:szCs w:val="24"/>
          <w:lang w:val="en-US"/>
        </w:rPr>
        <w:t>We considered roads and tracks for which it was likely that we would receive reports of a carcass</w:t>
      </w:r>
      <w:r w:rsidR="002D404C">
        <w:rPr>
          <w:rFonts w:ascii="Times New Roman" w:hAnsi="Times New Roman" w:cs="Times New Roman"/>
          <w:color w:val="171717" w:themeColor="background2" w:themeShade="1A"/>
          <w:sz w:val="24"/>
          <w:szCs w:val="24"/>
          <w:lang w:val="en-US"/>
        </w:rPr>
        <w:t xml:space="preserve">. </w:t>
      </w:r>
      <w:r w:rsidR="00915C6F">
        <w:rPr>
          <w:rFonts w:ascii="Times New Roman" w:hAnsi="Times New Roman" w:cs="Times New Roman"/>
          <w:color w:val="171717" w:themeColor="background2" w:themeShade="1A"/>
          <w:sz w:val="24"/>
          <w:szCs w:val="24"/>
          <w:lang w:val="en-US"/>
        </w:rPr>
        <w:t xml:space="preserve">We divided roads and tracks </w:t>
      </w:r>
      <w:r w:rsidRPr="00850320">
        <w:rPr>
          <w:rFonts w:ascii="Times New Roman" w:hAnsi="Times New Roman" w:cs="Times New Roman"/>
          <w:color w:val="171717" w:themeColor="background2" w:themeShade="1A"/>
          <w:sz w:val="24"/>
          <w:szCs w:val="24"/>
          <w:lang w:val="en-US"/>
        </w:rPr>
        <w:t xml:space="preserve">into 2.5km long segments (Fig. 1h). End segments shorter than </w:t>
      </w:r>
      <w:r w:rsidR="00940EB7" w:rsidRPr="00850320">
        <w:rPr>
          <w:rFonts w:ascii="Times New Roman" w:hAnsi="Times New Roman" w:cs="Times New Roman"/>
          <w:color w:val="171717" w:themeColor="background2" w:themeShade="1A"/>
          <w:sz w:val="24"/>
          <w:szCs w:val="24"/>
          <w:lang w:val="en-US"/>
        </w:rPr>
        <w:t>2</w:t>
      </w:r>
      <w:r w:rsidRPr="00850320">
        <w:rPr>
          <w:rFonts w:ascii="Times New Roman" w:hAnsi="Times New Roman" w:cs="Times New Roman"/>
          <w:color w:val="171717" w:themeColor="background2" w:themeShade="1A"/>
          <w:sz w:val="24"/>
          <w:szCs w:val="24"/>
          <w:lang w:val="en-US"/>
        </w:rPr>
        <w:t xml:space="preserve">km </w:t>
      </w:r>
      <w:r w:rsidRPr="00570346">
        <w:rPr>
          <w:rFonts w:ascii="Times New Roman" w:hAnsi="Times New Roman" w:cs="Times New Roman"/>
          <w:color w:val="171717" w:themeColor="background2" w:themeShade="1A"/>
          <w:sz w:val="24"/>
          <w:szCs w:val="24"/>
          <w:lang w:val="en-US"/>
        </w:rPr>
        <w:t xml:space="preserve">(representing </w:t>
      </w:r>
      <w:r w:rsidR="00570346" w:rsidRPr="00570346">
        <w:rPr>
          <w:rFonts w:ascii="Times New Roman" w:hAnsi="Times New Roman" w:cs="Times New Roman"/>
          <w:color w:val="171717" w:themeColor="background2" w:themeShade="1A"/>
          <w:sz w:val="24"/>
          <w:szCs w:val="24"/>
          <w:lang w:val="en-US"/>
        </w:rPr>
        <w:t>10.6</w:t>
      </w:r>
      <w:r w:rsidRPr="00570346">
        <w:rPr>
          <w:rFonts w:ascii="Times New Roman" w:hAnsi="Times New Roman" w:cs="Times New Roman"/>
          <w:color w:val="171717" w:themeColor="background2" w:themeShade="1A"/>
          <w:sz w:val="24"/>
          <w:szCs w:val="24"/>
          <w:lang w:val="en-US"/>
        </w:rPr>
        <w:t>%</w:t>
      </w:r>
      <w:r w:rsidRPr="00850320">
        <w:rPr>
          <w:rFonts w:ascii="Times New Roman" w:hAnsi="Times New Roman" w:cs="Times New Roman"/>
          <w:color w:val="171717" w:themeColor="background2" w:themeShade="1A"/>
          <w:sz w:val="24"/>
          <w:szCs w:val="24"/>
          <w:lang w:val="en-US"/>
        </w:rPr>
        <w:t xml:space="preserve"> of </w:t>
      </w:r>
      <w:r w:rsidR="000C26B7">
        <w:rPr>
          <w:rFonts w:ascii="Times New Roman" w:hAnsi="Times New Roman" w:cs="Times New Roman"/>
          <w:color w:val="171717" w:themeColor="background2" w:themeShade="1A"/>
          <w:sz w:val="24"/>
          <w:szCs w:val="24"/>
          <w:lang w:val="en-US"/>
        </w:rPr>
        <w:t xml:space="preserve">the </w:t>
      </w:r>
      <w:r w:rsidRPr="00850320">
        <w:rPr>
          <w:rFonts w:ascii="Times New Roman" w:hAnsi="Times New Roman" w:cs="Times New Roman"/>
          <w:color w:val="171717" w:themeColor="background2" w:themeShade="1A"/>
          <w:sz w:val="24"/>
          <w:szCs w:val="24"/>
          <w:lang w:val="en-US"/>
        </w:rPr>
        <w:t>length</w:t>
      </w:r>
      <w:r w:rsidR="000C26B7">
        <w:rPr>
          <w:rFonts w:ascii="Times New Roman" w:hAnsi="Times New Roman" w:cs="Times New Roman"/>
          <w:color w:val="171717" w:themeColor="background2" w:themeShade="1A"/>
          <w:sz w:val="24"/>
          <w:szCs w:val="24"/>
          <w:lang w:val="en-US"/>
        </w:rPr>
        <w:t xml:space="preserve"> of roads and tracks considered</w:t>
      </w:r>
      <w:r w:rsidRPr="00850320">
        <w:rPr>
          <w:rFonts w:ascii="Times New Roman" w:hAnsi="Times New Roman" w:cs="Times New Roman"/>
          <w:color w:val="171717" w:themeColor="background2" w:themeShade="1A"/>
          <w:sz w:val="24"/>
          <w:szCs w:val="24"/>
          <w:lang w:val="en-US"/>
        </w:rPr>
        <w:t>) were excluded. (Fig. 1b, c). The number of carcasses found per segment was used as the response variable for the GLM</w:t>
      </w:r>
      <w:del w:id="714" w:author="Hofer, Heribert" w:date="2022-03-07T07:18:00Z">
        <w:r w:rsidR="00A1770E" w:rsidDel="00DF75D5">
          <w:rPr>
            <w:rFonts w:ascii="Times New Roman" w:hAnsi="Times New Roman" w:cs="Times New Roman"/>
            <w:color w:val="171717" w:themeColor="background2" w:themeShade="1A"/>
            <w:sz w:val="24"/>
            <w:szCs w:val="24"/>
            <w:lang w:val="en-US"/>
          </w:rPr>
          <w:delText xml:space="preserve"> (</w:delText>
        </w:r>
      </w:del>
      <w:ins w:id="715" w:author="Hofer, Heribert" w:date="2022-03-07T07:18:00Z">
        <w:r w:rsidR="00DF75D5">
          <w:rPr>
            <w:rFonts w:ascii="Times New Roman" w:hAnsi="Times New Roman" w:cs="Times New Roman"/>
            <w:color w:val="171717" w:themeColor="background2" w:themeShade="1A"/>
            <w:sz w:val="24"/>
            <w:szCs w:val="24"/>
            <w:lang w:val="en-US"/>
          </w:rPr>
          <w:t>. I</w:t>
        </w:r>
      </w:ins>
      <w:del w:id="716" w:author="Hofer, Heribert" w:date="2022-03-07T07:18:00Z">
        <w:r w:rsidR="00A1770E" w:rsidRPr="00850320" w:rsidDel="00DF75D5">
          <w:rPr>
            <w:rFonts w:ascii="Times New Roman" w:hAnsi="Times New Roman" w:cs="Times New Roman"/>
            <w:color w:val="171717" w:themeColor="background2" w:themeShade="1A"/>
            <w:sz w:val="24"/>
            <w:szCs w:val="24"/>
            <w:lang w:val="en-US"/>
          </w:rPr>
          <w:delText>i</w:delText>
        </w:r>
      </w:del>
      <w:r w:rsidR="00A1770E" w:rsidRPr="00850320">
        <w:rPr>
          <w:rFonts w:ascii="Times New Roman" w:hAnsi="Times New Roman" w:cs="Times New Roman"/>
          <w:color w:val="171717" w:themeColor="background2" w:themeShade="1A"/>
          <w:sz w:val="24"/>
          <w:szCs w:val="24"/>
          <w:lang w:val="en-US"/>
        </w:rPr>
        <w:t xml:space="preserve">n total </w:t>
      </w:r>
      <w:r w:rsidR="00A1770E">
        <w:rPr>
          <w:rFonts w:ascii="Times New Roman" w:hAnsi="Times New Roman" w:cs="Times New Roman"/>
          <w:color w:val="171717" w:themeColor="background2" w:themeShade="1A"/>
          <w:sz w:val="24"/>
          <w:szCs w:val="24"/>
          <w:lang w:val="en-US"/>
        </w:rPr>
        <w:t>there were</w:t>
      </w:r>
      <w:r w:rsidR="00A1770E" w:rsidRPr="000C26B7">
        <w:rPr>
          <w:rFonts w:ascii="Times New Roman" w:hAnsi="Times New Roman" w:cs="Times New Roman"/>
          <w:color w:val="171717" w:themeColor="background2" w:themeShade="1A"/>
          <w:sz w:val="24"/>
          <w:szCs w:val="24"/>
          <w:lang w:val="en-US"/>
        </w:rPr>
        <w:t xml:space="preserve"> </w:t>
      </w:r>
      <w:r w:rsidR="00A1770E">
        <w:rPr>
          <w:rFonts w:ascii="Times New Roman" w:hAnsi="Times New Roman" w:cs="Times New Roman"/>
          <w:color w:val="171717" w:themeColor="background2" w:themeShade="1A"/>
          <w:sz w:val="24"/>
          <w:szCs w:val="24"/>
          <w:lang w:val="en-US"/>
        </w:rPr>
        <w:t>69</w:t>
      </w:r>
      <w:r w:rsidR="00A1770E" w:rsidRPr="00850320">
        <w:rPr>
          <w:rFonts w:ascii="Times New Roman" w:hAnsi="Times New Roman" w:cs="Times New Roman"/>
          <w:color w:val="171717" w:themeColor="background2" w:themeShade="1A"/>
          <w:sz w:val="24"/>
          <w:szCs w:val="24"/>
          <w:lang w:val="en-US"/>
        </w:rPr>
        <w:t xml:space="preserve"> carcasses with GPS coordinates</w:t>
      </w:r>
      <w:r w:rsidR="002E4263">
        <w:rPr>
          <w:rFonts w:ascii="Times New Roman" w:hAnsi="Times New Roman" w:cs="Times New Roman"/>
          <w:color w:val="171717" w:themeColor="background2" w:themeShade="1A"/>
          <w:sz w:val="24"/>
          <w:szCs w:val="24"/>
          <w:lang w:val="en-US"/>
        </w:rPr>
        <w:t xml:space="preserve"> included in this analysis</w:t>
      </w:r>
      <w:del w:id="717" w:author="Hofer, Heribert" w:date="2022-03-07T07:18:00Z">
        <w:r w:rsidR="00A1770E" w:rsidRPr="00850320" w:rsidDel="00DF75D5">
          <w:rPr>
            <w:rFonts w:ascii="Times New Roman" w:hAnsi="Times New Roman" w:cs="Times New Roman"/>
            <w:color w:val="171717" w:themeColor="background2" w:themeShade="1A"/>
            <w:sz w:val="24"/>
            <w:szCs w:val="24"/>
            <w:lang w:val="en-US"/>
          </w:rPr>
          <w:delText>)</w:delText>
        </w:r>
      </w:del>
      <w:r w:rsidRPr="00850320">
        <w:rPr>
          <w:rFonts w:ascii="Times New Roman" w:hAnsi="Times New Roman" w:cs="Times New Roman"/>
          <w:color w:val="171717" w:themeColor="background2" w:themeShade="1A"/>
          <w:sz w:val="24"/>
          <w:szCs w:val="24"/>
          <w:lang w:val="en-US"/>
        </w:rPr>
        <w:t xml:space="preserve">. To account for overdispersion, we fitted a negative binomial model. The variables used as predictors were </w:t>
      </w:r>
      <w:r w:rsidR="008E3665" w:rsidRPr="00850320">
        <w:rPr>
          <w:rFonts w:ascii="Times New Roman" w:hAnsi="Times New Roman" w:cs="Times New Roman"/>
          <w:color w:val="171717" w:themeColor="background2" w:themeShade="1A"/>
          <w:sz w:val="24"/>
          <w:szCs w:val="24"/>
          <w:lang w:val="en-US"/>
        </w:rPr>
        <w:t>i</w:t>
      </w:r>
      <w:r w:rsidRPr="00850320">
        <w:rPr>
          <w:rFonts w:ascii="Times New Roman" w:hAnsi="Times New Roman" w:cs="Times New Roman"/>
          <w:color w:val="171717" w:themeColor="background2" w:themeShade="1A"/>
          <w:sz w:val="24"/>
          <w:szCs w:val="24"/>
          <w:lang w:val="en-US"/>
        </w:rPr>
        <w:t>) the type of road (</w:t>
      </w:r>
      <w:r w:rsidR="004E2E4B">
        <w:rPr>
          <w:rFonts w:ascii="Times New Roman" w:hAnsi="Times New Roman" w:cs="Times New Roman"/>
          <w:i/>
          <w:color w:val="171717" w:themeColor="background2" w:themeShade="1A"/>
          <w:sz w:val="24"/>
          <w:szCs w:val="24"/>
          <w:lang w:val="en-US"/>
        </w:rPr>
        <w:t>R</w:t>
      </w:r>
      <w:r w:rsidR="00D55A2C" w:rsidRPr="00850320">
        <w:rPr>
          <w:rFonts w:ascii="Times New Roman" w:hAnsi="Times New Roman" w:cs="Times New Roman"/>
          <w:i/>
          <w:color w:val="171717" w:themeColor="background2" w:themeShade="1A"/>
          <w:sz w:val="24"/>
          <w:szCs w:val="24"/>
          <w:lang w:val="en-US"/>
        </w:rPr>
        <w:t>oad</w:t>
      </w:r>
      <w:r w:rsidR="00A273FA">
        <w:rPr>
          <w:rFonts w:ascii="Times New Roman" w:hAnsi="Times New Roman" w:cs="Times New Roman"/>
          <w:i/>
          <w:color w:val="171717" w:themeColor="background2" w:themeShade="1A"/>
          <w:sz w:val="24"/>
          <w:szCs w:val="24"/>
          <w:lang w:val="en-US"/>
        </w:rPr>
        <w:t>T</w:t>
      </w:r>
      <w:r w:rsidR="00D55A2C" w:rsidRPr="00850320">
        <w:rPr>
          <w:rFonts w:ascii="Times New Roman" w:hAnsi="Times New Roman" w:cs="Times New Roman"/>
          <w:i/>
          <w:color w:val="171717" w:themeColor="background2" w:themeShade="1A"/>
          <w:sz w:val="24"/>
          <w:szCs w:val="24"/>
          <w:lang w:val="en-US"/>
        </w:rPr>
        <w:t>ype</w:t>
      </w:r>
      <w:r w:rsidRPr="00850320">
        <w:rPr>
          <w:rFonts w:ascii="Times New Roman" w:hAnsi="Times New Roman" w:cs="Times New Roman"/>
          <w:color w:val="171717" w:themeColor="background2" w:themeShade="1A"/>
          <w:sz w:val="24"/>
          <w:szCs w:val="24"/>
          <w:lang w:val="en-US"/>
        </w:rPr>
        <w:t xml:space="preserve">, </w:t>
      </w:r>
      <w:r w:rsidR="00A81C0A">
        <w:rPr>
          <w:rFonts w:ascii="Times New Roman" w:hAnsi="Times New Roman" w:cs="Times New Roman"/>
          <w:color w:val="171717" w:themeColor="background2" w:themeShade="1A"/>
          <w:sz w:val="24"/>
          <w:szCs w:val="24"/>
          <w:lang w:val="en-US"/>
        </w:rPr>
        <w:t>main</w:t>
      </w:r>
      <w:r w:rsidR="00423B7A">
        <w:rPr>
          <w:rFonts w:ascii="Times New Roman" w:hAnsi="Times New Roman" w:cs="Times New Roman"/>
          <w:color w:val="171717" w:themeColor="background2" w:themeShade="1A"/>
          <w:sz w:val="24"/>
          <w:szCs w:val="24"/>
          <w:lang w:val="en-US"/>
        </w:rPr>
        <w:t xml:space="preserve"> roads</w:t>
      </w:r>
      <w:r w:rsidR="004E2E4B">
        <w:rPr>
          <w:rFonts w:ascii="Times New Roman" w:hAnsi="Times New Roman" w:cs="Times New Roman"/>
          <w:color w:val="171717" w:themeColor="background2" w:themeShade="1A"/>
          <w:sz w:val="24"/>
          <w:szCs w:val="24"/>
          <w:lang w:val="en-US"/>
        </w:rPr>
        <w:t xml:space="preserve"> </w:t>
      </w:r>
      <w:r w:rsidRPr="00850320">
        <w:rPr>
          <w:rFonts w:ascii="Times New Roman" w:hAnsi="Times New Roman" w:cs="Times New Roman"/>
          <w:color w:val="171717" w:themeColor="background2" w:themeShade="1A"/>
          <w:sz w:val="24"/>
          <w:szCs w:val="24"/>
          <w:lang w:val="en-US"/>
        </w:rPr>
        <w:t xml:space="preserve">and </w:t>
      </w:r>
      <w:r w:rsidR="00423B7A">
        <w:rPr>
          <w:rFonts w:ascii="Times New Roman" w:hAnsi="Times New Roman" w:cs="Times New Roman"/>
          <w:color w:val="171717" w:themeColor="background2" w:themeShade="1A"/>
          <w:sz w:val="24"/>
          <w:szCs w:val="24"/>
          <w:lang w:val="en-US"/>
        </w:rPr>
        <w:t>tracks</w:t>
      </w:r>
      <w:r w:rsidRPr="00850320">
        <w:rPr>
          <w:rFonts w:ascii="Times New Roman" w:hAnsi="Times New Roman" w:cs="Times New Roman"/>
          <w:color w:val="171717" w:themeColor="background2" w:themeShade="1A"/>
          <w:sz w:val="24"/>
          <w:szCs w:val="24"/>
          <w:lang w:val="en-US"/>
        </w:rPr>
        <w:t xml:space="preserve"> </w:t>
      </w:r>
      <w:r w:rsidR="00A81C0A">
        <w:rPr>
          <w:rFonts w:ascii="Times New Roman" w:hAnsi="Times New Roman" w:cs="Times New Roman"/>
          <w:color w:val="171717" w:themeColor="background2" w:themeShade="1A"/>
          <w:sz w:val="24"/>
          <w:szCs w:val="24"/>
          <w:lang w:val="en-US"/>
        </w:rPr>
        <w:t>as previously defined</w:t>
      </w:r>
      <w:r w:rsidRPr="00850320">
        <w:rPr>
          <w:rFonts w:ascii="Times New Roman" w:hAnsi="Times New Roman" w:cs="Times New Roman"/>
          <w:color w:val="171717" w:themeColor="background2" w:themeShade="1A"/>
          <w:sz w:val="24"/>
          <w:szCs w:val="24"/>
          <w:lang w:val="en-US"/>
        </w:rPr>
        <w:t>),</w:t>
      </w:r>
      <w:r w:rsidR="005B6820" w:rsidRPr="00850320">
        <w:rPr>
          <w:rFonts w:ascii="Times New Roman" w:hAnsi="Times New Roman" w:cs="Times New Roman"/>
          <w:color w:val="171717" w:themeColor="background2" w:themeShade="1A"/>
          <w:sz w:val="24"/>
          <w:szCs w:val="24"/>
          <w:lang w:val="en-US"/>
        </w:rPr>
        <w:t xml:space="preserve"> </w:t>
      </w:r>
      <w:r w:rsidR="008E3665" w:rsidRPr="00850320">
        <w:rPr>
          <w:rFonts w:ascii="Times New Roman" w:hAnsi="Times New Roman" w:cs="Times New Roman"/>
          <w:color w:val="171717" w:themeColor="background2" w:themeShade="1A"/>
          <w:sz w:val="24"/>
          <w:szCs w:val="24"/>
          <w:lang w:val="en-US"/>
        </w:rPr>
        <w:t>ii</w:t>
      </w:r>
      <w:r w:rsidRPr="00850320">
        <w:rPr>
          <w:rFonts w:ascii="Times New Roman" w:hAnsi="Times New Roman" w:cs="Times New Roman"/>
          <w:color w:val="171717" w:themeColor="background2" w:themeShade="1A"/>
          <w:sz w:val="24"/>
          <w:szCs w:val="24"/>
          <w:lang w:val="en-US"/>
        </w:rPr>
        <w:t xml:space="preserve">) the distance between the midpoint of each segment and the closest </w:t>
      </w:r>
      <w:r w:rsidR="00A81C0A">
        <w:rPr>
          <w:rFonts w:ascii="Times New Roman" w:hAnsi="Times New Roman" w:cs="Times New Roman"/>
          <w:color w:val="171717" w:themeColor="background2" w:themeShade="1A"/>
          <w:sz w:val="24"/>
          <w:szCs w:val="24"/>
          <w:lang w:val="en-US"/>
        </w:rPr>
        <w:t>amenity</w:t>
      </w:r>
      <w:r w:rsidRPr="00850320">
        <w:rPr>
          <w:rFonts w:ascii="Times New Roman" w:hAnsi="Times New Roman" w:cs="Times New Roman"/>
          <w:color w:val="171717" w:themeColor="background2" w:themeShade="1A"/>
          <w:sz w:val="24"/>
          <w:szCs w:val="24"/>
          <w:lang w:val="en-US"/>
        </w:rPr>
        <w:t xml:space="preserve"> (</w:t>
      </w:r>
      <w:r w:rsidR="004E2E4B">
        <w:rPr>
          <w:rFonts w:ascii="Times New Roman" w:hAnsi="Times New Roman" w:cs="Times New Roman"/>
          <w:i/>
          <w:color w:val="171717" w:themeColor="background2" w:themeShade="1A"/>
          <w:sz w:val="24"/>
          <w:szCs w:val="24"/>
          <w:lang w:val="en-US"/>
        </w:rPr>
        <w:t>D</w:t>
      </w:r>
      <w:r w:rsidR="00D55A2C" w:rsidRPr="00850320">
        <w:rPr>
          <w:rFonts w:ascii="Times New Roman" w:hAnsi="Times New Roman" w:cs="Times New Roman"/>
          <w:i/>
          <w:color w:val="171717" w:themeColor="background2" w:themeShade="1A"/>
          <w:sz w:val="24"/>
          <w:szCs w:val="24"/>
          <w:lang w:val="en-US"/>
        </w:rPr>
        <w:t>istance</w:t>
      </w:r>
      <w:r w:rsidR="004E2E4B">
        <w:rPr>
          <w:rFonts w:ascii="Times New Roman" w:hAnsi="Times New Roman" w:cs="Times New Roman"/>
          <w:i/>
          <w:color w:val="171717" w:themeColor="background2" w:themeShade="1A"/>
          <w:sz w:val="24"/>
          <w:szCs w:val="24"/>
          <w:lang w:val="en-US"/>
        </w:rPr>
        <w:t>Amenity</w:t>
      </w:r>
      <w:r w:rsidRPr="00850320">
        <w:rPr>
          <w:rFonts w:ascii="Times New Roman" w:hAnsi="Times New Roman" w:cs="Times New Roman"/>
          <w:color w:val="171717" w:themeColor="background2" w:themeShade="1A"/>
          <w:sz w:val="24"/>
          <w:szCs w:val="24"/>
          <w:lang w:val="en-US"/>
        </w:rPr>
        <w:t xml:space="preserve">), </w:t>
      </w:r>
      <w:r w:rsidR="008E3665" w:rsidRPr="00850320">
        <w:rPr>
          <w:rFonts w:ascii="Times New Roman" w:hAnsi="Times New Roman" w:cs="Times New Roman"/>
          <w:color w:val="171717" w:themeColor="background2" w:themeShade="1A"/>
          <w:sz w:val="24"/>
          <w:szCs w:val="24"/>
          <w:lang w:val="en-US"/>
        </w:rPr>
        <w:t>iii</w:t>
      </w:r>
      <w:r w:rsidRPr="00850320">
        <w:rPr>
          <w:rFonts w:ascii="Times New Roman" w:hAnsi="Times New Roman" w:cs="Times New Roman"/>
          <w:color w:val="171717" w:themeColor="background2" w:themeShade="1A"/>
          <w:sz w:val="24"/>
          <w:szCs w:val="24"/>
          <w:lang w:val="en-US"/>
        </w:rPr>
        <w:t>) the distance between t</w:t>
      </w:r>
      <w:r w:rsidRPr="00031640">
        <w:rPr>
          <w:rFonts w:ascii="Times New Roman" w:hAnsi="Times New Roman" w:cs="Times New Roman"/>
          <w:color w:val="171717" w:themeColor="background2" w:themeShade="1A"/>
          <w:sz w:val="24"/>
          <w:szCs w:val="24"/>
          <w:lang w:val="en-US"/>
        </w:rPr>
        <w:t xml:space="preserve">he midpoint of each segment and the </w:t>
      </w:r>
      <w:r w:rsidRPr="00031640">
        <w:rPr>
          <w:rFonts w:ascii="Times New Roman" w:hAnsi="Times New Roman" w:cs="Times New Roman"/>
          <w:color w:val="171717" w:themeColor="background2" w:themeShade="1A"/>
          <w:sz w:val="24"/>
          <w:szCs w:val="24"/>
          <w:lang w:val="en-US"/>
        </w:rPr>
        <w:lastRenderedPageBreak/>
        <w:t xml:space="preserve">closest </w:t>
      </w:r>
      <w:r w:rsidR="004048BA">
        <w:rPr>
          <w:rFonts w:ascii="Times New Roman" w:hAnsi="Times New Roman" w:cs="Times New Roman"/>
          <w:color w:val="171717" w:themeColor="background2" w:themeShade="1A"/>
          <w:sz w:val="24"/>
          <w:szCs w:val="24"/>
          <w:lang w:val="en-US"/>
        </w:rPr>
        <w:t>river</w:t>
      </w:r>
      <w:ins w:id="718" w:author="Hofer, Heribert" w:date="2022-03-07T07:19:00Z">
        <w:r w:rsidR="00DF75D5">
          <w:rPr>
            <w:rFonts w:ascii="Times New Roman" w:hAnsi="Times New Roman" w:cs="Times New Roman"/>
            <w:color w:val="171717" w:themeColor="background2" w:themeShade="1A"/>
            <w:sz w:val="24"/>
            <w:szCs w:val="24"/>
            <w:lang w:val="en-US"/>
          </w:rPr>
          <w:t>ine vegetation, which may indicate a seasonal river</w:t>
        </w:r>
      </w:ins>
      <w:r w:rsidR="004048BA">
        <w:rPr>
          <w:rFonts w:ascii="Times New Roman" w:hAnsi="Times New Roman" w:cs="Times New Roman"/>
          <w:color w:val="171717" w:themeColor="background2" w:themeShade="1A"/>
          <w:sz w:val="24"/>
          <w:szCs w:val="24"/>
          <w:lang w:val="en-US"/>
        </w:rPr>
        <w:t xml:space="preserve"> or </w:t>
      </w:r>
      <w:ins w:id="719" w:author="Hofer, Heribert" w:date="2022-03-07T07:19:00Z">
        <w:r w:rsidR="00DF75D5">
          <w:rPr>
            <w:rFonts w:ascii="Times New Roman" w:hAnsi="Times New Roman" w:cs="Times New Roman"/>
            <w:color w:val="171717" w:themeColor="background2" w:themeShade="1A"/>
            <w:sz w:val="24"/>
            <w:szCs w:val="24"/>
            <w:lang w:val="en-US"/>
          </w:rPr>
          <w:t xml:space="preserve">a permanent </w:t>
        </w:r>
      </w:ins>
      <w:r w:rsidRPr="00031640">
        <w:rPr>
          <w:rFonts w:ascii="Times New Roman" w:hAnsi="Times New Roman" w:cs="Times New Roman"/>
          <w:color w:val="171717" w:themeColor="background2" w:themeShade="1A"/>
          <w:sz w:val="24"/>
          <w:szCs w:val="24"/>
          <w:lang w:val="en-US"/>
        </w:rPr>
        <w:t xml:space="preserve">water </w:t>
      </w:r>
      <w:r w:rsidR="004048BA">
        <w:rPr>
          <w:rFonts w:ascii="Times New Roman" w:hAnsi="Times New Roman" w:cs="Times New Roman"/>
          <w:color w:val="171717" w:themeColor="background2" w:themeShade="1A"/>
          <w:sz w:val="24"/>
          <w:szCs w:val="24"/>
          <w:lang w:val="en-US"/>
        </w:rPr>
        <w:t>body</w:t>
      </w:r>
      <w:r w:rsidR="00B80E95">
        <w:rPr>
          <w:rFonts w:ascii="Times New Roman" w:hAnsi="Times New Roman" w:cs="Times New Roman"/>
          <w:color w:val="171717" w:themeColor="background2" w:themeShade="1A"/>
          <w:sz w:val="24"/>
          <w:szCs w:val="24"/>
          <w:lang w:val="en-US"/>
        </w:rPr>
        <w:t xml:space="preserve"> </w:t>
      </w:r>
      <w:r w:rsidRPr="00031640">
        <w:rPr>
          <w:rFonts w:ascii="Times New Roman" w:hAnsi="Times New Roman" w:cs="Times New Roman"/>
          <w:color w:val="171717" w:themeColor="background2" w:themeShade="1A"/>
          <w:sz w:val="24"/>
          <w:szCs w:val="24"/>
          <w:lang w:val="en-US"/>
        </w:rPr>
        <w:t>(</w:t>
      </w:r>
      <w:r w:rsidR="004E2E4B">
        <w:rPr>
          <w:rFonts w:ascii="Times New Roman" w:hAnsi="Times New Roman" w:cs="Times New Roman"/>
          <w:i/>
          <w:color w:val="171717" w:themeColor="background2" w:themeShade="1A"/>
          <w:sz w:val="24"/>
          <w:szCs w:val="24"/>
          <w:lang w:val="en-US"/>
        </w:rPr>
        <w:t>D</w:t>
      </w:r>
      <w:r w:rsidR="00207AC1" w:rsidRPr="00850320">
        <w:rPr>
          <w:rFonts w:ascii="Times New Roman" w:hAnsi="Times New Roman" w:cs="Times New Roman"/>
          <w:i/>
          <w:color w:val="171717" w:themeColor="background2" w:themeShade="1A"/>
          <w:sz w:val="24"/>
          <w:szCs w:val="24"/>
          <w:lang w:val="en-US"/>
        </w:rPr>
        <w:t>istance</w:t>
      </w:r>
      <w:r w:rsidR="004E2E4B">
        <w:rPr>
          <w:rFonts w:ascii="Times New Roman" w:hAnsi="Times New Roman" w:cs="Times New Roman"/>
          <w:i/>
          <w:color w:val="171717" w:themeColor="background2" w:themeShade="1A"/>
          <w:sz w:val="24"/>
          <w:szCs w:val="24"/>
          <w:lang w:val="en-US"/>
        </w:rPr>
        <w:t>W</w:t>
      </w:r>
      <w:r w:rsidR="00207AC1" w:rsidRPr="00850320">
        <w:rPr>
          <w:rFonts w:ascii="Times New Roman" w:hAnsi="Times New Roman" w:cs="Times New Roman"/>
          <w:i/>
          <w:color w:val="171717" w:themeColor="background2" w:themeShade="1A"/>
          <w:sz w:val="24"/>
          <w:szCs w:val="24"/>
          <w:lang w:val="en-US"/>
        </w:rPr>
        <w:t>ater</w:t>
      </w:r>
      <w:del w:id="720" w:author="Hofer, Heribert" w:date="2022-03-07T07:20:00Z">
        <w:r w:rsidR="00B80E95" w:rsidRPr="00B80E95" w:rsidDel="00DF75D5">
          <w:rPr>
            <w:rFonts w:ascii="Times New Roman" w:hAnsi="Times New Roman" w:cs="Times New Roman"/>
            <w:iCs/>
            <w:color w:val="171717" w:themeColor="background2" w:themeShade="1A"/>
            <w:sz w:val="24"/>
            <w:szCs w:val="24"/>
            <w:lang w:val="en-US"/>
          </w:rPr>
          <w:delText xml:space="preserve">, </w:delText>
        </w:r>
      </w:del>
      <w:ins w:id="721" w:author="Hofer, Heribert" w:date="2022-03-07T07:20:00Z">
        <w:r w:rsidR="00DF75D5">
          <w:rPr>
            <w:rFonts w:ascii="Times New Roman" w:hAnsi="Times New Roman" w:cs="Times New Roman"/>
            <w:iCs/>
            <w:color w:val="171717" w:themeColor="background2" w:themeShade="1A"/>
            <w:sz w:val="24"/>
            <w:szCs w:val="24"/>
            <w:lang w:val="en-US"/>
          </w:rPr>
          <w:t>)</w:t>
        </w:r>
      </w:ins>
      <w:del w:id="722" w:author="Hofer, Heribert" w:date="2022-03-07T07:20:00Z">
        <w:r w:rsidR="00B80E95" w:rsidRPr="00B80E95" w:rsidDel="00DF75D5">
          <w:rPr>
            <w:rFonts w:ascii="Times New Roman" w:hAnsi="Times New Roman" w:cs="Times New Roman"/>
            <w:iCs/>
            <w:color w:val="171717" w:themeColor="background2" w:themeShade="1A"/>
            <w:sz w:val="24"/>
            <w:szCs w:val="24"/>
            <w:lang w:val="en-US"/>
          </w:rPr>
          <w:delText xml:space="preserve">it should be noted that </w:delText>
        </w:r>
        <w:r w:rsidR="004048BA" w:rsidDel="00DF75D5">
          <w:rPr>
            <w:rFonts w:ascii="Times New Roman" w:hAnsi="Times New Roman" w:cs="Times New Roman"/>
            <w:iCs/>
            <w:color w:val="171717" w:themeColor="background2" w:themeShade="1A"/>
            <w:sz w:val="24"/>
            <w:szCs w:val="24"/>
            <w:lang w:val="en-US"/>
          </w:rPr>
          <w:delText xml:space="preserve">seasonal streams are included in our spatial dataset, </w:delText>
        </w:r>
        <w:r w:rsidR="005070BF" w:rsidDel="00DF75D5">
          <w:rPr>
            <w:rFonts w:ascii="Times New Roman" w:hAnsi="Times New Roman" w:cs="Times New Roman"/>
            <w:iCs/>
            <w:color w:val="171717" w:themeColor="background2" w:themeShade="1A"/>
            <w:sz w:val="24"/>
            <w:szCs w:val="24"/>
            <w:lang w:val="en-US"/>
          </w:rPr>
          <w:delText>meaning that we actually considered</w:delText>
        </w:r>
        <w:r w:rsidR="0030508B" w:rsidDel="00DF75D5">
          <w:rPr>
            <w:rFonts w:ascii="Times New Roman" w:hAnsi="Times New Roman" w:cs="Times New Roman"/>
            <w:iCs/>
            <w:color w:val="171717" w:themeColor="background2" w:themeShade="1A"/>
            <w:sz w:val="24"/>
            <w:szCs w:val="24"/>
            <w:lang w:val="en-US"/>
          </w:rPr>
          <w:delText xml:space="preserve"> </w:delText>
        </w:r>
        <w:r w:rsidR="00B80E95" w:rsidDel="00DF75D5">
          <w:rPr>
            <w:rFonts w:ascii="Times New Roman" w:hAnsi="Times New Roman" w:cs="Times New Roman"/>
            <w:iCs/>
            <w:color w:val="171717" w:themeColor="background2" w:themeShade="1A"/>
            <w:sz w:val="24"/>
            <w:szCs w:val="24"/>
            <w:lang w:val="en-US"/>
          </w:rPr>
          <w:delText xml:space="preserve">the distance to the closest riverine </w:delText>
        </w:r>
        <w:r w:rsidR="005070BF" w:rsidDel="00DF75D5">
          <w:rPr>
            <w:rFonts w:ascii="Times New Roman" w:hAnsi="Times New Roman" w:cs="Times New Roman"/>
            <w:iCs/>
            <w:color w:val="171717" w:themeColor="background2" w:themeShade="1A"/>
            <w:sz w:val="24"/>
            <w:szCs w:val="24"/>
            <w:lang w:val="en-US"/>
          </w:rPr>
          <w:delText>vegetation, potentially associated with water; since hyenas were found to favor this habitat in the</w:delText>
        </w:r>
        <w:r w:rsidR="001C6782" w:rsidDel="00DF75D5">
          <w:rPr>
            <w:rFonts w:ascii="Times New Roman" w:hAnsi="Times New Roman" w:cs="Times New Roman"/>
            <w:iCs/>
            <w:color w:val="171717" w:themeColor="background2" w:themeShade="1A"/>
            <w:sz w:val="24"/>
            <w:szCs w:val="24"/>
            <w:lang w:val="en-US"/>
          </w:rPr>
          <w:delText xml:space="preserve"> </w:delText>
        </w:r>
        <w:r w:rsidR="005070BF" w:rsidDel="00DF75D5">
          <w:rPr>
            <w:rFonts w:ascii="Times New Roman" w:hAnsi="Times New Roman" w:cs="Times New Roman"/>
            <w:iCs/>
            <w:color w:val="171717" w:themeColor="background2" w:themeShade="1A"/>
            <w:sz w:val="24"/>
            <w:szCs w:val="24"/>
            <w:lang w:val="en-US"/>
          </w:rPr>
          <w:delText xml:space="preserve">MMR </w:delText>
        </w:r>
        <w:r w:rsidR="005070BF" w:rsidDel="00DF75D5">
          <w:rPr>
            <w:rFonts w:ascii="Times New Roman" w:hAnsi="Times New Roman" w:cs="Times New Roman"/>
            <w:iCs/>
            <w:color w:val="171717" w:themeColor="background2" w:themeShade="1A"/>
            <w:sz w:val="24"/>
            <w:szCs w:val="24"/>
            <w:lang w:val="en-US"/>
          </w:rPr>
          <w:fldChar w:fldCharType="begin"/>
        </w:r>
        <w:r w:rsidR="005070BF" w:rsidDel="00DF75D5">
          <w:rPr>
            <w:rFonts w:ascii="Times New Roman" w:hAnsi="Times New Roman" w:cs="Times New Roman"/>
            <w:iCs/>
            <w:color w:val="171717" w:themeColor="background2" w:themeShade="1A"/>
            <w:sz w:val="24"/>
            <w:szCs w:val="24"/>
            <w:lang w:val="en-US"/>
          </w:rPr>
          <w:delInstrText xml:space="preserve"> ADDIN ZOTERO_ITEM CSL_CITATION {"citationID":"swtEfoE1","properties":{"formattedCitation":"(Kolowski &amp; Holekamp 2009)","plainCitation":"(Kolowski &amp; Holekamp 2009)","noteIndex":0},"citationItems":[{"id":2915,"uris":["http://zotero.org/users/5432491/items/6WJ9CKMD"],"uri":["http://zotero.org/users/5432491/items/6WJ9CKMD"],"itemData":{"id":2915,"type":"article-journal","abstract":"Due to increasing human encroachment into the remaining habitat of many large carnivore species, there is an immediate need to understand the ecological and anthropogenic factors influencing carnivore space use decisions. In particular, knowledge of changes in space use in response to disturbance, and the costs associated with these changes, will be critical in guiding conservation efforts. To investigate the ecological factors influencing carnivore space use, we intensively radiotracked members of two large social groups (clans) of spotted hyaenas Crocuta crocuta in the Masai Mara National Reserve, Kenya. In addition, we studied the influence of livestock grazing by comparing space use between two study clans that differed dramatically in exposure to grazing. Logistic regression modeling indicated that space use in the absence of livestock was most influenced by the location of the clan's communal den. However, hyaenas were also found to select shrubland, areas of high prey density, and proximity to seasonal streams. Movements of hyaenas exposed to livestock grazing were most influenced by vegetation type, with a strong avoidance of open grass plains. Den location and prey density had less influence on space use decisions in the disturbed than the undisturbed clan. Livestock distribution did not directly influence hyaena movements either during daytime, when livestock were present, or at night. We suggest that direct livestock avoidance was unnecessary due to the observed increased use of vegetative cover by hyaenas exposed to grazing livestock. The greater distances from the den, and from areas of high prey density at which hyaenas were found in disturbed than undisturbed areas indicates potential energetic costs incurred by disturbed hyaenas. Our results therefore suggest that reduced vegetative cover, as is often found outside protected areas, may result in more dramatic modifications of hyaena movements in the presence of livestock.","container-title":"Journal of Zoology","DOI":"10.1111/j.1469-7998.2008.00505.x","ISSN":"1469-7998","issue":"1","language":"en","note":"number: 1\n_eprint: https://onlinelibrary.wiley.com/doi/pdf/10.1111/j.1469-7998.2008.00505.x","page":"23-36","source":"Wiley Online Library","title":"Ecological and anthropogenic influences on space use by spotted hyaenas","volume":"277","author":[{"family":"Kolowski","given":"J. M."},{"family":"Holekamp","given":"K. E."}],"issued":{"date-parts":[["2009"]]}}}],"schema":"https://github.com/citation-style-language/schema/raw/master/csl-citation.json"} </w:delInstrText>
        </w:r>
        <w:r w:rsidR="005070BF" w:rsidDel="00DF75D5">
          <w:rPr>
            <w:rFonts w:ascii="Times New Roman" w:hAnsi="Times New Roman" w:cs="Times New Roman"/>
            <w:iCs/>
            <w:color w:val="171717" w:themeColor="background2" w:themeShade="1A"/>
            <w:sz w:val="24"/>
            <w:szCs w:val="24"/>
            <w:lang w:val="en-US"/>
          </w:rPr>
          <w:fldChar w:fldCharType="separate"/>
        </w:r>
        <w:r w:rsidR="005070BF" w:rsidRPr="00B04563" w:rsidDel="00DF75D5">
          <w:rPr>
            <w:rFonts w:ascii="Times New Roman" w:hAnsi="Times New Roman" w:cs="Times New Roman"/>
            <w:sz w:val="24"/>
            <w:lang w:val="en-US"/>
          </w:rPr>
          <w:delText>(Kolowski &amp; Holekamp 2009)</w:delText>
        </w:r>
        <w:r w:rsidR="005070BF" w:rsidDel="00DF75D5">
          <w:rPr>
            <w:rFonts w:ascii="Times New Roman" w:hAnsi="Times New Roman" w:cs="Times New Roman"/>
            <w:iCs/>
            <w:color w:val="171717" w:themeColor="background2" w:themeShade="1A"/>
            <w:sz w:val="24"/>
            <w:szCs w:val="24"/>
            <w:lang w:val="en-US"/>
          </w:rPr>
          <w:fldChar w:fldCharType="end"/>
        </w:r>
        <w:r w:rsidR="005070BF" w:rsidDel="00DF75D5">
          <w:rPr>
            <w:rFonts w:ascii="Times New Roman" w:hAnsi="Times New Roman" w:cs="Times New Roman"/>
            <w:iCs/>
            <w:color w:val="171717" w:themeColor="background2" w:themeShade="1A"/>
            <w:sz w:val="24"/>
            <w:szCs w:val="24"/>
            <w:lang w:val="en-US"/>
          </w:rPr>
          <w:delText xml:space="preserve">, we did not </w:delText>
        </w:r>
        <w:r w:rsidR="00E92E95" w:rsidDel="00DF75D5">
          <w:rPr>
            <w:rFonts w:ascii="Times New Roman" w:hAnsi="Times New Roman" w:cs="Times New Roman"/>
            <w:iCs/>
            <w:color w:val="171717" w:themeColor="background2" w:themeShade="1A"/>
            <w:sz w:val="24"/>
            <w:szCs w:val="24"/>
            <w:lang w:val="en-US"/>
          </w:rPr>
          <w:delText xml:space="preserve">restrict our dataset to perennial </w:delText>
        </w:r>
        <w:r w:rsidR="005070BF" w:rsidDel="00DF75D5">
          <w:rPr>
            <w:rFonts w:ascii="Times New Roman" w:hAnsi="Times New Roman" w:cs="Times New Roman"/>
            <w:iCs/>
            <w:color w:val="171717" w:themeColor="background2" w:themeShade="1A"/>
            <w:sz w:val="24"/>
            <w:szCs w:val="24"/>
            <w:lang w:val="en-US"/>
          </w:rPr>
          <w:delText xml:space="preserve"> </w:delText>
        </w:r>
        <w:r w:rsidR="00E92E95" w:rsidDel="00DF75D5">
          <w:rPr>
            <w:rFonts w:ascii="Times New Roman" w:hAnsi="Times New Roman" w:cs="Times New Roman"/>
            <w:iCs/>
            <w:color w:val="171717" w:themeColor="background2" w:themeShade="1A"/>
            <w:sz w:val="24"/>
            <w:szCs w:val="24"/>
            <w:lang w:val="en-US"/>
          </w:rPr>
          <w:delText>rivers</w:delText>
        </w:r>
      </w:del>
      <w:r w:rsidR="005070BF">
        <w:rPr>
          <w:rFonts w:ascii="Times New Roman" w:hAnsi="Times New Roman" w:cs="Times New Roman"/>
          <w:iCs/>
          <w:color w:val="171717" w:themeColor="background2" w:themeShade="1A"/>
          <w:sz w:val="24"/>
          <w:szCs w:val="24"/>
          <w:lang w:val="en-US"/>
        </w:rPr>
        <w:t>;</w:t>
      </w:r>
      <w:r w:rsidRPr="00850320">
        <w:rPr>
          <w:rFonts w:ascii="Times New Roman" w:hAnsi="Times New Roman" w:cs="Times New Roman"/>
          <w:color w:val="171717" w:themeColor="background2" w:themeShade="1A"/>
          <w:sz w:val="24"/>
          <w:szCs w:val="24"/>
          <w:lang w:val="en-US"/>
        </w:rPr>
        <w:t xml:space="preserve"> and </w:t>
      </w:r>
      <w:r w:rsidR="00B76915">
        <w:rPr>
          <w:rFonts w:ascii="Times New Roman" w:hAnsi="Times New Roman" w:cs="Times New Roman"/>
          <w:color w:val="171717" w:themeColor="background2" w:themeShade="1A"/>
          <w:sz w:val="24"/>
          <w:szCs w:val="24"/>
          <w:lang w:val="en-US"/>
        </w:rPr>
        <w:t>i</w:t>
      </w:r>
      <w:r w:rsidR="008E3665" w:rsidRPr="00850320">
        <w:rPr>
          <w:rFonts w:ascii="Times New Roman" w:hAnsi="Times New Roman" w:cs="Times New Roman"/>
          <w:color w:val="171717" w:themeColor="background2" w:themeShade="1A"/>
          <w:sz w:val="24"/>
          <w:szCs w:val="24"/>
          <w:lang w:val="en-US"/>
        </w:rPr>
        <w:t>v</w:t>
      </w:r>
      <w:r w:rsidRPr="00850320">
        <w:rPr>
          <w:rFonts w:ascii="Times New Roman" w:hAnsi="Times New Roman" w:cs="Times New Roman"/>
          <w:color w:val="171717" w:themeColor="background2" w:themeShade="1A"/>
          <w:sz w:val="24"/>
          <w:szCs w:val="24"/>
          <w:lang w:val="en-US"/>
        </w:rPr>
        <w:t xml:space="preserve">) the percentage of </w:t>
      </w:r>
      <w:r w:rsidR="004E279B" w:rsidRPr="00850320">
        <w:rPr>
          <w:rFonts w:ascii="Times New Roman" w:hAnsi="Times New Roman" w:cs="Times New Roman"/>
          <w:color w:val="171717" w:themeColor="background2" w:themeShade="1A"/>
          <w:sz w:val="24"/>
          <w:szCs w:val="24"/>
          <w:lang w:val="en-US"/>
        </w:rPr>
        <w:t>woodland</w:t>
      </w:r>
      <w:r w:rsidRPr="00850320">
        <w:rPr>
          <w:rFonts w:ascii="Times New Roman" w:hAnsi="Times New Roman" w:cs="Times New Roman"/>
          <w:color w:val="171717" w:themeColor="background2" w:themeShade="1A"/>
          <w:sz w:val="24"/>
          <w:szCs w:val="24"/>
          <w:lang w:val="en-US"/>
        </w:rPr>
        <w:t xml:space="preserve"> cover in a 1km wide buffer</w:t>
      </w:r>
      <w:r w:rsidR="00A52938">
        <w:rPr>
          <w:rFonts w:ascii="Times New Roman" w:hAnsi="Times New Roman" w:cs="Times New Roman"/>
          <w:color w:val="171717" w:themeColor="background2" w:themeShade="1A"/>
          <w:sz w:val="24"/>
          <w:szCs w:val="24"/>
          <w:lang w:val="en-US"/>
        </w:rPr>
        <w:t xml:space="preserve"> (500m on each side)</w:t>
      </w:r>
      <w:r w:rsidRPr="00850320">
        <w:rPr>
          <w:rFonts w:ascii="Times New Roman" w:hAnsi="Times New Roman" w:cs="Times New Roman"/>
          <w:color w:val="171717" w:themeColor="background2" w:themeShade="1A"/>
          <w:sz w:val="24"/>
          <w:szCs w:val="24"/>
          <w:lang w:val="en-US"/>
        </w:rPr>
        <w:t xml:space="preserve"> along the road (</w:t>
      </w:r>
      <w:r w:rsidR="00D30C40">
        <w:rPr>
          <w:rFonts w:ascii="Times New Roman" w:hAnsi="Times New Roman" w:cs="Times New Roman"/>
          <w:i/>
          <w:color w:val="171717" w:themeColor="background2" w:themeShade="1A"/>
          <w:sz w:val="24"/>
          <w:szCs w:val="24"/>
          <w:lang w:val="en-US"/>
        </w:rPr>
        <w:t>W</w:t>
      </w:r>
      <w:r w:rsidR="00B123DB" w:rsidRPr="00850320">
        <w:rPr>
          <w:rFonts w:ascii="Times New Roman" w:hAnsi="Times New Roman" w:cs="Times New Roman"/>
          <w:i/>
          <w:color w:val="171717" w:themeColor="background2" w:themeShade="1A"/>
          <w:sz w:val="24"/>
          <w:szCs w:val="24"/>
          <w:lang w:val="en-US"/>
        </w:rPr>
        <w:t>oodland</w:t>
      </w:r>
      <w:r w:rsidR="004E279B" w:rsidRPr="00850320">
        <w:rPr>
          <w:rFonts w:ascii="Times New Roman" w:hAnsi="Times New Roman" w:cs="Times New Roman"/>
          <w:color w:val="171717" w:themeColor="background2" w:themeShade="1A"/>
          <w:sz w:val="24"/>
          <w:szCs w:val="24"/>
          <w:lang w:val="en-US"/>
        </w:rPr>
        <w:t xml:space="preserve">). </w:t>
      </w:r>
      <w:r w:rsidRPr="005A3706">
        <w:rPr>
          <w:rFonts w:ascii="Times New Roman" w:hAnsi="Times New Roman" w:cs="Times New Roman"/>
          <w:color w:val="171717" w:themeColor="background2" w:themeShade="1A"/>
          <w:sz w:val="24"/>
          <w:szCs w:val="24"/>
          <w:lang w:val="en-US"/>
        </w:rPr>
        <w:t>We tested the significance of the predictors using the likelihood ratio test (</w:t>
      </w:r>
      <w:r w:rsidR="00450F37" w:rsidRPr="005A3706">
        <w:rPr>
          <w:rFonts w:ascii="Times New Roman" w:hAnsi="Times New Roman" w:cs="Times New Roman"/>
          <w:color w:val="171717" w:themeColor="background2" w:themeShade="1A"/>
          <w:sz w:val="24"/>
          <w:szCs w:val="24"/>
          <w:lang w:val="en-US"/>
        </w:rPr>
        <w:t>test statistic abbreviated as G</w:t>
      </w:r>
      <w:r w:rsidRPr="005A3706">
        <w:rPr>
          <w:rFonts w:ascii="Times New Roman" w:hAnsi="Times New Roman" w:cs="Times New Roman"/>
          <w:color w:val="171717" w:themeColor="background2" w:themeShade="1A"/>
          <w:sz w:val="24"/>
          <w:szCs w:val="24"/>
          <w:lang w:val="en-US"/>
        </w:rPr>
        <w:t>)</w:t>
      </w:r>
      <w:r w:rsidR="008E1FE3" w:rsidRPr="005A3706">
        <w:rPr>
          <w:rFonts w:ascii="Times New Roman" w:hAnsi="Times New Roman" w:cs="Times New Roman"/>
          <w:color w:val="171717" w:themeColor="background2" w:themeShade="1A"/>
          <w:sz w:val="24"/>
          <w:szCs w:val="24"/>
          <w:lang w:val="en-US"/>
        </w:rPr>
        <w:t xml:space="preserve"> to compare the full model with </w:t>
      </w:r>
      <w:ins w:id="723" w:author="Hofer, Heribert" w:date="2022-03-07T07:21:00Z">
        <w:r w:rsidR="00DF75D5">
          <w:rPr>
            <w:rFonts w:ascii="Times New Roman" w:hAnsi="Times New Roman" w:cs="Times New Roman"/>
            <w:color w:val="171717" w:themeColor="background2" w:themeShade="1A"/>
            <w:sz w:val="24"/>
            <w:szCs w:val="24"/>
            <w:lang w:val="en-US"/>
          </w:rPr>
          <w:t xml:space="preserve">reduced </w:t>
        </w:r>
      </w:ins>
      <w:r w:rsidR="008E1FE3" w:rsidRPr="005A3706">
        <w:rPr>
          <w:rFonts w:ascii="Times New Roman" w:hAnsi="Times New Roman" w:cs="Times New Roman"/>
          <w:color w:val="171717" w:themeColor="background2" w:themeShade="1A"/>
          <w:sz w:val="24"/>
          <w:szCs w:val="24"/>
          <w:lang w:val="en-US"/>
        </w:rPr>
        <w:t>models</w:t>
      </w:r>
      <w:del w:id="724" w:author="Hofer, Heribert" w:date="2022-03-07T07:21:00Z">
        <w:r w:rsidR="008E1FE3" w:rsidRPr="005A3706" w:rsidDel="00DF75D5">
          <w:rPr>
            <w:rFonts w:ascii="Times New Roman" w:hAnsi="Times New Roman" w:cs="Times New Roman"/>
            <w:color w:val="171717" w:themeColor="background2" w:themeShade="1A"/>
            <w:sz w:val="24"/>
            <w:szCs w:val="24"/>
            <w:lang w:val="en-US"/>
          </w:rPr>
          <w:delText xml:space="preserve"> with one less predictor</w:delText>
        </w:r>
      </w:del>
      <w:r w:rsidRPr="005A3706">
        <w:rPr>
          <w:rFonts w:ascii="Times New Roman" w:hAnsi="Times New Roman" w:cs="Times New Roman"/>
          <w:color w:val="171717" w:themeColor="background2" w:themeShade="1A"/>
          <w:sz w:val="24"/>
          <w:szCs w:val="24"/>
          <w:lang w:val="en-US"/>
        </w:rPr>
        <w:t>.</w:t>
      </w:r>
      <w:r w:rsidR="000959A3" w:rsidRPr="00850320">
        <w:rPr>
          <w:rFonts w:ascii="Times New Roman" w:hAnsi="Times New Roman" w:cs="Times New Roman"/>
          <w:color w:val="171717" w:themeColor="background2" w:themeShade="1A"/>
          <w:sz w:val="24"/>
          <w:szCs w:val="24"/>
          <w:lang w:val="en-US"/>
        </w:rPr>
        <w:t xml:space="preserve"> </w:t>
      </w:r>
      <w:r w:rsidRPr="00850320">
        <w:rPr>
          <w:rFonts w:ascii="Times New Roman" w:hAnsi="Times New Roman" w:cs="Times New Roman"/>
          <w:color w:val="171717" w:themeColor="background2" w:themeShade="1A"/>
          <w:sz w:val="24"/>
          <w:szCs w:val="24"/>
          <w:lang w:val="en-US"/>
        </w:rPr>
        <w:t>Model assumptions were verified</w:t>
      </w:r>
      <w:r w:rsidR="00642B1D" w:rsidRPr="00850320">
        <w:rPr>
          <w:rFonts w:ascii="Times New Roman" w:hAnsi="Times New Roman" w:cs="Times New Roman"/>
          <w:color w:val="171717" w:themeColor="background2" w:themeShade="1A"/>
          <w:sz w:val="24"/>
          <w:szCs w:val="24"/>
          <w:lang w:val="en-US"/>
        </w:rPr>
        <w:t xml:space="preserve"> </w:t>
      </w:r>
      <w:r w:rsidRPr="00850320">
        <w:rPr>
          <w:rFonts w:ascii="Times New Roman" w:hAnsi="Times New Roman" w:cs="Times New Roman"/>
          <w:color w:val="171717" w:themeColor="background2" w:themeShade="1A"/>
          <w:sz w:val="24"/>
          <w:szCs w:val="24"/>
          <w:lang w:val="en-US"/>
        </w:rPr>
        <w:t xml:space="preserve">by inspecting </w:t>
      </w:r>
      <w:del w:id="725" w:author="Hofer, Heribert" w:date="2022-03-07T07:21:00Z">
        <w:r w:rsidRPr="00850320" w:rsidDel="00DF75D5">
          <w:rPr>
            <w:rFonts w:ascii="Times New Roman" w:hAnsi="Times New Roman" w:cs="Times New Roman"/>
            <w:color w:val="171717" w:themeColor="background2" w:themeShade="1A"/>
            <w:sz w:val="24"/>
            <w:szCs w:val="24"/>
            <w:lang w:val="en-US"/>
          </w:rPr>
          <w:delText xml:space="preserve">the </w:delText>
        </w:r>
      </w:del>
      <w:r w:rsidRPr="00850320">
        <w:rPr>
          <w:rFonts w:ascii="Times New Roman" w:hAnsi="Times New Roman" w:cs="Times New Roman"/>
          <w:color w:val="171717" w:themeColor="background2" w:themeShade="1A"/>
          <w:sz w:val="24"/>
          <w:szCs w:val="24"/>
          <w:lang w:val="en-US"/>
        </w:rPr>
        <w:t>model</w:t>
      </w:r>
      <w:del w:id="726" w:author="Hofer, Heribert" w:date="2022-03-07T07:21:00Z">
        <w:r w:rsidRPr="00850320" w:rsidDel="00DF75D5">
          <w:rPr>
            <w:rFonts w:ascii="Times New Roman" w:hAnsi="Times New Roman" w:cs="Times New Roman"/>
            <w:color w:val="171717" w:themeColor="background2" w:themeShade="1A"/>
            <w:sz w:val="24"/>
            <w:szCs w:val="24"/>
            <w:lang w:val="en-US"/>
          </w:rPr>
          <w:delText>’s</w:delText>
        </w:r>
      </w:del>
      <w:r w:rsidRPr="00850320">
        <w:rPr>
          <w:rFonts w:ascii="Times New Roman" w:hAnsi="Times New Roman" w:cs="Times New Roman"/>
          <w:color w:val="171717" w:themeColor="background2" w:themeShade="1A"/>
          <w:sz w:val="24"/>
          <w:szCs w:val="24"/>
          <w:lang w:val="en-US"/>
        </w:rPr>
        <w:t xml:space="preserve"> residuals. </w:t>
      </w:r>
    </w:p>
    <w:p w14:paraId="58D8756D" w14:textId="54E40A32" w:rsidR="00EE2A36" w:rsidRPr="00850320" w:rsidRDefault="00EE2A36" w:rsidP="00EE2A36">
      <w:pPr>
        <w:spacing w:line="600" w:lineRule="auto"/>
        <w:ind w:firstLine="708"/>
        <w:rPr>
          <w:rFonts w:ascii="Times New Roman" w:hAnsi="Times New Roman" w:cs="Times New Roman"/>
          <w:color w:val="000000" w:themeColor="text1"/>
          <w:sz w:val="24"/>
          <w:szCs w:val="24"/>
          <w:lang w:val="en-US"/>
        </w:rPr>
      </w:pPr>
      <w:r w:rsidRPr="00850320">
        <w:rPr>
          <w:rFonts w:ascii="Times New Roman" w:hAnsi="Times New Roman" w:cs="Times New Roman"/>
          <w:color w:val="000000" w:themeColor="text1"/>
          <w:sz w:val="24"/>
          <w:szCs w:val="24"/>
          <w:lang w:val="en-US"/>
        </w:rPr>
        <w:t xml:space="preserve">To test for a potential </w:t>
      </w:r>
      <w:r w:rsidR="00C64A65" w:rsidRPr="00850320">
        <w:rPr>
          <w:rFonts w:ascii="Times New Roman" w:hAnsi="Times New Roman" w:cs="Times New Roman"/>
          <w:color w:val="000000" w:themeColor="text1"/>
          <w:sz w:val="24"/>
          <w:szCs w:val="24"/>
          <w:lang w:val="en-US"/>
        </w:rPr>
        <w:t xml:space="preserve">temporal </w:t>
      </w:r>
      <w:r w:rsidRPr="00850320">
        <w:rPr>
          <w:rFonts w:ascii="Times New Roman" w:hAnsi="Times New Roman" w:cs="Times New Roman"/>
          <w:color w:val="000000" w:themeColor="text1"/>
          <w:sz w:val="24"/>
          <w:szCs w:val="24"/>
          <w:lang w:val="en-US"/>
        </w:rPr>
        <w:t xml:space="preserve">pattern </w:t>
      </w:r>
      <w:ins w:id="727" w:author="Hofer, Heribert" w:date="2022-03-07T07:21:00Z">
        <w:r w:rsidR="00BB53FF">
          <w:rPr>
            <w:rFonts w:ascii="Times New Roman" w:hAnsi="Times New Roman" w:cs="Times New Roman"/>
            <w:color w:val="000000" w:themeColor="text1"/>
            <w:sz w:val="24"/>
            <w:szCs w:val="24"/>
            <w:lang w:val="en-US"/>
          </w:rPr>
          <w:t xml:space="preserve">in </w:t>
        </w:r>
      </w:ins>
      <w:del w:id="728" w:author="Hofer, Heribert" w:date="2022-03-07T07:21:00Z">
        <w:r w:rsidR="00734005" w:rsidDel="00BB53FF">
          <w:rPr>
            <w:rFonts w:ascii="Times New Roman" w:hAnsi="Times New Roman" w:cs="Times New Roman"/>
            <w:color w:val="000000" w:themeColor="text1"/>
            <w:sz w:val="24"/>
            <w:szCs w:val="24"/>
            <w:lang w:val="en-US"/>
          </w:rPr>
          <w:delText xml:space="preserve">related </w:delText>
        </w:r>
      </w:del>
      <w:ins w:id="729" w:author="Hofer, Heribert" w:date="2022-03-07T07:21:00Z">
        <w:r w:rsidR="00BB53FF">
          <w:rPr>
            <w:rFonts w:ascii="Times New Roman" w:hAnsi="Times New Roman" w:cs="Times New Roman"/>
            <w:color w:val="000000" w:themeColor="text1"/>
            <w:sz w:val="24"/>
            <w:szCs w:val="24"/>
            <w:lang w:val="en-US"/>
          </w:rPr>
          <w:t xml:space="preserve">relation </w:t>
        </w:r>
      </w:ins>
      <w:r w:rsidR="00734005">
        <w:rPr>
          <w:rFonts w:ascii="Times New Roman" w:hAnsi="Times New Roman" w:cs="Times New Roman"/>
          <w:color w:val="000000" w:themeColor="text1"/>
          <w:sz w:val="24"/>
          <w:szCs w:val="24"/>
          <w:lang w:val="en-US"/>
        </w:rPr>
        <w:t xml:space="preserve">to the </w:t>
      </w:r>
      <w:ins w:id="730" w:author="Hofer, Heribert" w:date="2022-03-07T07:21:00Z">
        <w:r w:rsidR="00BB53FF">
          <w:rPr>
            <w:rFonts w:ascii="Times New Roman" w:hAnsi="Times New Roman" w:cs="Times New Roman"/>
            <w:color w:val="000000" w:themeColor="text1"/>
            <w:sz w:val="24"/>
            <w:szCs w:val="24"/>
            <w:lang w:val="en-US"/>
          </w:rPr>
          <w:t xml:space="preserve">movements of </w:t>
        </w:r>
      </w:ins>
      <w:r w:rsidR="00734005">
        <w:rPr>
          <w:rFonts w:ascii="Times New Roman" w:hAnsi="Times New Roman" w:cs="Times New Roman"/>
          <w:color w:val="000000" w:themeColor="text1"/>
          <w:sz w:val="24"/>
          <w:szCs w:val="24"/>
          <w:lang w:val="en-US"/>
        </w:rPr>
        <w:t>migratory herds</w:t>
      </w:r>
      <w:r w:rsidRPr="00850320">
        <w:rPr>
          <w:rFonts w:ascii="Times New Roman" w:hAnsi="Times New Roman" w:cs="Times New Roman"/>
          <w:color w:val="000000" w:themeColor="text1"/>
          <w:sz w:val="24"/>
          <w:szCs w:val="24"/>
          <w:lang w:val="en-US"/>
        </w:rPr>
        <w:t xml:space="preserve">, </w:t>
      </w:r>
      <w:r w:rsidR="00734005">
        <w:rPr>
          <w:rFonts w:ascii="Times New Roman" w:hAnsi="Times New Roman" w:cs="Times New Roman"/>
          <w:color w:val="000000" w:themeColor="text1"/>
          <w:sz w:val="24"/>
          <w:szCs w:val="24"/>
          <w:lang w:val="en-US"/>
        </w:rPr>
        <w:t>we defined t</w:t>
      </w:r>
      <w:r w:rsidR="009427E0">
        <w:rPr>
          <w:rFonts w:ascii="Times New Roman" w:hAnsi="Times New Roman" w:cs="Times New Roman"/>
          <w:color w:val="000000" w:themeColor="text1"/>
          <w:sz w:val="24"/>
          <w:szCs w:val="24"/>
          <w:lang w:val="en-US"/>
        </w:rPr>
        <w:t>w</w:t>
      </w:r>
      <w:r w:rsidR="00734005">
        <w:rPr>
          <w:rFonts w:ascii="Times New Roman" w:hAnsi="Times New Roman" w:cs="Times New Roman"/>
          <w:color w:val="000000" w:themeColor="text1"/>
          <w:sz w:val="24"/>
          <w:szCs w:val="24"/>
          <w:lang w:val="en-US"/>
        </w:rPr>
        <w:t>o time intervals</w:t>
      </w:r>
      <w:ins w:id="731" w:author="Hofer, Heribert" w:date="2022-03-07T07:21:00Z">
        <w:r w:rsidR="00BB53FF">
          <w:rPr>
            <w:rFonts w:ascii="Times New Roman" w:hAnsi="Times New Roman" w:cs="Times New Roman"/>
            <w:color w:val="000000" w:themeColor="text1"/>
            <w:sz w:val="24"/>
            <w:szCs w:val="24"/>
            <w:lang w:val="en-US"/>
          </w:rPr>
          <w:t>.</w:t>
        </w:r>
      </w:ins>
      <w:del w:id="732" w:author="Hofer, Heribert" w:date="2022-03-07T07:21:00Z">
        <w:r w:rsidR="00734005" w:rsidDel="00BB53FF">
          <w:rPr>
            <w:rFonts w:ascii="Times New Roman" w:hAnsi="Times New Roman" w:cs="Times New Roman"/>
            <w:color w:val="000000" w:themeColor="text1"/>
            <w:sz w:val="24"/>
            <w:szCs w:val="24"/>
            <w:lang w:val="en-US"/>
          </w:rPr>
          <w:delText>,</w:delText>
        </w:r>
      </w:del>
      <w:r w:rsidR="00734005">
        <w:rPr>
          <w:rFonts w:ascii="Times New Roman" w:hAnsi="Times New Roman" w:cs="Times New Roman"/>
          <w:color w:val="000000" w:themeColor="text1"/>
          <w:sz w:val="24"/>
          <w:szCs w:val="24"/>
          <w:lang w:val="en-US"/>
        </w:rPr>
        <w:t xml:space="preserve"> </w:t>
      </w:r>
      <w:ins w:id="733" w:author="Hofer, Heribert" w:date="2022-03-07T07:21:00Z">
        <w:r w:rsidR="00BB53FF">
          <w:rPr>
            <w:rFonts w:ascii="Times New Roman" w:hAnsi="Times New Roman" w:cs="Times New Roman"/>
            <w:color w:val="000000" w:themeColor="text1"/>
            <w:sz w:val="24"/>
            <w:szCs w:val="24"/>
            <w:lang w:val="en-US"/>
          </w:rPr>
          <w:t xml:space="preserve">These </w:t>
        </w:r>
      </w:ins>
      <w:del w:id="734" w:author="Hofer, Heribert" w:date="2022-03-07T07:21:00Z">
        <w:r w:rsidR="00734005" w:rsidDel="00BB53FF">
          <w:rPr>
            <w:rFonts w:ascii="Times New Roman" w:hAnsi="Times New Roman" w:cs="Times New Roman"/>
            <w:color w:val="000000" w:themeColor="text1"/>
            <w:sz w:val="24"/>
            <w:szCs w:val="24"/>
            <w:lang w:val="en-US"/>
          </w:rPr>
          <w:delText xml:space="preserve">corresponding </w:delText>
        </w:r>
      </w:del>
      <w:ins w:id="735" w:author="Hofer, Heribert" w:date="2022-03-07T07:21:00Z">
        <w:r w:rsidR="00BB53FF">
          <w:rPr>
            <w:rFonts w:ascii="Times New Roman" w:hAnsi="Times New Roman" w:cs="Times New Roman"/>
            <w:color w:val="000000" w:themeColor="text1"/>
            <w:sz w:val="24"/>
            <w:szCs w:val="24"/>
            <w:lang w:val="en-US"/>
          </w:rPr>
          <w:t xml:space="preserve">corresponded </w:t>
        </w:r>
      </w:ins>
      <w:del w:id="736" w:author="Hofer, Heribert" w:date="2022-03-07T07:22:00Z">
        <w:r w:rsidR="009427E0" w:rsidDel="00BB53FF">
          <w:rPr>
            <w:rFonts w:ascii="Times New Roman" w:hAnsi="Times New Roman" w:cs="Times New Roman"/>
            <w:color w:val="000000" w:themeColor="text1"/>
            <w:sz w:val="24"/>
            <w:szCs w:val="24"/>
            <w:lang w:val="en-US"/>
          </w:rPr>
          <w:delText xml:space="preserve">respectively </w:delText>
        </w:r>
      </w:del>
      <w:r w:rsidR="00734005">
        <w:rPr>
          <w:rFonts w:ascii="Times New Roman" w:hAnsi="Times New Roman" w:cs="Times New Roman"/>
          <w:color w:val="000000" w:themeColor="text1"/>
          <w:sz w:val="24"/>
          <w:szCs w:val="24"/>
          <w:lang w:val="en-US"/>
        </w:rPr>
        <w:t xml:space="preserve">to the period during which the migratory herds are located in </w:t>
      </w:r>
      <w:r w:rsidR="00397BA7">
        <w:rPr>
          <w:rFonts w:ascii="Times New Roman" w:hAnsi="Times New Roman" w:cs="Times New Roman"/>
          <w:color w:val="000000" w:themeColor="text1"/>
          <w:sz w:val="24"/>
          <w:szCs w:val="24"/>
          <w:lang w:val="en-US"/>
        </w:rPr>
        <w:t xml:space="preserve">the </w:t>
      </w:r>
      <w:r w:rsidR="00734005">
        <w:rPr>
          <w:rFonts w:ascii="Times New Roman" w:hAnsi="Times New Roman" w:cs="Times New Roman"/>
          <w:color w:val="000000" w:themeColor="text1"/>
          <w:sz w:val="24"/>
          <w:szCs w:val="24"/>
          <w:lang w:val="en-US"/>
        </w:rPr>
        <w:t>short</w:t>
      </w:r>
      <w:ins w:id="737" w:author="Sarah Benhaiem" w:date="2022-03-16T18:07:00Z">
        <w:r w:rsidR="009E4B21">
          <w:rPr>
            <w:rFonts w:ascii="Times New Roman" w:hAnsi="Times New Roman" w:cs="Times New Roman"/>
            <w:color w:val="000000" w:themeColor="text1"/>
            <w:sz w:val="24"/>
            <w:szCs w:val="24"/>
            <w:lang w:val="en-US"/>
          </w:rPr>
          <w:t>-</w:t>
        </w:r>
      </w:ins>
      <w:del w:id="738" w:author="Sarah Benhaiem" w:date="2022-03-16T18:07:00Z">
        <w:r w:rsidR="00734005" w:rsidDel="009E4B21">
          <w:rPr>
            <w:rFonts w:ascii="Times New Roman" w:hAnsi="Times New Roman" w:cs="Times New Roman"/>
            <w:color w:val="000000" w:themeColor="text1"/>
            <w:sz w:val="24"/>
            <w:szCs w:val="24"/>
            <w:lang w:val="en-US"/>
          </w:rPr>
          <w:delText xml:space="preserve"> </w:delText>
        </w:r>
      </w:del>
      <w:r w:rsidR="00734005">
        <w:rPr>
          <w:rFonts w:ascii="Times New Roman" w:hAnsi="Times New Roman" w:cs="Times New Roman"/>
          <w:color w:val="000000" w:themeColor="text1"/>
          <w:sz w:val="24"/>
          <w:szCs w:val="24"/>
          <w:lang w:val="en-US"/>
        </w:rPr>
        <w:t>grass plains</w:t>
      </w:r>
      <w:r w:rsidR="00397BA7">
        <w:rPr>
          <w:rFonts w:ascii="Times New Roman" w:hAnsi="Times New Roman" w:cs="Times New Roman"/>
          <w:color w:val="000000" w:themeColor="text1"/>
          <w:sz w:val="24"/>
          <w:szCs w:val="24"/>
          <w:lang w:val="en-US"/>
        </w:rPr>
        <w:t xml:space="preserve"> in the south</w:t>
      </w:r>
      <w:del w:id="739" w:author="Hofer, Heribert" w:date="2022-03-07T07:22:00Z">
        <w:r w:rsidR="006C3ECB" w:rsidDel="00BB53FF">
          <w:rPr>
            <w:rFonts w:ascii="Times New Roman" w:hAnsi="Times New Roman" w:cs="Times New Roman"/>
            <w:color w:val="000000" w:themeColor="text1"/>
            <w:sz w:val="24"/>
            <w:szCs w:val="24"/>
            <w:lang w:val="en-US"/>
          </w:rPr>
          <w:delText>-</w:delText>
        </w:r>
      </w:del>
      <w:r w:rsidR="00397BA7">
        <w:rPr>
          <w:rFonts w:ascii="Times New Roman" w:hAnsi="Times New Roman" w:cs="Times New Roman"/>
          <w:color w:val="000000" w:themeColor="text1"/>
          <w:sz w:val="24"/>
          <w:szCs w:val="24"/>
          <w:lang w:val="en-US"/>
        </w:rPr>
        <w:t>east</w:t>
      </w:r>
      <w:r w:rsidR="00734005">
        <w:rPr>
          <w:rFonts w:ascii="Times New Roman" w:hAnsi="Times New Roman" w:cs="Times New Roman"/>
          <w:color w:val="000000" w:themeColor="text1"/>
          <w:sz w:val="24"/>
          <w:szCs w:val="24"/>
          <w:lang w:val="en-US"/>
        </w:rPr>
        <w:t xml:space="preserve"> (December</w:t>
      </w:r>
      <w:del w:id="740" w:author="Hofer, Heribert" w:date="2022-03-07T07:22:00Z">
        <w:r w:rsidR="002B38C7" w:rsidDel="00BB53FF">
          <w:rPr>
            <w:rFonts w:ascii="Times New Roman" w:hAnsi="Times New Roman" w:cs="Times New Roman"/>
            <w:color w:val="000000" w:themeColor="text1"/>
            <w:sz w:val="24"/>
            <w:szCs w:val="24"/>
            <w:lang w:val="en-US"/>
          </w:rPr>
          <w:delText xml:space="preserve"> </w:delText>
        </w:r>
        <w:r w:rsidR="00FE7471" w:rsidDel="00BB53FF">
          <w:rPr>
            <w:rFonts w:ascii="Times New Roman" w:hAnsi="Times New Roman" w:cs="Times New Roman"/>
            <w:color w:val="000000" w:themeColor="text1"/>
            <w:sz w:val="24"/>
            <w:szCs w:val="24"/>
            <w:lang w:val="en-US"/>
          </w:rPr>
          <w:delText>20</w:delText>
        </w:r>
      </w:del>
      <w:r w:rsidR="00FE7471">
        <w:rPr>
          <w:rFonts w:ascii="Times New Roman" w:hAnsi="Times New Roman" w:cs="Times New Roman"/>
          <w:color w:val="000000" w:themeColor="text1"/>
          <w:sz w:val="24"/>
          <w:szCs w:val="24"/>
          <w:lang w:val="en-US"/>
        </w:rPr>
        <w:t xml:space="preserve"> </w:t>
      </w:r>
      <w:r w:rsidR="00734005">
        <w:rPr>
          <w:rFonts w:ascii="Times New Roman" w:hAnsi="Times New Roman" w:cs="Times New Roman"/>
          <w:color w:val="000000" w:themeColor="text1"/>
          <w:sz w:val="24"/>
          <w:szCs w:val="24"/>
          <w:lang w:val="en-US"/>
        </w:rPr>
        <w:t>through May</w:t>
      </w:r>
      <w:del w:id="741" w:author="Hofer, Heribert" w:date="2022-03-07T07:22:00Z">
        <w:r w:rsidR="00FE7471" w:rsidDel="00BB53FF">
          <w:rPr>
            <w:rFonts w:ascii="Times New Roman" w:hAnsi="Times New Roman" w:cs="Times New Roman"/>
            <w:color w:val="000000" w:themeColor="text1"/>
            <w:sz w:val="24"/>
            <w:szCs w:val="24"/>
            <w:lang w:val="en-US"/>
          </w:rPr>
          <w:delText xml:space="preserve"> 10</w:delText>
        </w:r>
      </w:del>
      <w:r w:rsidR="00734005">
        <w:rPr>
          <w:rFonts w:ascii="Times New Roman" w:hAnsi="Times New Roman" w:cs="Times New Roman"/>
          <w:color w:val="000000" w:themeColor="text1"/>
          <w:sz w:val="24"/>
          <w:szCs w:val="24"/>
          <w:lang w:val="en-US"/>
        </w:rPr>
        <w:t xml:space="preserve">), and in their dry season refuge in the north and </w:t>
      </w:r>
      <w:r w:rsidR="00C77A7A">
        <w:rPr>
          <w:rFonts w:ascii="Times New Roman" w:hAnsi="Times New Roman" w:cs="Times New Roman"/>
          <w:color w:val="000000" w:themeColor="text1"/>
          <w:sz w:val="24"/>
          <w:szCs w:val="24"/>
          <w:lang w:val="en-US"/>
        </w:rPr>
        <w:t>the MMR</w:t>
      </w:r>
      <w:r w:rsidR="00734005">
        <w:rPr>
          <w:rFonts w:ascii="Times New Roman" w:hAnsi="Times New Roman" w:cs="Times New Roman"/>
          <w:color w:val="000000" w:themeColor="text1"/>
          <w:sz w:val="24"/>
          <w:szCs w:val="24"/>
          <w:lang w:val="en-US"/>
        </w:rPr>
        <w:t xml:space="preserve"> (August through October)</w:t>
      </w:r>
      <w:r w:rsidR="009427E0">
        <w:rPr>
          <w:rFonts w:ascii="Times New Roman" w:hAnsi="Times New Roman" w:cs="Times New Roman"/>
          <w:color w:val="000000" w:themeColor="text1"/>
          <w:sz w:val="24"/>
          <w:szCs w:val="24"/>
          <w:lang w:val="en-US"/>
        </w:rPr>
        <w:t xml:space="preserve"> </w:t>
      </w:r>
      <w:r w:rsidR="009427E0">
        <w:rPr>
          <w:rFonts w:ascii="Times New Roman" w:hAnsi="Times New Roman" w:cs="Times New Roman"/>
          <w:color w:val="000000" w:themeColor="text1"/>
          <w:sz w:val="24"/>
          <w:szCs w:val="24"/>
          <w:lang w:val="en-US"/>
        </w:rPr>
        <w:fldChar w:fldCharType="begin"/>
      </w:r>
      <w:r w:rsidR="00BD6B5D">
        <w:rPr>
          <w:rFonts w:ascii="Times New Roman" w:hAnsi="Times New Roman" w:cs="Times New Roman"/>
          <w:color w:val="000000" w:themeColor="text1"/>
          <w:sz w:val="24"/>
          <w:szCs w:val="24"/>
          <w:lang w:val="en-US"/>
        </w:rPr>
        <w:instrText xml:space="preserve"> ADDIN ZOTERO_ITEM CSL_CITATION {"citationID":"wJChXGfD","properties":{"formattedCitation":"(Hopcraft et al. 2015)","plainCitation":"(Hopcraft et al. 2015)","noteIndex":0},"citationItems":[{"id":3645,"uris":["http://zotero.org/users/5432491/items/M24NSKLI"],"uri":["http://zotero.org/users/5432491/items/M24NSKLI"],"itemData":{"id":3645,"type":"chapter","container-title":"Serengeti IV: Sustaining Biodiversity in a Coupled Human-Natural System","event-place":"Chicago","ISBN":"978-0-226-19583-4","language":"en-GB","note":"number-of-pages: 832","publisher":"University of Chicago Press","publisher-place":"Chicago","source":"eprints.gla.ac.uk","title":"Why are wildebeest the most abundant herbivore in the Serengeti?","URL":"http://press.uchicago.edu/ucp/books/book/chicago/S/bo19085394.html","author":[{"family":"Hopcraft","given":"J. Grant C."},{"family":"Holdo","given":"Ricardo M."},{"family":"Mwangomo","given":"Ephraim"},{"family":"Mduma","given":"Simon"},{"family":"Thirgood","given":"Simon J."},{"family":"Borner","given":"Markus"},{"family":"Fryxell","given":"John M."},{"family":"Olff","given":"Han"},{"family":"Sinclair","given":"Anthony R. E."}],"editor":[{"family":"Sinclair","given":"Anthony R. E."},{"family":"Metzger","given":"Kristine L."},{"family":"Mduma","given":"Simon A. R."},{"family":"Fryxell","given":"John M."}],"accessed":{"date-parts":[["2020",10,23]]},"issued":{"date-parts":[["2015",5]]}}}],"schema":"https://github.com/citation-style-language/schema/raw/master/csl-citation.json"} </w:instrText>
      </w:r>
      <w:r w:rsidR="009427E0">
        <w:rPr>
          <w:rFonts w:ascii="Times New Roman" w:hAnsi="Times New Roman" w:cs="Times New Roman"/>
          <w:color w:val="000000" w:themeColor="text1"/>
          <w:sz w:val="24"/>
          <w:szCs w:val="24"/>
          <w:lang w:val="en-US"/>
        </w:rPr>
        <w:fldChar w:fldCharType="separate"/>
      </w:r>
      <w:r w:rsidR="009427E0" w:rsidRPr="00B04563">
        <w:rPr>
          <w:rFonts w:ascii="Times New Roman" w:hAnsi="Times New Roman" w:cs="Times New Roman"/>
          <w:sz w:val="24"/>
          <w:lang w:val="en-US"/>
        </w:rPr>
        <w:t>(Hopcraft et al. 2015)</w:t>
      </w:r>
      <w:r w:rsidR="009427E0">
        <w:rPr>
          <w:rFonts w:ascii="Times New Roman" w:hAnsi="Times New Roman" w:cs="Times New Roman"/>
          <w:color w:val="000000" w:themeColor="text1"/>
          <w:sz w:val="24"/>
          <w:szCs w:val="24"/>
          <w:lang w:val="en-US"/>
        </w:rPr>
        <w:fldChar w:fldCharType="end"/>
      </w:r>
      <w:r w:rsidR="00734005">
        <w:rPr>
          <w:rFonts w:ascii="Times New Roman" w:hAnsi="Times New Roman" w:cs="Times New Roman"/>
          <w:color w:val="000000" w:themeColor="text1"/>
          <w:sz w:val="24"/>
          <w:szCs w:val="24"/>
          <w:lang w:val="en-US"/>
        </w:rPr>
        <w:t>.</w:t>
      </w:r>
      <w:r w:rsidR="009427E0">
        <w:rPr>
          <w:rFonts w:ascii="Times New Roman" w:hAnsi="Times New Roman" w:cs="Times New Roman"/>
          <w:color w:val="000000" w:themeColor="text1"/>
          <w:sz w:val="24"/>
          <w:szCs w:val="24"/>
          <w:lang w:val="en-US"/>
        </w:rPr>
        <w:t xml:space="preserve"> </w:t>
      </w:r>
      <w:r w:rsidR="00C77A7A">
        <w:rPr>
          <w:rFonts w:ascii="Times New Roman" w:hAnsi="Times New Roman" w:cs="Times New Roman"/>
          <w:color w:val="000000" w:themeColor="text1"/>
          <w:sz w:val="24"/>
          <w:szCs w:val="24"/>
          <w:lang w:val="en-US"/>
        </w:rPr>
        <w:t>Although we defined these periods based on the location of the migratory herds, we sometime refer to them as ‘seasons’ for simplicity, as the period</w:t>
      </w:r>
      <w:ins w:id="742" w:author="Hofer, Heribert" w:date="2022-03-07T07:23:00Z">
        <w:r w:rsidR="00BB53FF">
          <w:rPr>
            <w:rFonts w:ascii="Times New Roman" w:hAnsi="Times New Roman" w:cs="Times New Roman"/>
            <w:color w:val="000000" w:themeColor="text1"/>
            <w:sz w:val="24"/>
            <w:szCs w:val="24"/>
            <w:lang w:val="en-US"/>
          </w:rPr>
          <w:t>s</w:t>
        </w:r>
      </w:ins>
      <w:r w:rsidR="00C77A7A">
        <w:rPr>
          <w:rFonts w:ascii="Times New Roman" w:hAnsi="Times New Roman" w:cs="Times New Roman"/>
          <w:color w:val="000000" w:themeColor="text1"/>
          <w:sz w:val="24"/>
          <w:szCs w:val="24"/>
          <w:lang w:val="en-US"/>
        </w:rPr>
        <w:t xml:space="preserve"> during which the wildebeest are in the south</w:t>
      </w:r>
      <w:del w:id="743" w:author="Hofer, Heribert" w:date="2022-03-07T07:22:00Z">
        <w:r w:rsidR="00C77A7A" w:rsidDel="00BB53FF">
          <w:rPr>
            <w:rFonts w:ascii="Times New Roman" w:hAnsi="Times New Roman" w:cs="Times New Roman"/>
            <w:color w:val="000000" w:themeColor="text1"/>
            <w:sz w:val="24"/>
            <w:szCs w:val="24"/>
            <w:lang w:val="en-US"/>
          </w:rPr>
          <w:delText>-</w:delText>
        </w:r>
      </w:del>
      <w:r w:rsidR="00C77A7A">
        <w:rPr>
          <w:rFonts w:ascii="Times New Roman" w:hAnsi="Times New Roman" w:cs="Times New Roman"/>
          <w:color w:val="000000" w:themeColor="text1"/>
          <w:sz w:val="24"/>
          <w:szCs w:val="24"/>
          <w:lang w:val="en-US"/>
        </w:rPr>
        <w:t xml:space="preserve">east </w:t>
      </w:r>
      <w:del w:id="744" w:author="Hofer, Heribert" w:date="2022-03-07T07:22:00Z">
        <w:r w:rsidR="00C77A7A" w:rsidDel="00BB53FF">
          <w:rPr>
            <w:rFonts w:ascii="Times New Roman" w:hAnsi="Times New Roman" w:cs="Times New Roman"/>
            <w:color w:val="000000" w:themeColor="text1"/>
            <w:sz w:val="24"/>
            <w:szCs w:val="24"/>
            <w:lang w:val="en-US"/>
          </w:rPr>
          <w:delText xml:space="preserve">(respectively </w:delText>
        </w:r>
      </w:del>
      <w:ins w:id="745" w:author="Hofer, Heribert" w:date="2022-03-07T07:22:00Z">
        <w:r w:rsidR="00BB53FF">
          <w:rPr>
            <w:rFonts w:ascii="Times New Roman" w:hAnsi="Times New Roman" w:cs="Times New Roman"/>
            <w:color w:val="000000" w:themeColor="text1"/>
            <w:sz w:val="24"/>
            <w:szCs w:val="24"/>
            <w:lang w:val="en-US"/>
          </w:rPr>
          <w:t xml:space="preserve">or in the </w:t>
        </w:r>
      </w:ins>
      <w:r w:rsidR="00C77A7A">
        <w:rPr>
          <w:rFonts w:ascii="Times New Roman" w:hAnsi="Times New Roman" w:cs="Times New Roman"/>
          <w:color w:val="000000" w:themeColor="text1"/>
          <w:sz w:val="24"/>
          <w:szCs w:val="24"/>
          <w:lang w:val="en-US"/>
        </w:rPr>
        <w:t>north</w:t>
      </w:r>
      <w:del w:id="746" w:author="Hofer, Heribert" w:date="2022-03-07T07:23:00Z">
        <w:r w:rsidR="00C77A7A" w:rsidDel="00BB53FF">
          <w:rPr>
            <w:rFonts w:ascii="Times New Roman" w:hAnsi="Times New Roman" w:cs="Times New Roman"/>
            <w:color w:val="000000" w:themeColor="text1"/>
            <w:sz w:val="24"/>
            <w:szCs w:val="24"/>
            <w:lang w:val="en-US"/>
          </w:rPr>
          <w:delText xml:space="preserve"> &amp; MMR)</w:delText>
        </w:r>
      </w:del>
      <w:r w:rsidR="00C77A7A">
        <w:rPr>
          <w:rFonts w:ascii="Times New Roman" w:hAnsi="Times New Roman" w:cs="Times New Roman"/>
          <w:color w:val="000000" w:themeColor="text1"/>
          <w:sz w:val="24"/>
          <w:szCs w:val="24"/>
          <w:lang w:val="en-US"/>
        </w:rPr>
        <w:t xml:space="preserve"> broadly correspond</w:t>
      </w:r>
      <w:del w:id="747" w:author="Hofer, Heribert" w:date="2022-03-07T07:23:00Z">
        <w:r w:rsidR="00C77A7A" w:rsidDel="00BB53FF">
          <w:rPr>
            <w:rFonts w:ascii="Times New Roman" w:hAnsi="Times New Roman" w:cs="Times New Roman"/>
            <w:color w:val="000000" w:themeColor="text1"/>
            <w:sz w:val="24"/>
            <w:szCs w:val="24"/>
            <w:lang w:val="en-US"/>
          </w:rPr>
          <w:delText>s</w:delText>
        </w:r>
      </w:del>
      <w:r w:rsidR="00C77A7A">
        <w:rPr>
          <w:rFonts w:ascii="Times New Roman" w:hAnsi="Times New Roman" w:cs="Times New Roman"/>
          <w:color w:val="000000" w:themeColor="text1"/>
          <w:sz w:val="24"/>
          <w:szCs w:val="24"/>
          <w:lang w:val="en-US"/>
        </w:rPr>
        <w:t xml:space="preserve"> to the wet </w:t>
      </w:r>
      <w:ins w:id="748" w:author="Hofer, Heribert" w:date="2022-03-07T07:23:00Z">
        <w:r w:rsidR="00BB53FF">
          <w:rPr>
            <w:rFonts w:ascii="Times New Roman" w:hAnsi="Times New Roman" w:cs="Times New Roman"/>
            <w:color w:val="000000" w:themeColor="text1"/>
            <w:sz w:val="24"/>
            <w:szCs w:val="24"/>
            <w:lang w:val="en-US"/>
          </w:rPr>
          <w:t xml:space="preserve">and dry </w:t>
        </w:r>
      </w:ins>
      <w:r w:rsidR="00C77A7A">
        <w:rPr>
          <w:rFonts w:ascii="Times New Roman" w:hAnsi="Times New Roman" w:cs="Times New Roman"/>
          <w:color w:val="000000" w:themeColor="text1"/>
          <w:sz w:val="24"/>
          <w:szCs w:val="24"/>
          <w:lang w:val="en-US"/>
        </w:rPr>
        <w:t>season</w:t>
      </w:r>
      <w:ins w:id="749" w:author="Hofer, Heribert" w:date="2022-03-07T07:23:00Z">
        <w:r w:rsidR="00BB53FF">
          <w:rPr>
            <w:rFonts w:ascii="Times New Roman" w:hAnsi="Times New Roman" w:cs="Times New Roman"/>
            <w:color w:val="000000" w:themeColor="text1"/>
            <w:sz w:val="24"/>
            <w:szCs w:val="24"/>
            <w:lang w:val="en-US"/>
          </w:rPr>
          <w:t xml:space="preserve">s, </w:t>
        </w:r>
      </w:ins>
      <w:del w:id="750" w:author="Hofer, Heribert" w:date="2022-03-07T07:23:00Z">
        <w:r w:rsidR="00C77A7A" w:rsidDel="00BB53FF">
          <w:rPr>
            <w:rFonts w:ascii="Times New Roman" w:hAnsi="Times New Roman" w:cs="Times New Roman"/>
            <w:color w:val="000000" w:themeColor="text1"/>
            <w:sz w:val="24"/>
            <w:szCs w:val="24"/>
            <w:lang w:val="en-US"/>
          </w:rPr>
          <w:delText xml:space="preserve"> (</w:delText>
        </w:r>
      </w:del>
      <w:r w:rsidR="00C77A7A">
        <w:rPr>
          <w:rFonts w:ascii="Times New Roman" w:hAnsi="Times New Roman" w:cs="Times New Roman"/>
          <w:color w:val="000000" w:themeColor="text1"/>
          <w:sz w:val="24"/>
          <w:szCs w:val="24"/>
          <w:lang w:val="en-US"/>
        </w:rPr>
        <w:t>respectively</w:t>
      </w:r>
      <w:del w:id="751" w:author="Hofer, Heribert" w:date="2022-03-07T07:23:00Z">
        <w:r w:rsidR="00C77A7A" w:rsidDel="00BB53FF">
          <w:rPr>
            <w:rFonts w:ascii="Times New Roman" w:hAnsi="Times New Roman" w:cs="Times New Roman"/>
            <w:color w:val="000000" w:themeColor="text1"/>
            <w:sz w:val="24"/>
            <w:szCs w:val="24"/>
            <w:lang w:val="en-US"/>
          </w:rPr>
          <w:delText xml:space="preserve"> dry season)</w:delText>
        </w:r>
      </w:del>
      <w:r w:rsidR="00C77A7A">
        <w:rPr>
          <w:rFonts w:ascii="Times New Roman" w:hAnsi="Times New Roman" w:cs="Times New Roman"/>
          <w:color w:val="000000" w:themeColor="text1"/>
          <w:sz w:val="24"/>
          <w:szCs w:val="24"/>
          <w:lang w:val="en-US"/>
        </w:rPr>
        <w:t xml:space="preserve">. </w:t>
      </w:r>
      <w:r w:rsidR="009427E0">
        <w:rPr>
          <w:rFonts w:ascii="Times New Roman" w:hAnsi="Times New Roman" w:cs="Times New Roman"/>
          <w:color w:val="000000" w:themeColor="text1"/>
          <w:sz w:val="24"/>
          <w:szCs w:val="24"/>
          <w:lang w:val="en-US"/>
        </w:rPr>
        <w:t>We compared the distribution of carcasses</w:t>
      </w:r>
      <w:r w:rsidR="0004737C">
        <w:rPr>
          <w:rFonts w:ascii="Times New Roman" w:hAnsi="Times New Roman" w:cs="Times New Roman"/>
          <w:color w:val="000000" w:themeColor="text1"/>
          <w:sz w:val="24"/>
          <w:szCs w:val="24"/>
          <w:lang w:val="en-US"/>
        </w:rPr>
        <w:t xml:space="preserve"> </w:t>
      </w:r>
      <w:r w:rsidR="00AC1431">
        <w:rPr>
          <w:rFonts w:ascii="Times New Roman" w:hAnsi="Times New Roman" w:cs="Times New Roman"/>
          <w:color w:val="000000" w:themeColor="text1"/>
          <w:sz w:val="24"/>
          <w:szCs w:val="24"/>
          <w:lang w:val="en-US"/>
        </w:rPr>
        <w:t>of adults and subadults</w:t>
      </w:r>
      <w:r w:rsidR="009427E0">
        <w:rPr>
          <w:rFonts w:ascii="Times New Roman" w:hAnsi="Times New Roman" w:cs="Times New Roman"/>
          <w:color w:val="000000" w:themeColor="text1"/>
          <w:sz w:val="24"/>
          <w:szCs w:val="24"/>
          <w:lang w:val="en-US"/>
        </w:rPr>
        <w:t xml:space="preserve"> </w:t>
      </w:r>
      <w:r w:rsidR="00B021D5">
        <w:rPr>
          <w:rFonts w:ascii="Times New Roman" w:hAnsi="Times New Roman" w:cs="Times New Roman"/>
          <w:color w:val="000000" w:themeColor="text1"/>
          <w:sz w:val="24"/>
          <w:szCs w:val="24"/>
          <w:lang w:val="en-US"/>
        </w:rPr>
        <w:t xml:space="preserve">found </w:t>
      </w:r>
      <w:del w:id="752" w:author="Hofer, Heribert" w:date="2022-03-07T07:23:00Z">
        <w:r w:rsidR="009427E0" w:rsidDel="00BB53FF">
          <w:rPr>
            <w:rFonts w:ascii="Times New Roman" w:hAnsi="Times New Roman" w:cs="Times New Roman"/>
            <w:color w:val="000000" w:themeColor="text1"/>
            <w:sz w:val="24"/>
            <w:szCs w:val="24"/>
            <w:lang w:val="en-US"/>
          </w:rPr>
          <w:delText xml:space="preserve">over </w:delText>
        </w:r>
      </w:del>
      <w:ins w:id="753" w:author="Hofer, Heribert" w:date="2022-03-07T07:23:00Z">
        <w:r w:rsidR="00BB53FF">
          <w:rPr>
            <w:rFonts w:ascii="Times New Roman" w:hAnsi="Times New Roman" w:cs="Times New Roman"/>
            <w:color w:val="000000" w:themeColor="text1"/>
            <w:sz w:val="24"/>
            <w:szCs w:val="24"/>
            <w:lang w:val="en-US"/>
          </w:rPr>
          <w:t xml:space="preserve">during </w:t>
        </w:r>
      </w:ins>
      <w:r w:rsidR="009427E0">
        <w:rPr>
          <w:rFonts w:ascii="Times New Roman" w:hAnsi="Times New Roman" w:cs="Times New Roman"/>
          <w:color w:val="000000" w:themeColor="text1"/>
          <w:sz w:val="24"/>
          <w:szCs w:val="24"/>
          <w:lang w:val="en-US"/>
        </w:rPr>
        <w:t xml:space="preserve">these two periods </w:t>
      </w:r>
      <w:r w:rsidR="00B021D5">
        <w:rPr>
          <w:rFonts w:ascii="Times New Roman" w:hAnsi="Times New Roman" w:cs="Times New Roman"/>
          <w:color w:val="000000" w:themeColor="text1"/>
          <w:sz w:val="24"/>
          <w:szCs w:val="24"/>
          <w:lang w:val="en-US"/>
        </w:rPr>
        <w:t>(n = 5</w:t>
      </w:r>
      <w:r w:rsidR="00C50B43">
        <w:rPr>
          <w:rFonts w:ascii="Times New Roman" w:hAnsi="Times New Roman" w:cs="Times New Roman"/>
          <w:color w:val="000000" w:themeColor="text1"/>
          <w:sz w:val="24"/>
          <w:szCs w:val="24"/>
          <w:lang w:val="en-US"/>
        </w:rPr>
        <w:t>4</w:t>
      </w:r>
      <w:r w:rsidR="00B021D5">
        <w:rPr>
          <w:rFonts w:ascii="Times New Roman" w:hAnsi="Times New Roman" w:cs="Times New Roman"/>
          <w:color w:val="000000" w:themeColor="text1"/>
          <w:sz w:val="24"/>
          <w:szCs w:val="24"/>
          <w:lang w:val="en-US"/>
        </w:rPr>
        <w:t xml:space="preserve">) </w:t>
      </w:r>
      <w:r w:rsidR="009427E0">
        <w:rPr>
          <w:rFonts w:ascii="Times New Roman" w:hAnsi="Times New Roman" w:cs="Times New Roman"/>
          <w:color w:val="000000" w:themeColor="text1"/>
          <w:sz w:val="24"/>
          <w:szCs w:val="24"/>
          <w:lang w:val="en-US"/>
        </w:rPr>
        <w:t>to t</w:t>
      </w:r>
      <w:r w:rsidRPr="00850320">
        <w:rPr>
          <w:rFonts w:ascii="Times New Roman" w:hAnsi="Times New Roman" w:cs="Times New Roman"/>
          <w:color w:val="000000" w:themeColor="text1"/>
          <w:sz w:val="24"/>
          <w:szCs w:val="24"/>
          <w:lang w:val="en-US"/>
        </w:rPr>
        <w:t xml:space="preserve">he expected uniform distribution using </w:t>
      </w:r>
      <w:r w:rsidR="009427E0">
        <w:rPr>
          <w:rFonts w:ascii="Times New Roman" w:hAnsi="Times New Roman" w:cs="Times New Roman"/>
          <w:color w:val="000000" w:themeColor="text1"/>
          <w:sz w:val="24"/>
          <w:szCs w:val="24"/>
          <w:lang w:val="en-US"/>
        </w:rPr>
        <w:t xml:space="preserve">a </w:t>
      </w:r>
      <w:r w:rsidR="009427E0">
        <w:rPr>
          <w:rFonts w:ascii="Times New Roman" w:hAnsi="Times New Roman" w:cs="Times New Roman"/>
          <w:color w:val="000000" w:themeColor="text1"/>
          <w:sz w:val="24"/>
          <w:szCs w:val="24"/>
          <w:lang w:val="en-US"/>
        </w:rPr>
        <w:lastRenderedPageBreak/>
        <w:t xml:space="preserve">binomial test. </w:t>
      </w:r>
      <w:ins w:id="754" w:author="Hofer, Heribert" w:date="2022-03-07T07:24:00Z">
        <w:r w:rsidR="00BB53FF">
          <w:rPr>
            <w:rFonts w:ascii="Times New Roman" w:hAnsi="Times New Roman" w:cs="Times New Roman"/>
            <w:color w:val="000000" w:themeColor="text1"/>
            <w:sz w:val="24"/>
            <w:szCs w:val="24"/>
            <w:lang w:val="en-US"/>
          </w:rPr>
          <w:t xml:space="preserve">For this comparison, </w:t>
        </w:r>
        <w:commentRangeStart w:id="755"/>
        <w:r w:rsidR="00BB53FF">
          <w:rPr>
            <w:rFonts w:ascii="Times New Roman" w:hAnsi="Times New Roman" w:cs="Times New Roman"/>
            <w:color w:val="000000" w:themeColor="text1"/>
            <w:sz w:val="24"/>
            <w:szCs w:val="24"/>
            <w:lang w:val="en-US"/>
          </w:rPr>
          <w:t xml:space="preserve">we </w:t>
        </w:r>
      </w:ins>
      <w:del w:id="756" w:author="Hofer, Heribert" w:date="2022-03-07T07:25:00Z">
        <w:r w:rsidR="00BB59D9" w:rsidRPr="00850320" w:rsidDel="00BB53FF">
          <w:rPr>
            <w:rFonts w:ascii="Times New Roman" w:hAnsi="Times New Roman" w:cs="Times New Roman"/>
            <w:color w:val="000000" w:themeColor="text1"/>
            <w:sz w:val="24"/>
            <w:szCs w:val="24"/>
            <w:lang w:val="en-US"/>
          </w:rPr>
          <w:delText>W</w:delText>
        </w:r>
        <w:r w:rsidRPr="00850320" w:rsidDel="00BB53FF">
          <w:rPr>
            <w:rFonts w:ascii="Times New Roman" w:hAnsi="Times New Roman" w:cs="Times New Roman"/>
            <w:color w:val="000000" w:themeColor="text1"/>
            <w:sz w:val="24"/>
            <w:szCs w:val="24"/>
            <w:lang w:val="en-US"/>
          </w:rPr>
          <w:delText xml:space="preserve">e </w:delText>
        </w:r>
      </w:del>
      <w:r w:rsidRPr="00850320">
        <w:rPr>
          <w:rFonts w:ascii="Times New Roman" w:hAnsi="Times New Roman" w:cs="Times New Roman"/>
          <w:color w:val="000000" w:themeColor="text1"/>
          <w:sz w:val="24"/>
          <w:szCs w:val="24"/>
          <w:lang w:val="en-US"/>
        </w:rPr>
        <w:t xml:space="preserve">excluded the year 2020 as </w:t>
      </w:r>
      <w:ins w:id="757" w:author="Hofer, Heribert" w:date="2022-03-07T07:23:00Z">
        <w:r w:rsidR="00BB53FF">
          <w:rPr>
            <w:rFonts w:ascii="Times New Roman" w:hAnsi="Times New Roman" w:cs="Times New Roman"/>
            <w:color w:val="000000" w:themeColor="text1"/>
            <w:sz w:val="24"/>
            <w:szCs w:val="24"/>
            <w:lang w:val="en-US"/>
          </w:rPr>
          <w:t xml:space="preserve">records terminated </w:t>
        </w:r>
      </w:ins>
      <w:ins w:id="758" w:author="Hofer, Heribert" w:date="2022-03-07T07:25:00Z">
        <w:r w:rsidR="00BB53FF">
          <w:rPr>
            <w:rFonts w:ascii="Times New Roman" w:hAnsi="Times New Roman" w:cs="Times New Roman"/>
            <w:color w:val="000000" w:themeColor="text1"/>
            <w:sz w:val="24"/>
            <w:szCs w:val="24"/>
            <w:lang w:val="en-US"/>
          </w:rPr>
          <w:t>in</w:t>
        </w:r>
      </w:ins>
      <w:ins w:id="759" w:author="Hofer, Heribert" w:date="2022-03-07T07:23:00Z">
        <w:r w:rsidR="00BB53FF">
          <w:rPr>
            <w:rFonts w:ascii="Times New Roman" w:hAnsi="Times New Roman" w:cs="Times New Roman"/>
            <w:color w:val="000000" w:themeColor="text1"/>
            <w:sz w:val="24"/>
            <w:szCs w:val="24"/>
            <w:lang w:val="en-US"/>
          </w:rPr>
          <w:t xml:space="preserve"> March</w:t>
        </w:r>
      </w:ins>
      <w:del w:id="760" w:author="Hofer, Heribert" w:date="2022-03-07T07:23:00Z">
        <w:r w:rsidRPr="00850320" w:rsidDel="00BB53FF">
          <w:rPr>
            <w:rFonts w:ascii="Times New Roman" w:hAnsi="Times New Roman" w:cs="Times New Roman"/>
            <w:color w:val="000000" w:themeColor="text1"/>
            <w:sz w:val="24"/>
            <w:szCs w:val="24"/>
            <w:lang w:val="en-US"/>
          </w:rPr>
          <w:delText>it was incomplete</w:delText>
        </w:r>
      </w:del>
      <w:r w:rsidR="00BB59D9" w:rsidRPr="00850320">
        <w:rPr>
          <w:rFonts w:ascii="Times New Roman" w:hAnsi="Times New Roman" w:cs="Times New Roman"/>
          <w:color w:val="000000" w:themeColor="text1"/>
          <w:sz w:val="24"/>
          <w:szCs w:val="24"/>
          <w:lang w:val="en-US"/>
        </w:rPr>
        <w:t>.</w:t>
      </w:r>
      <w:commentRangeEnd w:id="755"/>
      <w:r w:rsidR="00EE6752">
        <w:rPr>
          <w:rStyle w:val="CommentReference"/>
        </w:rPr>
        <w:commentReference w:id="755"/>
      </w:r>
    </w:p>
    <w:p w14:paraId="031DAC05" w14:textId="0A148ABB" w:rsidR="00EE2A36" w:rsidRPr="00850320" w:rsidRDefault="00EE2A36" w:rsidP="00EE2A36">
      <w:pPr>
        <w:spacing w:line="600" w:lineRule="auto"/>
        <w:ind w:firstLine="708"/>
        <w:rPr>
          <w:rFonts w:ascii="Times New Roman" w:hAnsi="Times New Roman" w:cs="Times New Roman"/>
          <w:color w:val="171717" w:themeColor="background2" w:themeShade="1A"/>
          <w:sz w:val="24"/>
          <w:szCs w:val="24"/>
          <w:highlight w:val="yellow"/>
          <w:lang w:val="en-US"/>
        </w:rPr>
      </w:pPr>
      <w:r w:rsidRPr="00850320">
        <w:rPr>
          <w:rFonts w:ascii="Times New Roman" w:hAnsi="Times New Roman" w:cs="Times New Roman"/>
          <w:color w:val="000000" w:themeColor="text1"/>
          <w:sz w:val="24"/>
          <w:szCs w:val="24"/>
          <w:lang w:val="en-US"/>
        </w:rPr>
        <w:t xml:space="preserve">To determine </w:t>
      </w:r>
      <w:r w:rsidR="007157A0" w:rsidRPr="00850320">
        <w:rPr>
          <w:rFonts w:ascii="Times New Roman" w:hAnsi="Times New Roman" w:cs="Times New Roman"/>
          <w:color w:val="000000" w:themeColor="text1"/>
          <w:sz w:val="24"/>
          <w:szCs w:val="24"/>
          <w:lang w:val="en-US"/>
        </w:rPr>
        <w:t xml:space="preserve">whether </w:t>
      </w:r>
      <w:ins w:id="761" w:author="Aima P" w:date="2022-03-22T14:51:00Z">
        <w:r w:rsidR="007F1D58">
          <w:rPr>
            <w:rFonts w:ascii="Times New Roman" w:hAnsi="Times New Roman" w:cs="Times New Roman"/>
            <w:color w:val="000000" w:themeColor="text1"/>
            <w:sz w:val="24"/>
            <w:szCs w:val="24"/>
            <w:lang w:val="en-US"/>
          </w:rPr>
          <w:t xml:space="preserve">there was a spatial shift in the </w:t>
        </w:r>
      </w:ins>
      <w:r w:rsidR="00241A80" w:rsidRPr="00850320">
        <w:rPr>
          <w:rFonts w:ascii="Times New Roman" w:hAnsi="Times New Roman" w:cs="Times New Roman"/>
          <w:color w:val="000000" w:themeColor="text1"/>
          <w:sz w:val="24"/>
          <w:szCs w:val="24"/>
          <w:lang w:val="en-US"/>
        </w:rPr>
        <w:t>roadkill</w:t>
      </w:r>
      <w:r w:rsidR="008F3BBC" w:rsidRPr="00850320">
        <w:rPr>
          <w:rFonts w:ascii="Times New Roman" w:hAnsi="Times New Roman" w:cs="Times New Roman"/>
          <w:color w:val="000000" w:themeColor="text1"/>
          <w:sz w:val="24"/>
          <w:szCs w:val="24"/>
          <w:lang w:val="en-US"/>
        </w:rPr>
        <w:t xml:space="preserve"> locations </w:t>
      </w:r>
      <w:del w:id="762" w:author="Aima P" w:date="2022-03-22T14:51:00Z">
        <w:r w:rsidR="008F3BBC" w:rsidRPr="00850320" w:rsidDel="007F1D58">
          <w:rPr>
            <w:rFonts w:ascii="Times New Roman" w:hAnsi="Times New Roman" w:cs="Times New Roman"/>
            <w:color w:val="000000" w:themeColor="text1"/>
            <w:sz w:val="24"/>
            <w:szCs w:val="24"/>
            <w:lang w:val="en-US"/>
          </w:rPr>
          <w:delText xml:space="preserve">shifted </w:delText>
        </w:r>
      </w:del>
      <w:r w:rsidR="008F3BBC" w:rsidRPr="00850320">
        <w:rPr>
          <w:rFonts w:ascii="Times New Roman" w:hAnsi="Times New Roman" w:cs="Times New Roman"/>
          <w:color w:val="000000" w:themeColor="text1"/>
          <w:sz w:val="24"/>
          <w:szCs w:val="24"/>
          <w:lang w:val="en-US"/>
        </w:rPr>
        <w:t xml:space="preserve">during the year </w:t>
      </w:r>
      <w:ins w:id="763" w:author="Aima P" w:date="2022-03-22T14:52:00Z">
        <w:r w:rsidR="007F1D58">
          <w:rPr>
            <w:rFonts w:ascii="Times New Roman" w:hAnsi="Times New Roman" w:cs="Times New Roman"/>
            <w:color w:val="000000" w:themeColor="text1"/>
            <w:sz w:val="24"/>
            <w:szCs w:val="24"/>
            <w:lang w:val="en-US"/>
          </w:rPr>
          <w:t xml:space="preserve">following the location of the </w:t>
        </w:r>
      </w:ins>
      <w:del w:id="764" w:author="Aima P" w:date="2022-03-22T14:52:00Z">
        <w:r w:rsidR="008F3BBC" w:rsidRPr="00850320" w:rsidDel="007F1D58">
          <w:rPr>
            <w:rFonts w:ascii="Times New Roman" w:hAnsi="Times New Roman" w:cs="Times New Roman"/>
            <w:color w:val="000000" w:themeColor="text1"/>
            <w:sz w:val="24"/>
            <w:szCs w:val="24"/>
            <w:lang w:val="en-US"/>
          </w:rPr>
          <w:delText xml:space="preserve">in a similar pattern as </w:delText>
        </w:r>
      </w:del>
      <w:r w:rsidRPr="00850320">
        <w:rPr>
          <w:rFonts w:ascii="Times New Roman" w:hAnsi="Times New Roman" w:cs="Times New Roman"/>
          <w:color w:val="000000" w:themeColor="text1"/>
          <w:sz w:val="24"/>
          <w:szCs w:val="24"/>
          <w:lang w:val="en-US"/>
        </w:rPr>
        <w:t>migratory herds (</w:t>
      </w:r>
      <w:del w:id="765" w:author="Hofer, Heribert" w:date="2022-03-07T07:24:00Z">
        <w:r w:rsidRPr="00850320" w:rsidDel="00BB53FF">
          <w:rPr>
            <w:rFonts w:ascii="Times New Roman" w:hAnsi="Times New Roman" w:cs="Times New Roman"/>
            <w:color w:val="000000" w:themeColor="text1"/>
            <w:sz w:val="24"/>
            <w:szCs w:val="24"/>
            <w:lang w:val="en-US"/>
          </w:rPr>
          <w:delText>i.</w:delText>
        </w:r>
        <w:r w:rsidR="00D7325D" w:rsidDel="00BB53FF">
          <w:rPr>
            <w:rFonts w:ascii="Times New Roman" w:hAnsi="Times New Roman" w:cs="Times New Roman"/>
            <w:color w:val="000000" w:themeColor="text1"/>
            <w:sz w:val="24"/>
            <w:szCs w:val="24"/>
            <w:lang w:val="en-US"/>
          </w:rPr>
          <w:delText>e.</w:delText>
        </w:r>
      </w:del>
      <w:ins w:id="766" w:author="Hofer, Heribert" w:date="2022-03-07T07:24:00Z">
        <w:r w:rsidR="00BB53FF">
          <w:rPr>
            <w:rFonts w:ascii="Times New Roman" w:hAnsi="Times New Roman" w:cs="Times New Roman"/>
            <w:color w:val="000000" w:themeColor="text1"/>
            <w:sz w:val="24"/>
            <w:szCs w:val="24"/>
            <w:lang w:val="en-US"/>
          </w:rPr>
          <w:t>the</w:t>
        </w:r>
      </w:ins>
      <w:r w:rsidR="00D7325D">
        <w:rPr>
          <w:rFonts w:ascii="Times New Roman" w:hAnsi="Times New Roman" w:cs="Times New Roman"/>
          <w:color w:val="000000" w:themeColor="text1"/>
          <w:sz w:val="24"/>
          <w:szCs w:val="24"/>
          <w:lang w:val="en-US"/>
        </w:rPr>
        <w:t xml:space="preserve"> </w:t>
      </w:r>
      <w:r w:rsidRPr="00850320">
        <w:rPr>
          <w:rFonts w:ascii="Times New Roman" w:hAnsi="Times New Roman" w:cs="Times New Roman"/>
          <w:color w:val="000000" w:themeColor="text1"/>
          <w:sz w:val="24"/>
          <w:szCs w:val="24"/>
          <w:lang w:val="en-US"/>
        </w:rPr>
        <w:t xml:space="preserve">spatiotemporal analysis), we tested for differences in median latitude and longitude of carcasses </w:t>
      </w:r>
      <w:r w:rsidR="00984BB7">
        <w:rPr>
          <w:rFonts w:ascii="Times New Roman" w:hAnsi="Times New Roman" w:cs="Times New Roman"/>
          <w:color w:val="000000" w:themeColor="text1"/>
          <w:sz w:val="24"/>
          <w:szCs w:val="24"/>
          <w:lang w:val="en-US"/>
        </w:rPr>
        <w:t>across the</w:t>
      </w:r>
      <w:r w:rsidR="00F45B71">
        <w:rPr>
          <w:rFonts w:ascii="Times New Roman" w:hAnsi="Times New Roman" w:cs="Times New Roman"/>
          <w:color w:val="000000" w:themeColor="text1"/>
          <w:sz w:val="24"/>
          <w:szCs w:val="24"/>
          <w:lang w:val="en-US"/>
        </w:rPr>
        <w:t xml:space="preserve"> two</w:t>
      </w:r>
      <w:r w:rsidR="00984BB7">
        <w:rPr>
          <w:rFonts w:ascii="Times New Roman" w:hAnsi="Times New Roman" w:cs="Times New Roman"/>
          <w:color w:val="000000" w:themeColor="text1"/>
          <w:sz w:val="24"/>
          <w:szCs w:val="24"/>
          <w:lang w:val="en-US"/>
        </w:rPr>
        <w:t xml:space="preserve"> periods described in the previous paragraph</w:t>
      </w:r>
      <w:del w:id="767" w:author="Hofer, Heribert" w:date="2022-03-07T07:24:00Z">
        <w:r w:rsidRPr="00850320" w:rsidDel="00BB53FF">
          <w:rPr>
            <w:rFonts w:ascii="Times New Roman" w:hAnsi="Times New Roman" w:cs="Times New Roman"/>
            <w:color w:val="000000" w:themeColor="text1"/>
            <w:sz w:val="24"/>
            <w:szCs w:val="24"/>
            <w:lang w:val="en-US"/>
          </w:rPr>
          <w:delText>,</w:delText>
        </w:r>
      </w:del>
      <w:r w:rsidRPr="00850320">
        <w:rPr>
          <w:rFonts w:ascii="Times New Roman" w:hAnsi="Times New Roman" w:cs="Times New Roman"/>
          <w:color w:val="000000" w:themeColor="text1"/>
          <w:sz w:val="24"/>
          <w:szCs w:val="24"/>
          <w:lang w:val="en-US"/>
        </w:rPr>
        <w:t xml:space="preserve"> using a </w:t>
      </w:r>
      <w:r w:rsidR="00AC7F2E">
        <w:rPr>
          <w:rFonts w:ascii="Times New Roman" w:hAnsi="Times New Roman" w:cs="Times New Roman"/>
          <w:color w:val="000000" w:themeColor="text1"/>
          <w:sz w:val="24"/>
          <w:szCs w:val="24"/>
          <w:lang w:val="en-US"/>
        </w:rPr>
        <w:t>Wilcoxon test</w:t>
      </w:r>
      <w:r w:rsidRPr="00850320">
        <w:rPr>
          <w:rFonts w:ascii="Times New Roman" w:hAnsi="Times New Roman" w:cs="Times New Roman"/>
          <w:color w:val="000000" w:themeColor="text1"/>
          <w:sz w:val="24"/>
          <w:szCs w:val="24"/>
          <w:lang w:val="en-US"/>
        </w:rPr>
        <w:t xml:space="preserve">. </w:t>
      </w:r>
      <w:commentRangeStart w:id="768"/>
      <w:r w:rsidRPr="00850320">
        <w:rPr>
          <w:rFonts w:ascii="Times New Roman" w:hAnsi="Times New Roman" w:cs="Times New Roman"/>
          <w:color w:val="000000" w:themeColor="text1"/>
          <w:sz w:val="24"/>
          <w:szCs w:val="24"/>
          <w:lang w:val="en-US"/>
        </w:rPr>
        <w:t>The year 2020 was included as th</w:t>
      </w:r>
      <w:ins w:id="769" w:author="Hofer, Heribert" w:date="2022-03-07T07:25:00Z">
        <w:r w:rsidR="00BB53FF">
          <w:rPr>
            <w:rFonts w:ascii="Times New Roman" w:hAnsi="Times New Roman" w:cs="Times New Roman"/>
            <w:color w:val="000000" w:themeColor="text1"/>
            <w:sz w:val="24"/>
            <w:szCs w:val="24"/>
            <w:lang w:val="en-US"/>
          </w:rPr>
          <w:t>is</w:t>
        </w:r>
      </w:ins>
      <w:del w:id="770" w:author="Hofer, Heribert" w:date="2022-03-07T07:25:00Z">
        <w:r w:rsidRPr="00850320" w:rsidDel="00BB53FF">
          <w:rPr>
            <w:rFonts w:ascii="Times New Roman" w:hAnsi="Times New Roman" w:cs="Times New Roman"/>
            <w:color w:val="000000" w:themeColor="text1"/>
            <w:sz w:val="24"/>
            <w:szCs w:val="24"/>
            <w:lang w:val="en-US"/>
          </w:rPr>
          <w:delText>e</w:delText>
        </w:r>
      </w:del>
      <w:r w:rsidRPr="00850320">
        <w:rPr>
          <w:rFonts w:ascii="Times New Roman" w:hAnsi="Times New Roman" w:cs="Times New Roman"/>
          <w:color w:val="000000" w:themeColor="text1"/>
          <w:sz w:val="24"/>
          <w:szCs w:val="24"/>
          <w:lang w:val="en-US"/>
        </w:rPr>
        <w:t xml:space="preserve"> analysis was not affected by the </w:t>
      </w:r>
      <w:ins w:id="771" w:author="Hofer, Heribert" w:date="2022-03-07T07:25:00Z">
        <w:r w:rsidR="00BB53FF">
          <w:rPr>
            <w:rFonts w:ascii="Times New Roman" w:hAnsi="Times New Roman" w:cs="Times New Roman"/>
            <w:color w:val="000000" w:themeColor="text1"/>
            <w:sz w:val="24"/>
            <w:szCs w:val="24"/>
            <w:lang w:val="en-US"/>
          </w:rPr>
          <w:t>termination of records</w:t>
        </w:r>
      </w:ins>
      <w:commentRangeEnd w:id="768"/>
      <w:r w:rsidR="005C749B">
        <w:rPr>
          <w:rStyle w:val="CommentReference"/>
        </w:rPr>
        <w:commentReference w:id="768"/>
      </w:r>
      <w:del w:id="772" w:author="Hofer, Heribert" w:date="2022-03-07T07:25:00Z">
        <w:r w:rsidRPr="00850320" w:rsidDel="00BB53FF">
          <w:rPr>
            <w:rFonts w:ascii="Times New Roman" w:hAnsi="Times New Roman" w:cs="Times New Roman"/>
            <w:color w:val="000000" w:themeColor="text1"/>
            <w:sz w:val="24"/>
            <w:szCs w:val="24"/>
            <w:lang w:val="en-US"/>
          </w:rPr>
          <w:delText>year incompleteness</w:delText>
        </w:r>
      </w:del>
      <w:r w:rsidRPr="00850320">
        <w:rPr>
          <w:rFonts w:ascii="Times New Roman" w:hAnsi="Times New Roman" w:cs="Times New Roman"/>
          <w:color w:val="000000" w:themeColor="text1"/>
          <w:sz w:val="24"/>
          <w:szCs w:val="24"/>
          <w:lang w:val="en-US"/>
        </w:rPr>
        <w:t xml:space="preserve">. </w:t>
      </w:r>
      <w:r w:rsidR="00B021D5">
        <w:rPr>
          <w:rFonts w:ascii="Times New Roman" w:hAnsi="Times New Roman" w:cs="Times New Roman"/>
          <w:color w:val="000000" w:themeColor="text1"/>
          <w:sz w:val="24"/>
          <w:szCs w:val="24"/>
          <w:lang w:val="en-US"/>
        </w:rPr>
        <w:t>We only included</w:t>
      </w:r>
      <w:r w:rsidRPr="00850320">
        <w:rPr>
          <w:rFonts w:ascii="Times New Roman" w:hAnsi="Times New Roman" w:cs="Times New Roman"/>
          <w:color w:val="000000" w:themeColor="text1"/>
          <w:sz w:val="24"/>
          <w:szCs w:val="24"/>
          <w:lang w:val="en-US"/>
        </w:rPr>
        <w:t xml:space="preserve"> carcasses </w:t>
      </w:r>
      <w:r w:rsidR="0004737C">
        <w:rPr>
          <w:rFonts w:ascii="Times New Roman" w:hAnsi="Times New Roman" w:cs="Times New Roman"/>
          <w:color w:val="000000" w:themeColor="text1"/>
          <w:sz w:val="24"/>
          <w:szCs w:val="24"/>
          <w:lang w:val="en-US"/>
        </w:rPr>
        <w:t>of</w:t>
      </w:r>
      <w:r w:rsidRPr="00850320">
        <w:rPr>
          <w:rFonts w:ascii="Times New Roman" w:hAnsi="Times New Roman" w:cs="Times New Roman"/>
          <w:color w:val="000000" w:themeColor="text1"/>
          <w:sz w:val="24"/>
          <w:szCs w:val="24"/>
          <w:lang w:val="en-US"/>
        </w:rPr>
        <w:t xml:space="preserve"> adults or subadults</w:t>
      </w:r>
      <w:r w:rsidR="00D7325D">
        <w:rPr>
          <w:rFonts w:ascii="Times New Roman" w:hAnsi="Times New Roman" w:cs="Times New Roman"/>
          <w:color w:val="000000" w:themeColor="text1"/>
          <w:sz w:val="24"/>
          <w:szCs w:val="24"/>
          <w:lang w:val="en-US"/>
        </w:rPr>
        <w:t xml:space="preserve"> found during the aforementioned periods and</w:t>
      </w:r>
      <w:r w:rsidRPr="00850320">
        <w:rPr>
          <w:rFonts w:ascii="Times New Roman" w:hAnsi="Times New Roman" w:cs="Times New Roman"/>
          <w:color w:val="000000" w:themeColor="text1"/>
          <w:sz w:val="24"/>
          <w:szCs w:val="24"/>
          <w:lang w:val="en-US"/>
        </w:rPr>
        <w:t xml:space="preserve"> </w:t>
      </w:r>
      <w:del w:id="773" w:author="Hofer, Heribert" w:date="2022-03-07T07:25:00Z">
        <w:r w:rsidRPr="00850320" w:rsidDel="00BB53FF">
          <w:rPr>
            <w:rFonts w:ascii="Times New Roman" w:hAnsi="Times New Roman" w:cs="Times New Roman"/>
            <w:color w:val="000000" w:themeColor="text1"/>
            <w:sz w:val="24"/>
            <w:szCs w:val="24"/>
            <w:lang w:val="en-US"/>
          </w:rPr>
          <w:delText xml:space="preserve">positioned </w:delText>
        </w:r>
      </w:del>
      <w:ins w:id="774" w:author="Hofer, Heribert" w:date="2022-03-07T07:25:00Z">
        <w:r w:rsidR="00BB53FF">
          <w:rPr>
            <w:rFonts w:ascii="Times New Roman" w:hAnsi="Times New Roman" w:cs="Times New Roman"/>
            <w:color w:val="000000" w:themeColor="text1"/>
            <w:sz w:val="24"/>
            <w:szCs w:val="24"/>
            <w:lang w:val="en-US"/>
          </w:rPr>
          <w:t>locat</w:t>
        </w:r>
        <w:r w:rsidR="00BB53FF" w:rsidRPr="00850320">
          <w:rPr>
            <w:rFonts w:ascii="Times New Roman" w:hAnsi="Times New Roman" w:cs="Times New Roman"/>
            <w:color w:val="000000" w:themeColor="text1"/>
            <w:sz w:val="24"/>
            <w:szCs w:val="24"/>
            <w:lang w:val="en-US"/>
          </w:rPr>
          <w:t xml:space="preserve">ed </w:t>
        </w:r>
      </w:ins>
      <w:r w:rsidRPr="00850320">
        <w:rPr>
          <w:rFonts w:ascii="Times New Roman" w:hAnsi="Times New Roman" w:cs="Times New Roman"/>
          <w:color w:val="000000" w:themeColor="text1"/>
          <w:sz w:val="24"/>
          <w:szCs w:val="24"/>
          <w:lang w:val="en-US"/>
        </w:rPr>
        <w:t xml:space="preserve">by GPS coordinates </w:t>
      </w:r>
      <w:r w:rsidRPr="00D7325D">
        <w:rPr>
          <w:rFonts w:ascii="Times New Roman" w:hAnsi="Times New Roman" w:cs="Times New Roman"/>
          <w:color w:val="000000" w:themeColor="text1"/>
          <w:sz w:val="24"/>
          <w:szCs w:val="24"/>
          <w:lang w:val="en-US"/>
        </w:rPr>
        <w:t>(n</w:t>
      </w:r>
      <w:r w:rsidR="00C24A35" w:rsidRPr="00D7325D">
        <w:rPr>
          <w:rFonts w:ascii="Times New Roman" w:hAnsi="Times New Roman" w:cs="Times New Roman"/>
          <w:color w:val="000000" w:themeColor="text1"/>
          <w:sz w:val="24"/>
          <w:szCs w:val="24"/>
          <w:lang w:val="en-US"/>
        </w:rPr>
        <w:t xml:space="preserve"> </w:t>
      </w:r>
      <w:r w:rsidRPr="00D7325D">
        <w:rPr>
          <w:rFonts w:ascii="Times New Roman" w:hAnsi="Times New Roman" w:cs="Times New Roman"/>
          <w:color w:val="000000" w:themeColor="text1"/>
          <w:sz w:val="24"/>
          <w:szCs w:val="24"/>
          <w:lang w:val="en-US"/>
        </w:rPr>
        <w:t>=</w:t>
      </w:r>
      <w:r w:rsidR="00C24A35" w:rsidRPr="00D7325D">
        <w:rPr>
          <w:rFonts w:ascii="Times New Roman" w:hAnsi="Times New Roman" w:cs="Times New Roman"/>
          <w:color w:val="000000" w:themeColor="text1"/>
          <w:sz w:val="24"/>
          <w:szCs w:val="24"/>
          <w:lang w:val="en-US"/>
        </w:rPr>
        <w:t xml:space="preserve"> </w:t>
      </w:r>
      <w:r w:rsidR="00D7325D" w:rsidRPr="00D7325D">
        <w:rPr>
          <w:rFonts w:ascii="Times New Roman" w:hAnsi="Times New Roman" w:cs="Times New Roman"/>
          <w:color w:val="000000" w:themeColor="text1"/>
          <w:sz w:val="24"/>
          <w:szCs w:val="24"/>
          <w:lang w:val="en-US"/>
        </w:rPr>
        <w:t>5</w:t>
      </w:r>
      <w:r w:rsidR="00C50B43">
        <w:rPr>
          <w:rFonts w:ascii="Times New Roman" w:hAnsi="Times New Roman" w:cs="Times New Roman"/>
          <w:color w:val="000000" w:themeColor="text1"/>
          <w:sz w:val="24"/>
          <w:szCs w:val="24"/>
          <w:lang w:val="en-US"/>
        </w:rPr>
        <w:t>2</w:t>
      </w:r>
      <w:r w:rsidRPr="00850320">
        <w:rPr>
          <w:rFonts w:ascii="Times New Roman" w:hAnsi="Times New Roman" w:cs="Times New Roman"/>
          <w:color w:val="000000" w:themeColor="text1"/>
          <w:sz w:val="24"/>
          <w:szCs w:val="24"/>
          <w:lang w:val="en-US"/>
        </w:rPr>
        <w:t>)</w:t>
      </w:r>
      <w:r w:rsidR="00C64373" w:rsidRPr="00850320">
        <w:rPr>
          <w:rFonts w:ascii="Times New Roman" w:hAnsi="Times New Roman" w:cs="Times New Roman"/>
          <w:color w:val="000000" w:themeColor="text1"/>
          <w:sz w:val="24"/>
          <w:szCs w:val="24"/>
          <w:lang w:val="en-US"/>
        </w:rPr>
        <w:t>.</w:t>
      </w:r>
    </w:p>
    <w:p w14:paraId="245CF1FE" w14:textId="00932136" w:rsidR="00EE2A36" w:rsidRPr="00850320" w:rsidRDefault="00EE2A36">
      <w:pPr>
        <w:spacing w:line="600" w:lineRule="auto"/>
        <w:ind w:firstLine="709"/>
        <w:rPr>
          <w:rFonts w:ascii="Times New Roman" w:hAnsi="Times New Roman" w:cs="Times New Roman"/>
          <w:color w:val="000000" w:themeColor="text1"/>
          <w:sz w:val="24"/>
          <w:szCs w:val="24"/>
          <w:lang w:val="en-US"/>
        </w:rPr>
        <w:pPrChange w:id="775" w:author="Hofer, Heribert" w:date="2022-03-07T08:21:00Z">
          <w:pPr>
            <w:spacing w:after="0" w:line="600" w:lineRule="auto"/>
            <w:ind w:firstLine="708"/>
          </w:pPr>
        </w:pPrChange>
      </w:pPr>
      <w:r w:rsidRPr="00850320">
        <w:rPr>
          <w:rFonts w:ascii="Times New Roman" w:hAnsi="Times New Roman" w:cs="Times New Roman"/>
          <w:color w:val="000000" w:themeColor="text1"/>
          <w:sz w:val="24"/>
          <w:szCs w:val="24"/>
          <w:lang w:val="en-US"/>
        </w:rPr>
        <w:t xml:space="preserve">To investigate </w:t>
      </w:r>
      <w:ins w:id="776" w:author="Hofer, Heribert" w:date="2022-03-07T07:25:00Z">
        <w:r w:rsidR="00BB53FF" w:rsidRPr="00850320">
          <w:rPr>
            <w:rFonts w:ascii="Times New Roman" w:hAnsi="Times New Roman" w:cs="Times New Roman"/>
            <w:color w:val="000000" w:themeColor="text1"/>
            <w:sz w:val="24"/>
            <w:szCs w:val="24"/>
            <w:lang w:val="en-US"/>
          </w:rPr>
          <w:t xml:space="preserve">risks </w:t>
        </w:r>
        <w:r w:rsidR="00BB53FF">
          <w:rPr>
            <w:rFonts w:ascii="Times New Roman" w:hAnsi="Times New Roman" w:cs="Times New Roman"/>
            <w:color w:val="000000" w:themeColor="text1"/>
            <w:sz w:val="24"/>
            <w:szCs w:val="24"/>
            <w:lang w:val="en-US"/>
          </w:rPr>
          <w:t xml:space="preserve">associated with </w:t>
        </w:r>
      </w:ins>
      <w:r w:rsidR="007157A0" w:rsidRPr="00850320">
        <w:rPr>
          <w:rFonts w:ascii="Times New Roman" w:hAnsi="Times New Roman" w:cs="Times New Roman"/>
          <w:color w:val="000000" w:themeColor="text1"/>
          <w:sz w:val="24"/>
          <w:szCs w:val="24"/>
          <w:lang w:val="en-US"/>
        </w:rPr>
        <w:t>age, sex or social status</w:t>
      </w:r>
      <w:del w:id="777" w:author="Hofer, Heribert" w:date="2022-03-07T07:25:00Z">
        <w:r w:rsidR="007157A0" w:rsidRPr="00850320" w:rsidDel="00BB53FF">
          <w:rPr>
            <w:rFonts w:ascii="Times New Roman" w:hAnsi="Times New Roman" w:cs="Times New Roman"/>
            <w:color w:val="000000" w:themeColor="text1"/>
            <w:sz w:val="24"/>
            <w:szCs w:val="24"/>
            <w:lang w:val="en-US"/>
          </w:rPr>
          <w:delText xml:space="preserve"> specific risks</w:delText>
        </w:r>
      </w:del>
      <w:r w:rsidRPr="00850320">
        <w:rPr>
          <w:rFonts w:ascii="Times New Roman" w:hAnsi="Times New Roman" w:cs="Times New Roman"/>
          <w:color w:val="000000" w:themeColor="text1"/>
          <w:sz w:val="24"/>
          <w:szCs w:val="24"/>
          <w:lang w:val="en-US"/>
        </w:rPr>
        <w:t xml:space="preserve">, we compared the observed proportions of individuals of a given age class or sex among </w:t>
      </w:r>
      <w:r w:rsidR="00241A80" w:rsidRPr="00850320">
        <w:rPr>
          <w:rFonts w:ascii="Times New Roman" w:hAnsi="Times New Roman" w:cs="Times New Roman"/>
          <w:color w:val="000000" w:themeColor="text1"/>
          <w:sz w:val="24"/>
          <w:szCs w:val="24"/>
          <w:lang w:val="en-US"/>
        </w:rPr>
        <w:t>roadkill</w:t>
      </w:r>
      <w:r w:rsidR="00281C02" w:rsidRPr="00850320">
        <w:rPr>
          <w:rFonts w:ascii="Times New Roman" w:hAnsi="Times New Roman" w:cs="Times New Roman"/>
          <w:color w:val="000000" w:themeColor="text1"/>
          <w:sz w:val="24"/>
          <w:szCs w:val="24"/>
          <w:lang w:val="en-US"/>
        </w:rPr>
        <w:t>s</w:t>
      </w:r>
      <w:r w:rsidRPr="00850320">
        <w:rPr>
          <w:rFonts w:ascii="Times New Roman" w:hAnsi="Times New Roman" w:cs="Times New Roman"/>
          <w:color w:val="000000" w:themeColor="text1"/>
          <w:sz w:val="24"/>
          <w:szCs w:val="24"/>
          <w:lang w:val="en-US"/>
        </w:rPr>
        <w:t xml:space="preserve"> with the expected proportions given the age distribution and sex ratio in different age classes in the study population</w:t>
      </w:r>
      <w:ins w:id="778" w:author="Hofer, Heribert" w:date="2022-03-07T07:27:00Z">
        <w:r w:rsidR="00BB53FF" w:rsidRPr="00850320">
          <w:rPr>
            <w:rFonts w:ascii="Times New Roman" w:hAnsi="Times New Roman" w:cs="Times New Roman"/>
            <w:color w:val="000000" w:themeColor="text1"/>
            <w:sz w:val="24"/>
            <w:szCs w:val="24"/>
            <w:lang w:val="en-US"/>
          </w:rPr>
          <w:t>, using binomial tests</w:t>
        </w:r>
      </w:ins>
      <w:ins w:id="779" w:author="Hofer, Heribert" w:date="2022-03-07T07:26:00Z">
        <w:r w:rsidR="00BB53FF">
          <w:rPr>
            <w:rFonts w:ascii="Times New Roman" w:hAnsi="Times New Roman" w:cs="Times New Roman"/>
            <w:color w:val="000000" w:themeColor="text1"/>
            <w:sz w:val="24"/>
            <w:szCs w:val="24"/>
            <w:lang w:val="en-US"/>
          </w:rPr>
          <w:t xml:space="preserve">. For this purpose, </w:t>
        </w:r>
      </w:ins>
      <w:del w:id="780" w:author="Hofer, Heribert" w:date="2022-03-07T07:26:00Z">
        <w:r w:rsidR="00693141" w:rsidRPr="00850320" w:rsidDel="00BB53FF">
          <w:rPr>
            <w:rFonts w:ascii="Times New Roman" w:hAnsi="Times New Roman" w:cs="Times New Roman"/>
            <w:color w:val="000000" w:themeColor="text1"/>
            <w:sz w:val="24"/>
            <w:szCs w:val="24"/>
            <w:lang w:val="en-US"/>
          </w:rPr>
          <w:delText xml:space="preserve"> (</w:delText>
        </w:r>
      </w:del>
      <w:r w:rsidR="00693141" w:rsidRPr="00850320">
        <w:rPr>
          <w:rFonts w:ascii="Times New Roman" w:hAnsi="Times New Roman" w:cs="Times New Roman"/>
          <w:color w:val="000000" w:themeColor="text1"/>
          <w:sz w:val="24"/>
          <w:szCs w:val="24"/>
          <w:lang w:val="en-US"/>
        </w:rPr>
        <w:t xml:space="preserve">we </w:t>
      </w:r>
      <w:del w:id="781" w:author="Hofer, Heribert" w:date="2022-03-07T07:26:00Z">
        <w:r w:rsidR="00693141" w:rsidRPr="00850320" w:rsidDel="00BB53FF">
          <w:rPr>
            <w:rFonts w:ascii="Times New Roman" w:hAnsi="Times New Roman" w:cs="Times New Roman"/>
            <w:color w:val="000000" w:themeColor="text1"/>
            <w:sz w:val="24"/>
            <w:szCs w:val="24"/>
            <w:lang w:val="en-US"/>
          </w:rPr>
          <w:delText xml:space="preserve">first </w:delText>
        </w:r>
      </w:del>
      <w:r w:rsidR="00693141" w:rsidRPr="00850320">
        <w:rPr>
          <w:rFonts w:ascii="Times New Roman" w:hAnsi="Times New Roman" w:cs="Times New Roman"/>
          <w:color w:val="000000" w:themeColor="text1"/>
          <w:sz w:val="24"/>
          <w:szCs w:val="24"/>
          <w:lang w:val="en-US"/>
        </w:rPr>
        <w:t xml:space="preserve">calculated the </w:t>
      </w:r>
      <w:ins w:id="782" w:author="Hofer, Heribert" w:date="2022-03-07T07:27:00Z">
        <w:r w:rsidR="00BB53FF">
          <w:rPr>
            <w:rFonts w:ascii="Times New Roman" w:hAnsi="Times New Roman" w:cs="Times New Roman"/>
            <w:color w:val="000000" w:themeColor="text1"/>
            <w:sz w:val="24"/>
            <w:szCs w:val="24"/>
            <w:lang w:val="en-US"/>
          </w:rPr>
          <w:t xml:space="preserve">expected </w:t>
        </w:r>
      </w:ins>
      <w:r w:rsidR="00693141" w:rsidRPr="00850320">
        <w:rPr>
          <w:rFonts w:ascii="Times New Roman" w:hAnsi="Times New Roman" w:cs="Times New Roman"/>
          <w:color w:val="000000" w:themeColor="text1"/>
          <w:sz w:val="24"/>
          <w:szCs w:val="24"/>
          <w:lang w:val="en-US"/>
        </w:rPr>
        <w:t>proportion of cubs</w:t>
      </w:r>
      <w:ins w:id="783" w:author="Hofer, Heribert" w:date="2022-03-07T07:26:00Z">
        <w:r w:rsidR="00BB53FF">
          <w:rPr>
            <w:rFonts w:ascii="Times New Roman" w:hAnsi="Times New Roman" w:cs="Times New Roman"/>
            <w:color w:val="000000" w:themeColor="text1"/>
            <w:sz w:val="24"/>
            <w:szCs w:val="24"/>
            <w:lang w:val="en-US"/>
          </w:rPr>
          <w:t xml:space="preserve">, </w:t>
        </w:r>
      </w:ins>
      <w:del w:id="784" w:author="Hofer, Heribert" w:date="2022-03-07T07:26:00Z">
        <w:r w:rsidR="00693141" w:rsidRPr="00850320" w:rsidDel="00BB53FF">
          <w:rPr>
            <w:rFonts w:ascii="Times New Roman" w:hAnsi="Times New Roman" w:cs="Times New Roman"/>
            <w:color w:val="000000" w:themeColor="text1"/>
            <w:sz w:val="24"/>
            <w:szCs w:val="24"/>
            <w:lang w:val="en-US"/>
          </w:rPr>
          <w:delText>/</w:delText>
        </w:r>
      </w:del>
      <w:r w:rsidR="00693141" w:rsidRPr="00850320">
        <w:rPr>
          <w:rFonts w:ascii="Times New Roman" w:hAnsi="Times New Roman" w:cs="Times New Roman"/>
          <w:color w:val="000000" w:themeColor="text1"/>
          <w:sz w:val="24"/>
          <w:szCs w:val="24"/>
          <w:lang w:val="en-US"/>
        </w:rPr>
        <w:t>subadults</w:t>
      </w:r>
      <w:del w:id="785" w:author="Hofer, Heribert" w:date="2022-03-07T07:26:00Z">
        <w:r w:rsidR="00693141" w:rsidRPr="00850320" w:rsidDel="00BB53FF">
          <w:rPr>
            <w:rFonts w:ascii="Times New Roman" w:hAnsi="Times New Roman" w:cs="Times New Roman"/>
            <w:color w:val="000000" w:themeColor="text1"/>
            <w:sz w:val="24"/>
            <w:szCs w:val="24"/>
            <w:lang w:val="en-US"/>
          </w:rPr>
          <w:delText>/</w:delText>
        </w:r>
      </w:del>
      <w:ins w:id="786" w:author="Hofer, Heribert" w:date="2022-03-07T07:26:00Z">
        <w:r w:rsidR="00BB53FF">
          <w:rPr>
            <w:rFonts w:ascii="Times New Roman" w:hAnsi="Times New Roman" w:cs="Times New Roman"/>
            <w:color w:val="000000" w:themeColor="text1"/>
            <w:sz w:val="24"/>
            <w:szCs w:val="24"/>
            <w:lang w:val="en-US"/>
          </w:rPr>
          <w:t xml:space="preserve"> and </w:t>
        </w:r>
      </w:ins>
      <w:r w:rsidR="00693141" w:rsidRPr="00850320">
        <w:rPr>
          <w:rFonts w:ascii="Times New Roman" w:hAnsi="Times New Roman" w:cs="Times New Roman"/>
          <w:color w:val="000000" w:themeColor="text1"/>
          <w:sz w:val="24"/>
          <w:szCs w:val="24"/>
          <w:lang w:val="en-US"/>
        </w:rPr>
        <w:t xml:space="preserve">adults </w:t>
      </w:r>
      <w:del w:id="787" w:author="Hofer, Heribert" w:date="2022-03-07T07:26:00Z">
        <w:r w:rsidR="00693141" w:rsidRPr="00850320" w:rsidDel="00BB53FF">
          <w:rPr>
            <w:rFonts w:ascii="Times New Roman" w:hAnsi="Times New Roman" w:cs="Times New Roman"/>
            <w:color w:val="000000" w:themeColor="text1"/>
            <w:sz w:val="24"/>
            <w:szCs w:val="24"/>
            <w:lang w:val="en-US"/>
          </w:rPr>
          <w:delText xml:space="preserve">(or </w:delText>
        </w:r>
      </w:del>
      <w:ins w:id="788" w:author="Hofer, Heribert" w:date="2022-03-07T07:26:00Z">
        <w:r w:rsidR="00BB53FF">
          <w:rPr>
            <w:rFonts w:ascii="Times New Roman" w:hAnsi="Times New Roman" w:cs="Times New Roman"/>
            <w:color w:val="000000" w:themeColor="text1"/>
            <w:sz w:val="24"/>
            <w:szCs w:val="24"/>
            <w:lang w:val="en-US"/>
          </w:rPr>
          <w:t xml:space="preserve">as well as </w:t>
        </w:r>
      </w:ins>
      <w:r w:rsidR="00693141" w:rsidRPr="00850320">
        <w:rPr>
          <w:rFonts w:ascii="Times New Roman" w:hAnsi="Times New Roman" w:cs="Times New Roman"/>
          <w:color w:val="000000" w:themeColor="text1"/>
          <w:sz w:val="24"/>
          <w:szCs w:val="24"/>
          <w:lang w:val="en-US"/>
        </w:rPr>
        <w:t>females</w:t>
      </w:r>
      <w:del w:id="789" w:author="Hofer, Heribert" w:date="2022-03-07T07:26:00Z">
        <w:r w:rsidR="00693141" w:rsidRPr="00850320" w:rsidDel="00BB53FF">
          <w:rPr>
            <w:rFonts w:ascii="Times New Roman" w:hAnsi="Times New Roman" w:cs="Times New Roman"/>
            <w:color w:val="000000" w:themeColor="text1"/>
            <w:sz w:val="24"/>
            <w:szCs w:val="24"/>
            <w:lang w:val="en-US"/>
          </w:rPr>
          <w:delText>/</w:delText>
        </w:r>
      </w:del>
      <w:ins w:id="790" w:author="Hofer, Heribert" w:date="2022-03-07T07:26:00Z">
        <w:r w:rsidR="00BB53FF">
          <w:rPr>
            <w:rFonts w:ascii="Times New Roman" w:hAnsi="Times New Roman" w:cs="Times New Roman"/>
            <w:color w:val="000000" w:themeColor="text1"/>
            <w:sz w:val="24"/>
            <w:szCs w:val="24"/>
            <w:lang w:val="en-US"/>
          </w:rPr>
          <w:t xml:space="preserve"> and </w:t>
        </w:r>
      </w:ins>
      <w:r w:rsidR="00693141" w:rsidRPr="00850320">
        <w:rPr>
          <w:rFonts w:ascii="Times New Roman" w:hAnsi="Times New Roman" w:cs="Times New Roman"/>
          <w:color w:val="000000" w:themeColor="text1"/>
          <w:sz w:val="24"/>
          <w:szCs w:val="24"/>
          <w:lang w:val="en-US"/>
        </w:rPr>
        <w:t>males</w:t>
      </w:r>
      <w:del w:id="791" w:author="Hofer, Heribert" w:date="2022-03-07T07:26:00Z">
        <w:r w:rsidR="00693141" w:rsidRPr="00850320" w:rsidDel="00BB53FF">
          <w:rPr>
            <w:rFonts w:ascii="Times New Roman" w:hAnsi="Times New Roman" w:cs="Times New Roman"/>
            <w:color w:val="000000" w:themeColor="text1"/>
            <w:sz w:val="24"/>
            <w:szCs w:val="24"/>
            <w:lang w:val="en-US"/>
          </w:rPr>
          <w:delText>)</w:delText>
        </w:r>
      </w:del>
      <w:r w:rsidR="00693141" w:rsidRPr="00850320">
        <w:rPr>
          <w:rFonts w:ascii="Times New Roman" w:hAnsi="Times New Roman" w:cs="Times New Roman"/>
          <w:color w:val="000000" w:themeColor="text1"/>
          <w:sz w:val="24"/>
          <w:szCs w:val="24"/>
          <w:lang w:val="en-US"/>
        </w:rPr>
        <w:t xml:space="preserve"> for each year, then </w:t>
      </w:r>
      <w:r w:rsidR="00DE064F" w:rsidRPr="00850320">
        <w:rPr>
          <w:rFonts w:ascii="Times New Roman" w:hAnsi="Times New Roman" w:cs="Times New Roman"/>
          <w:color w:val="000000" w:themeColor="text1"/>
          <w:sz w:val="24"/>
          <w:szCs w:val="24"/>
          <w:lang w:val="en-US"/>
        </w:rPr>
        <w:t>calculated</w:t>
      </w:r>
      <w:r w:rsidR="00693141" w:rsidRPr="00850320">
        <w:rPr>
          <w:rFonts w:ascii="Times New Roman" w:hAnsi="Times New Roman" w:cs="Times New Roman"/>
          <w:color w:val="000000" w:themeColor="text1"/>
          <w:sz w:val="24"/>
          <w:szCs w:val="24"/>
          <w:lang w:val="en-US"/>
        </w:rPr>
        <w:t xml:space="preserve"> the average</w:t>
      </w:r>
      <w:r w:rsidR="003C2C0F" w:rsidRPr="00850320">
        <w:rPr>
          <w:rFonts w:ascii="Times New Roman" w:hAnsi="Times New Roman" w:cs="Times New Roman"/>
          <w:color w:val="000000" w:themeColor="text1"/>
          <w:sz w:val="24"/>
          <w:szCs w:val="24"/>
          <w:lang w:val="en-US"/>
        </w:rPr>
        <w:t>s</w:t>
      </w:r>
      <w:r w:rsidR="00693141" w:rsidRPr="00850320">
        <w:rPr>
          <w:rFonts w:ascii="Times New Roman" w:hAnsi="Times New Roman" w:cs="Times New Roman"/>
          <w:color w:val="000000" w:themeColor="text1"/>
          <w:sz w:val="24"/>
          <w:szCs w:val="24"/>
          <w:lang w:val="en-US"/>
        </w:rPr>
        <w:t xml:space="preserve"> across the study period</w:t>
      </w:r>
      <w:ins w:id="792" w:author="Hofer, Heribert" w:date="2022-03-07T07:26:00Z">
        <w:r w:rsidR="00BB53FF">
          <w:rPr>
            <w:rFonts w:ascii="Times New Roman" w:hAnsi="Times New Roman" w:cs="Times New Roman"/>
            <w:color w:val="000000" w:themeColor="text1"/>
            <w:sz w:val="24"/>
            <w:szCs w:val="24"/>
            <w:lang w:val="en-US"/>
          </w:rPr>
          <w:t>.</w:t>
        </w:r>
      </w:ins>
      <w:del w:id="793" w:author="Hofer, Heribert" w:date="2022-03-07T07:26:00Z">
        <w:r w:rsidR="00693141" w:rsidRPr="00850320" w:rsidDel="00BB53FF">
          <w:rPr>
            <w:rFonts w:ascii="Times New Roman" w:hAnsi="Times New Roman" w:cs="Times New Roman"/>
            <w:color w:val="000000" w:themeColor="text1"/>
            <w:sz w:val="24"/>
            <w:szCs w:val="24"/>
            <w:lang w:val="en-US"/>
          </w:rPr>
          <w:delText>)</w:delText>
        </w:r>
        <w:r w:rsidRPr="00850320" w:rsidDel="00BB53FF">
          <w:rPr>
            <w:rFonts w:ascii="Times New Roman" w:hAnsi="Times New Roman" w:cs="Times New Roman"/>
            <w:color w:val="000000" w:themeColor="text1"/>
            <w:sz w:val="24"/>
            <w:szCs w:val="24"/>
            <w:lang w:val="en-US"/>
          </w:rPr>
          <w:delText>, using binomial tests</w:delText>
        </w:r>
      </w:del>
      <w:del w:id="794" w:author="Hofer, Heribert" w:date="2022-03-07T07:27:00Z">
        <w:r w:rsidRPr="00850320" w:rsidDel="00BB53FF">
          <w:rPr>
            <w:rFonts w:ascii="Times New Roman" w:hAnsi="Times New Roman" w:cs="Times New Roman"/>
            <w:color w:val="000000" w:themeColor="text1"/>
            <w:sz w:val="24"/>
            <w:szCs w:val="24"/>
            <w:lang w:val="en-US"/>
          </w:rPr>
          <w:delText>.</w:delText>
        </w:r>
      </w:del>
      <w:r w:rsidRPr="00850320">
        <w:rPr>
          <w:rFonts w:ascii="Times New Roman" w:hAnsi="Times New Roman" w:cs="Times New Roman"/>
          <w:color w:val="000000" w:themeColor="text1"/>
          <w:sz w:val="24"/>
          <w:szCs w:val="24"/>
          <w:lang w:val="en-US"/>
        </w:rPr>
        <w:t xml:space="preserve"> We compared the median standardized social </w:t>
      </w:r>
      <w:r w:rsidR="007157A0" w:rsidRPr="00850320">
        <w:rPr>
          <w:rFonts w:ascii="Times New Roman" w:hAnsi="Times New Roman" w:cs="Times New Roman"/>
          <w:color w:val="000000" w:themeColor="text1"/>
          <w:sz w:val="24"/>
          <w:szCs w:val="24"/>
          <w:lang w:val="en-US"/>
        </w:rPr>
        <w:t xml:space="preserve">status </w:t>
      </w:r>
      <w:r w:rsidRPr="00850320">
        <w:rPr>
          <w:rFonts w:ascii="Times New Roman" w:hAnsi="Times New Roman" w:cs="Times New Roman"/>
          <w:color w:val="000000" w:themeColor="text1"/>
          <w:sz w:val="24"/>
          <w:szCs w:val="24"/>
          <w:lang w:val="en-US"/>
        </w:rPr>
        <w:t xml:space="preserve">of </w:t>
      </w:r>
      <w:r w:rsidR="00241A80" w:rsidRPr="00850320">
        <w:rPr>
          <w:rFonts w:ascii="Times New Roman" w:hAnsi="Times New Roman" w:cs="Times New Roman"/>
          <w:color w:val="000000" w:themeColor="text1"/>
          <w:sz w:val="24"/>
          <w:szCs w:val="24"/>
          <w:lang w:val="en-US"/>
        </w:rPr>
        <w:t>roadkill</w:t>
      </w:r>
      <w:r w:rsidR="00684F1E" w:rsidRPr="00850320">
        <w:rPr>
          <w:rFonts w:ascii="Times New Roman" w:hAnsi="Times New Roman" w:cs="Times New Roman"/>
          <w:color w:val="000000" w:themeColor="text1"/>
          <w:sz w:val="24"/>
          <w:szCs w:val="24"/>
          <w:lang w:val="en-US"/>
        </w:rPr>
        <w:t>ed</w:t>
      </w:r>
      <w:r w:rsidR="00046960" w:rsidRPr="00850320">
        <w:rPr>
          <w:rFonts w:ascii="Times New Roman" w:hAnsi="Times New Roman" w:cs="Times New Roman"/>
          <w:color w:val="000000" w:themeColor="text1"/>
          <w:sz w:val="24"/>
          <w:szCs w:val="24"/>
          <w:lang w:val="en-US"/>
        </w:rPr>
        <w:t xml:space="preserve"> </w:t>
      </w:r>
      <w:r w:rsidRPr="00850320">
        <w:rPr>
          <w:rFonts w:ascii="Times New Roman" w:hAnsi="Times New Roman" w:cs="Times New Roman"/>
          <w:color w:val="000000" w:themeColor="text1"/>
          <w:sz w:val="24"/>
          <w:szCs w:val="24"/>
          <w:lang w:val="en-US"/>
        </w:rPr>
        <w:t>female</w:t>
      </w:r>
      <w:r w:rsidR="00046960" w:rsidRPr="00850320">
        <w:rPr>
          <w:rFonts w:ascii="Times New Roman" w:hAnsi="Times New Roman" w:cs="Times New Roman"/>
          <w:color w:val="000000" w:themeColor="text1"/>
          <w:sz w:val="24"/>
          <w:szCs w:val="24"/>
          <w:lang w:val="en-US"/>
        </w:rPr>
        <w:t>s</w:t>
      </w:r>
      <w:r w:rsidRPr="00850320">
        <w:rPr>
          <w:rFonts w:ascii="Times New Roman" w:hAnsi="Times New Roman" w:cs="Times New Roman"/>
          <w:color w:val="000000" w:themeColor="text1"/>
          <w:sz w:val="24"/>
          <w:szCs w:val="24"/>
          <w:lang w:val="en-US"/>
        </w:rPr>
        <w:t xml:space="preserve"> belonging to the </w:t>
      </w:r>
      <w:del w:id="795" w:author="Hofer, Heribert" w:date="2022-03-07T07:27:00Z">
        <w:r w:rsidRPr="00850320" w:rsidDel="00BB53FF">
          <w:rPr>
            <w:rFonts w:ascii="Times New Roman" w:hAnsi="Times New Roman" w:cs="Times New Roman"/>
            <w:color w:val="000000" w:themeColor="text1"/>
            <w:sz w:val="24"/>
            <w:szCs w:val="24"/>
            <w:lang w:val="en-US"/>
          </w:rPr>
          <w:delText xml:space="preserve">studied </w:delText>
        </w:r>
      </w:del>
      <w:ins w:id="796" w:author="Hofer, Heribert" w:date="2022-03-07T07:27:00Z">
        <w:r w:rsidR="00BB53FF" w:rsidRPr="00850320">
          <w:rPr>
            <w:rFonts w:ascii="Times New Roman" w:hAnsi="Times New Roman" w:cs="Times New Roman"/>
            <w:color w:val="000000" w:themeColor="text1"/>
            <w:sz w:val="24"/>
            <w:szCs w:val="24"/>
            <w:lang w:val="en-US"/>
          </w:rPr>
          <w:t>stud</w:t>
        </w:r>
        <w:r w:rsidR="00BB53FF">
          <w:rPr>
            <w:rFonts w:ascii="Times New Roman" w:hAnsi="Times New Roman" w:cs="Times New Roman"/>
            <w:color w:val="000000" w:themeColor="text1"/>
            <w:sz w:val="24"/>
            <w:szCs w:val="24"/>
            <w:lang w:val="en-US"/>
          </w:rPr>
          <w:t>y</w:t>
        </w:r>
        <w:r w:rsidR="00BB53FF" w:rsidRPr="00850320">
          <w:rPr>
            <w:rFonts w:ascii="Times New Roman" w:hAnsi="Times New Roman" w:cs="Times New Roman"/>
            <w:color w:val="000000" w:themeColor="text1"/>
            <w:sz w:val="24"/>
            <w:szCs w:val="24"/>
            <w:lang w:val="en-US"/>
          </w:rPr>
          <w:t xml:space="preserve"> </w:t>
        </w:r>
      </w:ins>
      <w:r w:rsidRPr="00850320">
        <w:rPr>
          <w:rFonts w:ascii="Times New Roman" w:hAnsi="Times New Roman" w:cs="Times New Roman"/>
          <w:color w:val="000000" w:themeColor="text1"/>
          <w:sz w:val="24"/>
          <w:szCs w:val="24"/>
          <w:lang w:val="en-US"/>
        </w:rPr>
        <w:t xml:space="preserve">clans to the expected median (0) if social </w:t>
      </w:r>
      <w:r w:rsidR="007157A0" w:rsidRPr="00850320">
        <w:rPr>
          <w:rFonts w:ascii="Times New Roman" w:hAnsi="Times New Roman" w:cs="Times New Roman"/>
          <w:color w:val="000000" w:themeColor="text1"/>
          <w:sz w:val="24"/>
          <w:szCs w:val="24"/>
          <w:lang w:val="en-US"/>
        </w:rPr>
        <w:t xml:space="preserve">status </w:t>
      </w:r>
      <w:r w:rsidRPr="00850320">
        <w:rPr>
          <w:rFonts w:ascii="Times New Roman" w:hAnsi="Times New Roman" w:cs="Times New Roman"/>
          <w:color w:val="000000" w:themeColor="text1"/>
          <w:sz w:val="24"/>
          <w:szCs w:val="24"/>
          <w:lang w:val="en-US"/>
        </w:rPr>
        <w:t>did not influence road mortality, using a one-sample Wilcoxon test.</w:t>
      </w:r>
    </w:p>
    <w:p w14:paraId="6115AFF0" w14:textId="0D849B40" w:rsidR="001C17FC" w:rsidRPr="00850320" w:rsidRDefault="003E37B0" w:rsidP="004714FF">
      <w:pPr>
        <w:spacing w:line="600" w:lineRule="auto"/>
        <w:ind w:firstLine="708"/>
        <w:rPr>
          <w:rFonts w:ascii="Times New Roman" w:hAnsi="Times New Roman" w:cs="Times New Roman"/>
          <w:color w:val="000000" w:themeColor="text1"/>
          <w:sz w:val="24"/>
          <w:szCs w:val="24"/>
          <w:lang w:val="en-US"/>
        </w:rPr>
      </w:pPr>
      <w:ins w:id="797" w:author="Hofer, Heribert" w:date="2022-03-07T07:30:00Z">
        <w:r>
          <w:rPr>
            <w:rFonts w:ascii="Times New Roman" w:hAnsi="Times New Roman" w:cs="Times New Roman"/>
            <w:color w:val="000000" w:themeColor="text1"/>
            <w:sz w:val="24"/>
            <w:szCs w:val="24"/>
            <w:lang w:val="en-US"/>
          </w:rPr>
          <w:t>Data are presented as means ± standard error of the mean (SE)</w:t>
        </w:r>
      </w:ins>
      <w:ins w:id="798" w:author="Hofer, Heribert" w:date="2022-03-07T07:31:00Z">
        <w:r>
          <w:rPr>
            <w:rFonts w:ascii="Times New Roman" w:hAnsi="Times New Roman" w:cs="Times New Roman"/>
            <w:color w:val="000000" w:themeColor="text1"/>
            <w:sz w:val="24"/>
            <w:szCs w:val="24"/>
            <w:lang w:val="en-US"/>
          </w:rPr>
          <w:t>, and p values are reported for two-</w:t>
        </w:r>
      </w:ins>
      <w:ins w:id="799" w:author="East, Marion" w:date="2022-03-10T19:10:00Z">
        <w:r w:rsidR="0099530E">
          <w:rPr>
            <w:rFonts w:ascii="Times New Roman" w:hAnsi="Times New Roman" w:cs="Times New Roman"/>
            <w:color w:val="000000" w:themeColor="text1"/>
            <w:sz w:val="24"/>
            <w:szCs w:val="24"/>
            <w:lang w:val="en-US"/>
          </w:rPr>
          <w:t>tailed</w:t>
        </w:r>
      </w:ins>
      <w:ins w:id="800" w:author="Hofer, Heribert" w:date="2022-03-07T07:31:00Z">
        <w:del w:id="801" w:author="East, Marion" w:date="2022-03-10T19:09:00Z">
          <w:r w:rsidDel="0099530E">
            <w:rPr>
              <w:rFonts w:ascii="Times New Roman" w:hAnsi="Times New Roman" w:cs="Times New Roman"/>
              <w:color w:val="000000" w:themeColor="text1"/>
              <w:sz w:val="24"/>
              <w:szCs w:val="24"/>
              <w:lang w:val="en-US"/>
            </w:rPr>
            <w:delText>sided</w:delText>
          </w:r>
        </w:del>
        <w:r>
          <w:rPr>
            <w:rFonts w:ascii="Times New Roman" w:hAnsi="Times New Roman" w:cs="Times New Roman"/>
            <w:color w:val="000000" w:themeColor="text1"/>
            <w:sz w:val="24"/>
            <w:szCs w:val="24"/>
            <w:lang w:val="en-US"/>
          </w:rPr>
          <w:t xml:space="preserve"> tests.</w:t>
        </w:r>
      </w:ins>
      <w:ins w:id="802" w:author="Hofer, Heribert" w:date="2022-03-07T07:30:00Z">
        <w:r>
          <w:rPr>
            <w:rFonts w:ascii="Times New Roman" w:hAnsi="Times New Roman" w:cs="Times New Roman"/>
            <w:color w:val="000000" w:themeColor="text1"/>
            <w:sz w:val="24"/>
            <w:szCs w:val="24"/>
            <w:lang w:val="en-US"/>
          </w:rPr>
          <w:t xml:space="preserve"> </w:t>
        </w:r>
      </w:ins>
      <w:r w:rsidR="001C17FC" w:rsidRPr="00850320">
        <w:rPr>
          <w:rFonts w:ascii="Times New Roman" w:hAnsi="Times New Roman" w:cs="Times New Roman"/>
          <w:color w:val="000000" w:themeColor="text1"/>
          <w:sz w:val="24"/>
          <w:szCs w:val="24"/>
          <w:lang w:val="en-US"/>
        </w:rPr>
        <w:t xml:space="preserve">We used Rstudio v1.3.959 </w:t>
      </w:r>
      <w:r w:rsidR="001C17FC" w:rsidRPr="001F6E03">
        <w:rPr>
          <w:rFonts w:ascii="Times New Roman" w:hAnsi="Times New Roman" w:cs="Times New Roman"/>
          <w:color w:val="000000" w:themeColor="text1"/>
          <w:sz w:val="24"/>
          <w:szCs w:val="24"/>
          <w:lang w:val="en-US"/>
        </w:rPr>
        <w:fldChar w:fldCharType="begin"/>
      </w:r>
      <w:r w:rsidR="00BD6B5D">
        <w:rPr>
          <w:rFonts w:ascii="Times New Roman" w:hAnsi="Times New Roman" w:cs="Times New Roman"/>
          <w:color w:val="000000" w:themeColor="text1"/>
          <w:sz w:val="24"/>
          <w:szCs w:val="24"/>
          <w:lang w:val="en-US"/>
        </w:rPr>
        <w:instrText xml:space="preserve"> ADDIN ZOTERO_ITEM CSL_CITATION {"citationID":"D3O4uOee","properties":{"formattedCitation":"(RStudio Team 2020)","plainCitation":"(RStudio Team 2020)","noteIndex":0},"citationItems":[{"id":2994,"uris":["http://zotero.org/users/5432491/items/I7Y3IWGF"],"uri":["http://zotero.org/users/5432491/items/I7Y3IWGF"],"itemData":{"id":2994,"type":"book","publisher":"RStudio, PBC","title":"RStudio: Integrated Development Environment for R","URL":"http://www.rstudio.com/","author":[{"family":"RStudio Team","given":""}],"issued":{"date-parts":[["2020"]]}}}],"schema":"https://github.com/citation-style-language/schema/raw/master/csl-citation.json"} </w:instrText>
      </w:r>
      <w:r w:rsidR="001C17FC" w:rsidRPr="001F6E03">
        <w:rPr>
          <w:rFonts w:ascii="Times New Roman" w:hAnsi="Times New Roman" w:cs="Times New Roman"/>
          <w:color w:val="000000" w:themeColor="text1"/>
          <w:sz w:val="24"/>
          <w:szCs w:val="24"/>
          <w:lang w:val="en-US"/>
        </w:rPr>
        <w:fldChar w:fldCharType="separate"/>
      </w:r>
      <w:r w:rsidR="001C17FC" w:rsidRPr="00850320">
        <w:rPr>
          <w:rFonts w:ascii="Times New Roman" w:hAnsi="Times New Roman" w:cs="Times New Roman"/>
          <w:sz w:val="24"/>
          <w:lang w:val="en-US"/>
        </w:rPr>
        <w:t>(RStudio Team 2020)</w:t>
      </w:r>
      <w:r w:rsidR="001C17FC" w:rsidRPr="001F6E03">
        <w:rPr>
          <w:rFonts w:ascii="Times New Roman" w:hAnsi="Times New Roman" w:cs="Times New Roman"/>
          <w:color w:val="000000" w:themeColor="text1"/>
          <w:sz w:val="24"/>
          <w:szCs w:val="24"/>
          <w:lang w:val="en-US"/>
        </w:rPr>
        <w:fldChar w:fldCharType="end"/>
      </w:r>
      <w:r w:rsidR="001C17FC" w:rsidRPr="00850320">
        <w:rPr>
          <w:rFonts w:ascii="Times New Roman" w:hAnsi="Times New Roman" w:cs="Times New Roman"/>
          <w:color w:val="000000" w:themeColor="text1"/>
          <w:sz w:val="24"/>
          <w:szCs w:val="24"/>
          <w:lang w:val="en-US"/>
        </w:rPr>
        <w:t xml:space="preserve"> and R v </w:t>
      </w:r>
      <w:r w:rsidR="001C17FC" w:rsidRPr="00850320">
        <w:rPr>
          <w:rFonts w:ascii="Times New Roman" w:hAnsi="Times New Roman" w:cs="Times New Roman"/>
          <w:color w:val="000000" w:themeColor="text1"/>
          <w:sz w:val="24"/>
          <w:szCs w:val="24"/>
          <w:lang w:val="en-US"/>
        </w:rPr>
        <w:lastRenderedPageBreak/>
        <w:t xml:space="preserve">4.0.1 </w:t>
      </w:r>
      <w:r w:rsidR="001C17FC" w:rsidRPr="001F6E03">
        <w:rPr>
          <w:rFonts w:ascii="Times New Roman" w:hAnsi="Times New Roman" w:cs="Times New Roman"/>
          <w:color w:val="000000" w:themeColor="text1"/>
          <w:sz w:val="24"/>
          <w:szCs w:val="24"/>
          <w:lang w:val="en-US"/>
        </w:rPr>
        <w:fldChar w:fldCharType="begin"/>
      </w:r>
      <w:r w:rsidR="00BD6B5D">
        <w:rPr>
          <w:rFonts w:ascii="Times New Roman" w:hAnsi="Times New Roman" w:cs="Times New Roman"/>
          <w:color w:val="000000" w:themeColor="text1"/>
          <w:sz w:val="24"/>
          <w:szCs w:val="24"/>
          <w:lang w:val="en-US"/>
        </w:rPr>
        <w:instrText xml:space="preserve"> ADDIN ZOTERO_ITEM CSL_CITATION {"citationID":"2S893GpA","properties":{"formattedCitation":"(R Core Team 2020)","plainCitation":"(R Core Team 2020)","noteIndex":0},"citationItems":[{"id":2985,"uris":["http://zotero.org/users/5432491/items/9S3KIJ2A"],"uri":["http://zotero.org/users/5432491/items/9S3KIJ2A"],"itemData":{"id":2985,"type":"book","title":"R: A language and environment for statistical computing. R Foundation for Statistical   Computing, Vienna, Austria. URL https://www.R-project.org/.","author":[{"family":"R Core Team","given":""}],"issued":{"date-parts":[["2020"]]}}}],"schema":"https://github.com/citation-style-language/schema/raw/master/csl-citation.json"} </w:instrText>
      </w:r>
      <w:r w:rsidR="001C17FC" w:rsidRPr="001F6E03">
        <w:rPr>
          <w:rFonts w:ascii="Times New Roman" w:hAnsi="Times New Roman" w:cs="Times New Roman"/>
          <w:color w:val="000000" w:themeColor="text1"/>
          <w:sz w:val="24"/>
          <w:szCs w:val="24"/>
          <w:lang w:val="en-US"/>
        </w:rPr>
        <w:fldChar w:fldCharType="separate"/>
      </w:r>
      <w:r w:rsidR="001C17FC" w:rsidRPr="00850320">
        <w:rPr>
          <w:rFonts w:ascii="Times New Roman" w:hAnsi="Times New Roman" w:cs="Times New Roman"/>
          <w:sz w:val="24"/>
          <w:lang w:val="en-US"/>
        </w:rPr>
        <w:t>(R Core Team 2020)</w:t>
      </w:r>
      <w:r w:rsidR="001C17FC" w:rsidRPr="001F6E03">
        <w:rPr>
          <w:rFonts w:ascii="Times New Roman" w:hAnsi="Times New Roman" w:cs="Times New Roman"/>
          <w:color w:val="000000" w:themeColor="text1"/>
          <w:sz w:val="24"/>
          <w:szCs w:val="24"/>
          <w:lang w:val="en-US"/>
        </w:rPr>
        <w:fldChar w:fldCharType="end"/>
      </w:r>
      <w:r w:rsidR="001C17FC" w:rsidRPr="00850320">
        <w:rPr>
          <w:rFonts w:ascii="Times New Roman" w:hAnsi="Times New Roman" w:cs="Times New Roman"/>
          <w:color w:val="000000" w:themeColor="text1"/>
          <w:sz w:val="24"/>
          <w:szCs w:val="24"/>
          <w:lang w:val="en-US"/>
        </w:rPr>
        <w:t xml:space="preserve">, along with the </w:t>
      </w:r>
      <w:ins w:id="803" w:author="Aima P" w:date="2022-03-22T14:25:00Z">
        <w:r w:rsidR="0065641C">
          <w:rPr>
            <w:rFonts w:ascii="Times New Roman" w:hAnsi="Times New Roman" w:cs="Times New Roman"/>
            <w:color w:val="000000" w:themeColor="text1"/>
            <w:sz w:val="24"/>
            <w:szCs w:val="24"/>
            <w:lang w:val="en-US"/>
          </w:rPr>
          <w:t xml:space="preserve">package </w:t>
        </w:r>
      </w:ins>
      <w:r w:rsidR="001C17FC" w:rsidRPr="00850320">
        <w:rPr>
          <w:rFonts w:ascii="Times New Roman" w:hAnsi="Times New Roman" w:cs="Times New Roman"/>
          <w:color w:val="000000" w:themeColor="text1"/>
          <w:sz w:val="24"/>
          <w:szCs w:val="24"/>
          <w:lang w:val="en-US"/>
        </w:rPr>
        <w:t>MASS</w:t>
      </w:r>
      <w:commentRangeStart w:id="804"/>
      <w:r w:rsidR="001C17FC" w:rsidRPr="00850320">
        <w:rPr>
          <w:rFonts w:ascii="Times New Roman" w:hAnsi="Times New Roman" w:cs="Times New Roman"/>
          <w:color w:val="000000" w:themeColor="text1"/>
          <w:sz w:val="24"/>
          <w:szCs w:val="24"/>
          <w:lang w:val="en-US"/>
        </w:rPr>
        <w:t xml:space="preserve"> </w:t>
      </w:r>
      <w:r w:rsidR="001C17FC" w:rsidRPr="001F6E03">
        <w:rPr>
          <w:rFonts w:ascii="Times New Roman" w:hAnsi="Times New Roman" w:cs="Times New Roman"/>
          <w:color w:val="000000" w:themeColor="text1"/>
          <w:sz w:val="24"/>
          <w:szCs w:val="24"/>
          <w:lang w:val="en-US"/>
        </w:rPr>
        <w:fldChar w:fldCharType="begin"/>
      </w:r>
      <w:r w:rsidR="00BD6B5D">
        <w:rPr>
          <w:rFonts w:ascii="Times New Roman" w:hAnsi="Times New Roman" w:cs="Times New Roman"/>
          <w:color w:val="000000" w:themeColor="text1"/>
          <w:sz w:val="24"/>
          <w:szCs w:val="24"/>
          <w:lang w:val="en-US"/>
        </w:rPr>
        <w:instrText xml:space="preserve"> ADDIN ZOTERO_ITEM CSL_CITATION {"citationID":"NbqRd9hc","properties":{"formattedCitation":"(Ripley et al. 2020)","plainCitation":"(Ripley et al. 2020)","noteIndex":0},"citationItems":[{"id":2982,"uris":["http://zotero.org/users/5432491/items/GI29QD9J"],"uri":["http://zotero.org/users/5432491/items/GI29QD9J"],"itemData":{"id":2982,"type":"book","abstract":"Functions and datasets to support Venables and Ripley, \"Modern Applied Statistics with S\" (4th edition, 2002).","source":"R-Packages","title":"MASS: Support Functions and Datasets for Venables and Ripley's MASS","title-short":"MASS","URL":"https://CRAN.R-project.org/package=MASS","version":"7.3-52","author":[{"family":"Ripley","given":"Brian"},{"family":"Venables","given":"Bill"},{"family":"Bates","given":"Douglas M."},{"family":"1998)","given":"Kurt Hornik (partial","non-dropping-particle":"ca","dropping-particle":"port"},{"family":"1998)","given":"Albrecht Gebhardt (partial","non-dropping-particle":"ca","dropping-particle":"port"},{"family":"Firth","given":"David"}],"accessed":{"date-parts":[["2020",9,1]]},"issued":{"date-parts":[["2020",8,18]]}}}],"schema":"https://github.com/citation-style-language/schema/raw/master/csl-citation.json"} </w:instrText>
      </w:r>
      <w:r w:rsidR="001C17FC" w:rsidRPr="001F6E03">
        <w:rPr>
          <w:rFonts w:ascii="Times New Roman" w:hAnsi="Times New Roman" w:cs="Times New Roman"/>
          <w:color w:val="000000" w:themeColor="text1"/>
          <w:sz w:val="24"/>
          <w:szCs w:val="24"/>
          <w:lang w:val="en-US"/>
        </w:rPr>
        <w:fldChar w:fldCharType="separate"/>
      </w:r>
      <w:r w:rsidR="001C17FC" w:rsidRPr="00A5365B">
        <w:rPr>
          <w:rFonts w:ascii="Times New Roman" w:hAnsi="Times New Roman" w:cs="Times New Roman"/>
          <w:sz w:val="24"/>
          <w:lang w:val="en-US"/>
        </w:rPr>
        <w:t>(Ripley et al. 2020)</w:t>
      </w:r>
      <w:r w:rsidR="001C17FC" w:rsidRPr="001F6E03">
        <w:rPr>
          <w:rFonts w:ascii="Times New Roman" w:hAnsi="Times New Roman" w:cs="Times New Roman"/>
          <w:color w:val="000000" w:themeColor="text1"/>
          <w:sz w:val="24"/>
          <w:szCs w:val="24"/>
          <w:lang w:val="en-US"/>
        </w:rPr>
        <w:fldChar w:fldCharType="end"/>
      </w:r>
      <w:commentRangeEnd w:id="804"/>
      <w:r w:rsidR="00A21EE8">
        <w:rPr>
          <w:rStyle w:val="CommentReference"/>
        </w:rPr>
        <w:commentReference w:id="804"/>
      </w:r>
      <w:r w:rsidR="001C17FC" w:rsidRPr="00850320">
        <w:rPr>
          <w:rFonts w:ascii="Times New Roman" w:hAnsi="Times New Roman" w:cs="Times New Roman"/>
          <w:color w:val="000000" w:themeColor="text1"/>
          <w:sz w:val="24"/>
          <w:szCs w:val="24"/>
          <w:lang w:val="en-US"/>
        </w:rPr>
        <w:t xml:space="preserve"> </w:t>
      </w:r>
      <w:del w:id="805" w:author="Aima P" w:date="2022-03-22T14:25:00Z">
        <w:r w:rsidR="001C17FC" w:rsidRPr="00850320" w:rsidDel="0065641C">
          <w:rPr>
            <w:rFonts w:ascii="Times New Roman" w:hAnsi="Times New Roman" w:cs="Times New Roman"/>
            <w:color w:val="000000" w:themeColor="text1"/>
            <w:sz w:val="24"/>
            <w:szCs w:val="24"/>
            <w:lang w:val="en-US"/>
          </w:rPr>
          <w:delText xml:space="preserve">R-package </w:delText>
        </w:r>
      </w:del>
      <w:r w:rsidR="001C17FC" w:rsidRPr="00850320">
        <w:rPr>
          <w:rFonts w:ascii="Times New Roman" w:hAnsi="Times New Roman" w:cs="Times New Roman"/>
          <w:color w:val="000000" w:themeColor="text1"/>
          <w:sz w:val="24"/>
          <w:szCs w:val="24"/>
          <w:lang w:val="en-US"/>
        </w:rPr>
        <w:t xml:space="preserve">for the analyses. We used the </w:t>
      </w:r>
      <w:ins w:id="806" w:author="Aima P" w:date="2022-03-22T14:25:00Z">
        <w:r w:rsidR="0065641C">
          <w:rPr>
            <w:rFonts w:ascii="Times New Roman" w:hAnsi="Times New Roman" w:cs="Times New Roman"/>
            <w:color w:val="000000" w:themeColor="text1"/>
            <w:sz w:val="24"/>
            <w:szCs w:val="24"/>
            <w:lang w:val="en-US"/>
          </w:rPr>
          <w:t xml:space="preserve">packages </w:t>
        </w:r>
      </w:ins>
      <w:r w:rsidR="001C17FC" w:rsidRPr="00850320">
        <w:rPr>
          <w:rFonts w:ascii="Times New Roman" w:hAnsi="Times New Roman" w:cs="Times New Roman"/>
          <w:color w:val="000000" w:themeColor="text1"/>
          <w:sz w:val="24"/>
          <w:szCs w:val="24"/>
          <w:lang w:val="en-US"/>
        </w:rPr>
        <w:t xml:space="preserve">ggplot2 </w:t>
      </w:r>
      <w:r w:rsidR="001C17FC" w:rsidRPr="001F6E03">
        <w:rPr>
          <w:rFonts w:ascii="Times New Roman" w:hAnsi="Times New Roman" w:cs="Times New Roman"/>
          <w:color w:val="000000" w:themeColor="text1"/>
          <w:sz w:val="24"/>
          <w:szCs w:val="24"/>
          <w:lang w:val="en-US"/>
        </w:rPr>
        <w:fldChar w:fldCharType="begin"/>
      </w:r>
      <w:r w:rsidR="00BD6B5D">
        <w:rPr>
          <w:rFonts w:ascii="Times New Roman" w:hAnsi="Times New Roman" w:cs="Times New Roman"/>
          <w:color w:val="000000" w:themeColor="text1"/>
          <w:sz w:val="24"/>
          <w:szCs w:val="24"/>
          <w:lang w:val="en-US"/>
        </w:rPr>
        <w:instrText xml:space="preserve"> ADDIN ZOTERO_ITEM CSL_CITATION {"citationID":"TkmTV8az","properties":{"formattedCitation":"(Wickham et al. 2020)","plainCitation":"(Wickham et al. 2020)","noteIndex":0},"citationItems":[{"id":2984,"uris":["http://zotero.org/users/5432491/items/SPJDBTLG"],"uri":["http://zotero.org/users/5432491/items/SPJDBTLG"],"itemData":{"id":2984,"type":"book","abstract":"A system for 'declaratively' creating graphics, based on \"The Grammar of Graphics\". You provide the data, tell 'ggplot2' how to map variables to aesthetics, what graphical primitives to use, and it takes care of the details.","source":"R-Packages","title":"ggplot2: Create Elegant Data Visualisations Using the Grammar of Graphics","title-short":"ggplot2","URL":"https://CRAN.R-project.org/package=ggplot2","version":"3.3.2","author":[{"family":"Wickham","given":"Hadley"},{"family":"Chang","given":"Winston"},{"family":"Henry","given":"Lionel"},{"family":"Pedersen","given":"Thomas Lin"},{"family":"Takahashi","given":"Kohske"},{"family":"Wilke","given":"Claus"},{"family":"Woo","given":"Kara"},{"family":"Yutani","given":"Hiroaki"},{"family":"Dunnington","given":"Dewey"},{"family":"RStudio","given":""}],"accessed":{"date-parts":[["2020",9,1]]},"issued":{"date-parts":[["2020",6,19]]}}}],"schema":"https://github.com/citation-style-language/schema/raw/master/csl-citation.json"} </w:instrText>
      </w:r>
      <w:r w:rsidR="001C17FC" w:rsidRPr="001F6E03">
        <w:rPr>
          <w:rFonts w:ascii="Times New Roman" w:hAnsi="Times New Roman" w:cs="Times New Roman"/>
          <w:color w:val="000000" w:themeColor="text1"/>
          <w:sz w:val="24"/>
          <w:szCs w:val="24"/>
          <w:lang w:val="en-US"/>
        </w:rPr>
        <w:fldChar w:fldCharType="separate"/>
      </w:r>
      <w:r w:rsidR="001C17FC" w:rsidRPr="00850320">
        <w:rPr>
          <w:rFonts w:ascii="Times New Roman" w:hAnsi="Times New Roman" w:cs="Times New Roman"/>
          <w:sz w:val="24"/>
          <w:lang w:val="en-US"/>
        </w:rPr>
        <w:t>(Wickham et al. 2020)</w:t>
      </w:r>
      <w:r w:rsidR="001C17FC" w:rsidRPr="001F6E03">
        <w:rPr>
          <w:rFonts w:ascii="Times New Roman" w:hAnsi="Times New Roman" w:cs="Times New Roman"/>
          <w:color w:val="000000" w:themeColor="text1"/>
          <w:sz w:val="24"/>
          <w:szCs w:val="24"/>
          <w:lang w:val="en-US"/>
        </w:rPr>
        <w:fldChar w:fldCharType="end"/>
      </w:r>
      <w:r w:rsidR="001C17FC" w:rsidRPr="00850320">
        <w:rPr>
          <w:rFonts w:ascii="Times New Roman" w:hAnsi="Times New Roman" w:cs="Times New Roman"/>
          <w:color w:val="000000" w:themeColor="text1"/>
          <w:sz w:val="24"/>
          <w:szCs w:val="24"/>
          <w:lang w:val="en-US"/>
        </w:rPr>
        <w:t xml:space="preserve"> and tmap </w:t>
      </w:r>
      <w:r w:rsidR="001C17FC" w:rsidRPr="001F6E03">
        <w:rPr>
          <w:rFonts w:ascii="Times New Roman" w:hAnsi="Times New Roman" w:cs="Times New Roman"/>
          <w:color w:val="000000" w:themeColor="text1"/>
          <w:sz w:val="24"/>
          <w:szCs w:val="24"/>
          <w:lang w:val="en-US"/>
        </w:rPr>
        <w:fldChar w:fldCharType="begin"/>
      </w:r>
      <w:r w:rsidR="00BD6B5D">
        <w:rPr>
          <w:rFonts w:ascii="Times New Roman" w:hAnsi="Times New Roman" w:cs="Times New Roman"/>
          <w:color w:val="000000" w:themeColor="text1"/>
          <w:sz w:val="24"/>
          <w:szCs w:val="24"/>
          <w:lang w:val="en-US"/>
        </w:rPr>
        <w:instrText xml:space="preserve"> ADDIN ZOTERO_ITEM CSL_CITATION {"citationID":"e8L1LSiI","properties":{"formattedCitation":"(Tennekes et al. 2020)","plainCitation":"(Tennekes et al. 2020)","noteIndex":0},"citationItems":[{"id":2983,"uris":["http://zotero.org/users/5432491/items/UPWAADN3"],"uri":["http://zotero.org/users/5432491/items/UPWAADN3"],"itemData":{"id":2983,"type":"book","abstract":"Thematic maps are geographical maps in which spatial data distributions are visualized. This package offers a flexible, layer-based, and easy to use approach to create thematic maps, such as choropleths and bubble maps.","source":"R-Packages","title":"tmap: Thematic Maps","title-short":"tmap","URL":"https://CRAN.R-project.org/package=tmap","version":"3.1","author":[{"family":"Tennekes","given":"Martijn"},{"family":"Nowosad","given":"Jakub"},{"family":"Gombin","given":"Joel"},{"family":"Jeworutzki","given":"Sebastian"},{"family":"Russell","given":"Kent"},{"family":"Zijdeman","given":"Richard"},{"family":"Clouse","given":"John"},{"family":"Lovelace","given":"Robin"},{"family":"Muenchow","given":"Jannes"}],"accessed":{"date-parts":[["2020",9,1]]},"issued":{"date-parts":[["2020",7,9]]}}}],"schema":"https://github.com/citation-style-language/schema/raw/master/csl-citation.json"} </w:instrText>
      </w:r>
      <w:r w:rsidR="001C17FC" w:rsidRPr="001F6E03">
        <w:rPr>
          <w:rFonts w:ascii="Times New Roman" w:hAnsi="Times New Roman" w:cs="Times New Roman"/>
          <w:color w:val="000000" w:themeColor="text1"/>
          <w:sz w:val="24"/>
          <w:szCs w:val="24"/>
          <w:lang w:val="en-US"/>
        </w:rPr>
        <w:fldChar w:fldCharType="separate"/>
      </w:r>
      <w:r w:rsidR="001C17FC" w:rsidRPr="00850320">
        <w:rPr>
          <w:rFonts w:ascii="Times New Roman" w:hAnsi="Times New Roman" w:cs="Times New Roman"/>
          <w:sz w:val="24"/>
          <w:lang w:val="en-US"/>
        </w:rPr>
        <w:t>(Tennekes et al. 2020)</w:t>
      </w:r>
      <w:r w:rsidR="001C17FC" w:rsidRPr="001F6E03">
        <w:rPr>
          <w:rFonts w:ascii="Times New Roman" w:hAnsi="Times New Roman" w:cs="Times New Roman"/>
          <w:color w:val="000000" w:themeColor="text1"/>
          <w:sz w:val="24"/>
          <w:szCs w:val="24"/>
          <w:lang w:val="en-US"/>
        </w:rPr>
        <w:fldChar w:fldCharType="end"/>
      </w:r>
      <w:r w:rsidR="001C17FC" w:rsidRPr="00850320">
        <w:rPr>
          <w:rFonts w:ascii="Times New Roman" w:hAnsi="Times New Roman" w:cs="Times New Roman"/>
          <w:color w:val="000000" w:themeColor="text1"/>
          <w:sz w:val="24"/>
          <w:szCs w:val="24"/>
          <w:lang w:val="en-US"/>
        </w:rPr>
        <w:t xml:space="preserve"> </w:t>
      </w:r>
      <w:del w:id="807" w:author="Aima P" w:date="2022-03-22T14:25:00Z">
        <w:r w:rsidR="001C17FC" w:rsidRPr="00850320" w:rsidDel="0065641C">
          <w:rPr>
            <w:rFonts w:ascii="Times New Roman" w:hAnsi="Times New Roman" w:cs="Times New Roman"/>
            <w:color w:val="000000" w:themeColor="text1"/>
            <w:sz w:val="24"/>
            <w:szCs w:val="24"/>
            <w:lang w:val="en-US"/>
          </w:rPr>
          <w:delText xml:space="preserve">R-packages </w:delText>
        </w:r>
      </w:del>
      <w:r w:rsidR="001C17FC" w:rsidRPr="00850320">
        <w:rPr>
          <w:rFonts w:ascii="Times New Roman" w:hAnsi="Times New Roman" w:cs="Times New Roman"/>
          <w:color w:val="000000" w:themeColor="text1"/>
          <w:sz w:val="24"/>
          <w:szCs w:val="24"/>
          <w:lang w:val="en-US"/>
        </w:rPr>
        <w:t>for the figures.</w:t>
      </w:r>
    </w:p>
    <w:p w14:paraId="0152C8D5" w14:textId="4D508DB0" w:rsidR="00EE2A36" w:rsidRPr="00850320" w:rsidRDefault="00EE2A36" w:rsidP="00EE2A36">
      <w:pPr>
        <w:spacing w:after="0" w:line="600" w:lineRule="auto"/>
        <w:rPr>
          <w:rFonts w:ascii="Times New Roman" w:hAnsi="Times New Roman" w:cs="Times New Roman"/>
          <w:b/>
          <w:sz w:val="24"/>
          <w:szCs w:val="24"/>
          <w:lang w:val="en-US"/>
        </w:rPr>
      </w:pPr>
      <w:r w:rsidRPr="00850320">
        <w:rPr>
          <w:rFonts w:ascii="Times New Roman" w:hAnsi="Times New Roman" w:cs="Times New Roman"/>
          <w:b/>
          <w:sz w:val="24"/>
          <w:szCs w:val="24"/>
          <w:lang w:val="en-US"/>
        </w:rPr>
        <w:t xml:space="preserve">RESULTS </w:t>
      </w:r>
      <w:bookmarkStart w:id="808" w:name="_Hlk50736953"/>
    </w:p>
    <w:p w14:paraId="72C8002D" w14:textId="44D2D5E9" w:rsidR="00E644C1" w:rsidRPr="00850320" w:rsidRDefault="00EE2A36" w:rsidP="004714FF">
      <w:pPr>
        <w:spacing w:line="600" w:lineRule="auto"/>
        <w:rPr>
          <w:rFonts w:ascii="Times New Roman" w:hAnsi="Times New Roman" w:cs="Times New Roman"/>
          <w:color w:val="000000" w:themeColor="text1"/>
          <w:sz w:val="24"/>
          <w:szCs w:val="24"/>
          <w:lang w:val="en-US"/>
        </w:rPr>
      </w:pPr>
      <w:r w:rsidRPr="00031640">
        <w:rPr>
          <w:rFonts w:ascii="Times New Roman" w:hAnsi="Times New Roman" w:cs="Times New Roman"/>
          <w:color w:val="000000" w:themeColor="text1"/>
          <w:sz w:val="24"/>
          <w:szCs w:val="24"/>
          <w:lang w:val="en-US"/>
        </w:rPr>
        <w:t xml:space="preserve">In total, </w:t>
      </w:r>
      <w:r w:rsidR="002E4263">
        <w:rPr>
          <w:rFonts w:ascii="Times New Roman" w:hAnsi="Times New Roman" w:cs="Times New Roman"/>
          <w:color w:val="000000" w:themeColor="text1"/>
          <w:sz w:val="24"/>
          <w:szCs w:val="24"/>
          <w:lang w:val="en-US"/>
        </w:rPr>
        <w:t>87</w:t>
      </w:r>
      <w:r w:rsidRPr="00911A89">
        <w:rPr>
          <w:rFonts w:ascii="Times New Roman" w:hAnsi="Times New Roman" w:cs="Times New Roman"/>
          <w:color w:val="000000" w:themeColor="text1"/>
          <w:sz w:val="24"/>
          <w:szCs w:val="24"/>
          <w:lang w:val="en-US"/>
        </w:rPr>
        <w:t xml:space="preserve"> hyena </w:t>
      </w:r>
      <w:r w:rsidR="00241A80" w:rsidRPr="00911A89">
        <w:rPr>
          <w:rFonts w:ascii="Times New Roman" w:hAnsi="Times New Roman" w:cs="Times New Roman"/>
          <w:color w:val="000000" w:themeColor="text1"/>
          <w:sz w:val="24"/>
          <w:szCs w:val="24"/>
          <w:lang w:val="en-US"/>
        </w:rPr>
        <w:t>roadkill</w:t>
      </w:r>
      <w:r w:rsidR="00281C02" w:rsidRPr="00911A89">
        <w:rPr>
          <w:rFonts w:ascii="Times New Roman" w:hAnsi="Times New Roman" w:cs="Times New Roman"/>
          <w:color w:val="000000" w:themeColor="text1"/>
          <w:sz w:val="24"/>
          <w:szCs w:val="24"/>
          <w:lang w:val="en-US"/>
        </w:rPr>
        <w:t>s</w:t>
      </w:r>
      <w:r w:rsidRPr="00850320">
        <w:rPr>
          <w:rFonts w:ascii="Times New Roman" w:hAnsi="Times New Roman" w:cs="Times New Roman"/>
          <w:color w:val="000000" w:themeColor="text1"/>
          <w:sz w:val="24"/>
          <w:szCs w:val="24"/>
          <w:lang w:val="en-US"/>
        </w:rPr>
        <w:t xml:space="preserve"> were </w:t>
      </w:r>
      <w:r w:rsidR="00502FDE" w:rsidRPr="00850320">
        <w:rPr>
          <w:rFonts w:ascii="Times New Roman" w:hAnsi="Times New Roman" w:cs="Times New Roman"/>
          <w:color w:val="000000" w:themeColor="text1"/>
          <w:sz w:val="24"/>
          <w:szCs w:val="24"/>
          <w:lang w:val="en-US"/>
        </w:rPr>
        <w:t>record</w:t>
      </w:r>
      <w:r w:rsidRPr="00850320">
        <w:rPr>
          <w:rFonts w:ascii="Times New Roman" w:hAnsi="Times New Roman" w:cs="Times New Roman"/>
          <w:color w:val="000000" w:themeColor="text1"/>
          <w:sz w:val="24"/>
          <w:szCs w:val="24"/>
          <w:lang w:val="en-US"/>
        </w:rPr>
        <w:t xml:space="preserve">ed in the Serengeti National Park between </w:t>
      </w:r>
      <w:r w:rsidR="007157A0" w:rsidRPr="00850320">
        <w:rPr>
          <w:rFonts w:ascii="Times New Roman" w:hAnsi="Times New Roman" w:cs="Times New Roman"/>
          <w:color w:val="000000" w:themeColor="text1"/>
          <w:sz w:val="24"/>
          <w:szCs w:val="24"/>
          <w:lang w:val="en-US"/>
        </w:rPr>
        <w:t xml:space="preserve">1989 </w:t>
      </w:r>
      <w:r w:rsidRPr="00850320">
        <w:rPr>
          <w:rFonts w:ascii="Times New Roman" w:hAnsi="Times New Roman" w:cs="Times New Roman"/>
          <w:color w:val="000000" w:themeColor="text1"/>
          <w:sz w:val="24"/>
          <w:szCs w:val="24"/>
          <w:lang w:val="en-US"/>
        </w:rPr>
        <w:t xml:space="preserve">and </w:t>
      </w:r>
      <w:r w:rsidRPr="008438F8">
        <w:rPr>
          <w:rFonts w:ascii="Times New Roman" w:hAnsi="Times New Roman" w:cs="Times New Roman"/>
          <w:color w:val="000000" w:themeColor="text1"/>
          <w:sz w:val="24"/>
          <w:szCs w:val="24"/>
          <w:highlight w:val="yellow"/>
          <w:lang w:val="en-US"/>
          <w:rPrChange w:id="809" w:author="Benhaiem, Sarah" w:date="2022-03-17T11:45:00Z">
            <w:rPr>
              <w:rFonts w:ascii="Times New Roman" w:hAnsi="Times New Roman" w:cs="Times New Roman"/>
              <w:color w:val="000000" w:themeColor="text1"/>
              <w:sz w:val="24"/>
              <w:szCs w:val="24"/>
              <w:lang w:val="en-US"/>
            </w:rPr>
          </w:rPrChange>
        </w:rPr>
        <w:t>2020</w:t>
      </w:r>
      <w:r w:rsidRPr="00850320">
        <w:rPr>
          <w:rFonts w:ascii="Times New Roman" w:hAnsi="Times New Roman" w:cs="Times New Roman"/>
          <w:color w:val="000000" w:themeColor="text1"/>
          <w:sz w:val="24"/>
          <w:szCs w:val="24"/>
          <w:lang w:val="en-US"/>
        </w:rPr>
        <w:t xml:space="preserve">. </w:t>
      </w:r>
      <w:r w:rsidR="00D60605">
        <w:rPr>
          <w:rFonts w:ascii="Times New Roman" w:hAnsi="Times New Roman" w:cs="Times New Roman"/>
          <w:color w:val="000000" w:themeColor="text1"/>
          <w:sz w:val="24"/>
          <w:szCs w:val="24"/>
          <w:lang w:val="en-US"/>
        </w:rPr>
        <w:t>Thirteen</w:t>
      </w:r>
      <w:r w:rsidRPr="00850320">
        <w:rPr>
          <w:rFonts w:ascii="Times New Roman" w:hAnsi="Times New Roman" w:cs="Times New Roman"/>
          <w:color w:val="000000" w:themeColor="text1"/>
          <w:sz w:val="24"/>
          <w:szCs w:val="24"/>
          <w:lang w:val="en-US"/>
        </w:rPr>
        <w:t xml:space="preserve"> of the </w:t>
      </w:r>
      <w:r w:rsidR="00AC39A8">
        <w:rPr>
          <w:rFonts w:ascii="Times New Roman" w:hAnsi="Times New Roman" w:cs="Times New Roman"/>
          <w:color w:val="000000" w:themeColor="text1"/>
          <w:sz w:val="24"/>
          <w:szCs w:val="24"/>
          <w:lang w:val="en-US"/>
        </w:rPr>
        <w:t>87</w:t>
      </w:r>
      <w:r w:rsidRPr="00850320">
        <w:rPr>
          <w:rFonts w:ascii="Times New Roman" w:hAnsi="Times New Roman" w:cs="Times New Roman"/>
          <w:color w:val="000000" w:themeColor="text1"/>
          <w:sz w:val="24"/>
          <w:szCs w:val="24"/>
          <w:lang w:val="en-US"/>
        </w:rPr>
        <w:t xml:space="preserve"> carcasses were identified as members of the </w:t>
      </w:r>
      <w:del w:id="810" w:author="Hofer, Heribert" w:date="2022-03-07T07:29:00Z">
        <w:r w:rsidRPr="00850320" w:rsidDel="003E37B0">
          <w:rPr>
            <w:rFonts w:ascii="Times New Roman" w:hAnsi="Times New Roman" w:cs="Times New Roman"/>
            <w:color w:val="000000" w:themeColor="text1"/>
            <w:sz w:val="24"/>
            <w:szCs w:val="24"/>
            <w:lang w:val="en-US"/>
          </w:rPr>
          <w:delText xml:space="preserve">studied </w:delText>
        </w:r>
      </w:del>
      <w:ins w:id="811" w:author="Hofer, Heribert" w:date="2022-03-07T07:29:00Z">
        <w:r w:rsidR="003E37B0" w:rsidRPr="00850320">
          <w:rPr>
            <w:rFonts w:ascii="Times New Roman" w:hAnsi="Times New Roman" w:cs="Times New Roman"/>
            <w:color w:val="000000" w:themeColor="text1"/>
            <w:sz w:val="24"/>
            <w:szCs w:val="24"/>
            <w:lang w:val="en-US"/>
          </w:rPr>
          <w:t>stud</w:t>
        </w:r>
        <w:r w:rsidR="003E37B0">
          <w:rPr>
            <w:rFonts w:ascii="Times New Roman" w:hAnsi="Times New Roman" w:cs="Times New Roman"/>
            <w:color w:val="000000" w:themeColor="text1"/>
            <w:sz w:val="24"/>
            <w:szCs w:val="24"/>
            <w:lang w:val="en-US"/>
          </w:rPr>
          <w:t>y</w:t>
        </w:r>
        <w:r w:rsidR="003E37B0" w:rsidRPr="00850320">
          <w:rPr>
            <w:rFonts w:ascii="Times New Roman" w:hAnsi="Times New Roman" w:cs="Times New Roman"/>
            <w:color w:val="000000" w:themeColor="text1"/>
            <w:sz w:val="24"/>
            <w:szCs w:val="24"/>
            <w:lang w:val="en-US"/>
          </w:rPr>
          <w:t xml:space="preserve"> </w:t>
        </w:r>
      </w:ins>
      <w:r w:rsidRPr="00850320">
        <w:rPr>
          <w:rFonts w:ascii="Times New Roman" w:hAnsi="Times New Roman" w:cs="Times New Roman"/>
          <w:color w:val="000000" w:themeColor="text1"/>
          <w:sz w:val="24"/>
          <w:szCs w:val="24"/>
          <w:lang w:val="en-US"/>
        </w:rPr>
        <w:t xml:space="preserve">clans. </w:t>
      </w:r>
      <w:r w:rsidR="00B770A2">
        <w:rPr>
          <w:rFonts w:ascii="Times New Roman" w:hAnsi="Times New Roman" w:cs="Times New Roman"/>
          <w:color w:val="000000" w:themeColor="text1"/>
          <w:sz w:val="24"/>
          <w:szCs w:val="24"/>
          <w:lang w:val="en-US"/>
        </w:rPr>
        <w:t xml:space="preserve">The median </w:t>
      </w:r>
      <w:r w:rsidR="00127A18" w:rsidRPr="00B770A2">
        <w:rPr>
          <w:rFonts w:ascii="Times New Roman" w:hAnsi="Times New Roman" w:cs="Times New Roman"/>
          <w:color w:val="000000" w:themeColor="text1"/>
          <w:sz w:val="24"/>
          <w:szCs w:val="24"/>
          <w:lang w:val="en-US"/>
        </w:rPr>
        <w:t xml:space="preserve">roadkill rate was </w:t>
      </w:r>
      <w:r w:rsidR="00B770A2" w:rsidRPr="00B770A2">
        <w:rPr>
          <w:rFonts w:ascii="Times New Roman" w:hAnsi="Times New Roman" w:cs="Times New Roman"/>
          <w:color w:val="000000" w:themeColor="text1"/>
          <w:sz w:val="24"/>
          <w:szCs w:val="24"/>
          <w:lang w:val="en-US"/>
        </w:rPr>
        <w:t>0.7</w:t>
      </w:r>
      <w:r w:rsidR="00C418C2">
        <w:rPr>
          <w:rFonts w:ascii="Times New Roman" w:hAnsi="Times New Roman" w:cs="Times New Roman"/>
          <w:color w:val="000000" w:themeColor="text1"/>
          <w:sz w:val="24"/>
          <w:szCs w:val="24"/>
          <w:lang w:val="en-US"/>
        </w:rPr>
        <w:t>1</w:t>
      </w:r>
      <w:r w:rsidR="00B770A2" w:rsidRPr="00B770A2">
        <w:rPr>
          <w:rFonts w:ascii="Times New Roman" w:hAnsi="Times New Roman" w:cs="Times New Roman"/>
          <w:color w:val="000000" w:themeColor="text1"/>
          <w:sz w:val="24"/>
          <w:szCs w:val="24"/>
          <w:lang w:val="en-US"/>
        </w:rPr>
        <w:t>±0.2</w:t>
      </w:r>
      <w:r w:rsidR="00C418C2">
        <w:rPr>
          <w:rFonts w:ascii="Times New Roman" w:hAnsi="Times New Roman" w:cs="Times New Roman"/>
          <w:color w:val="000000" w:themeColor="text1"/>
          <w:sz w:val="24"/>
          <w:szCs w:val="24"/>
          <w:lang w:val="en-US"/>
        </w:rPr>
        <w:t>7</w:t>
      </w:r>
      <w:r w:rsidR="00B770A2" w:rsidRPr="00B770A2">
        <w:rPr>
          <w:rFonts w:ascii="Times New Roman" w:hAnsi="Times New Roman" w:cs="Times New Roman"/>
          <w:color w:val="000000" w:themeColor="text1"/>
          <w:sz w:val="24"/>
          <w:szCs w:val="24"/>
          <w:lang w:val="en-US"/>
        </w:rPr>
        <w:t xml:space="preserve"> </w:t>
      </w:r>
      <w:del w:id="812" w:author="Hofer, Heribert" w:date="2022-03-07T07:30:00Z">
        <w:r w:rsidR="00F40FA8" w:rsidDel="003E37B0">
          <w:rPr>
            <w:rFonts w:ascii="Times New Roman" w:hAnsi="Times New Roman" w:cs="Times New Roman"/>
            <w:color w:val="000000" w:themeColor="text1"/>
            <w:sz w:val="24"/>
            <w:szCs w:val="24"/>
            <w:lang w:val="en-US"/>
          </w:rPr>
          <w:delText xml:space="preserve">(mean±SE) </w:delText>
        </w:r>
      </w:del>
      <w:r w:rsidR="00B770A2" w:rsidRPr="00B770A2">
        <w:rPr>
          <w:rFonts w:ascii="Times New Roman" w:hAnsi="Times New Roman" w:cs="Times New Roman"/>
          <w:color w:val="000000" w:themeColor="text1"/>
          <w:sz w:val="24"/>
          <w:szCs w:val="24"/>
          <w:lang w:val="en-US"/>
        </w:rPr>
        <w:t>hyena/100</w:t>
      </w:r>
      <w:ins w:id="813" w:author="Hofer, Heribert" w:date="2022-03-07T08:14:00Z">
        <w:r w:rsidR="00C93BC8">
          <w:rPr>
            <w:rFonts w:ascii="Times New Roman" w:hAnsi="Times New Roman" w:cs="Times New Roman"/>
            <w:color w:val="000000" w:themeColor="text1"/>
            <w:sz w:val="24"/>
            <w:szCs w:val="24"/>
            <w:lang w:val="en-US"/>
          </w:rPr>
          <w:t xml:space="preserve"> </w:t>
        </w:r>
      </w:ins>
      <w:r w:rsidR="00B770A2" w:rsidRPr="00B770A2">
        <w:rPr>
          <w:rFonts w:ascii="Times New Roman" w:hAnsi="Times New Roman" w:cs="Times New Roman"/>
          <w:color w:val="000000" w:themeColor="text1"/>
          <w:sz w:val="24"/>
          <w:szCs w:val="24"/>
          <w:lang w:val="en-US"/>
        </w:rPr>
        <w:t>km/year on main roads and 0.0</w:t>
      </w:r>
      <w:r w:rsidR="00C418C2">
        <w:rPr>
          <w:rFonts w:ascii="Times New Roman" w:hAnsi="Times New Roman" w:cs="Times New Roman"/>
          <w:color w:val="000000" w:themeColor="text1"/>
          <w:sz w:val="24"/>
          <w:szCs w:val="24"/>
          <w:lang w:val="en-US"/>
        </w:rPr>
        <w:t>7</w:t>
      </w:r>
      <w:r w:rsidR="00B770A2" w:rsidRPr="00B770A2">
        <w:rPr>
          <w:rFonts w:ascii="Times New Roman" w:hAnsi="Times New Roman" w:cs="Times New Roman"/>
          <w:color w:val="000000" w:themeColor="text1"/>
          <w:sz w:val="24"/>
          <w:szCs w:val="24"/>
          <w:lang w:val="en-US"/>
        </w:rPr>
        <w:t>±0.0</w:t>
      </w:r>
      <w:r w:rsidR="00C418C2">
        <w:rPr>
          <w:rFonts w:ascii="Times New Roman" w:hAnsi="Times New Roman" w:cs="Times New Roman"/>
          <w:color w:val="000000" w:themeColor="text1"/>
          <w:sz w:val="24"/>
          <w:szCs w:val="24"/>
          <w:lang w:val="en-US"/>
        </w:rPr>
        <w:t>3</w:t>
      </w:r>
      <w:r w:rsidR="00B770A2" w:rsidRPr="00B770A2">
        <w:rPr>
          <w:rFonts w:ascii="Times New Roman" w:hAnsi="Times New Roman" w:cs="Times New Roman"/>
          <w:color w:val="000000" w:themeColor="text1"/>
          <w:sz w:val="24"/>
          <w:szCs w:val="24"/>
          <w:lang w:val="en-US"/>
        </w:rPr>
        <w:t xml:space="preserve"> on tracks</w:t>
      </w:r>
      <w:r w:rsidR="00980325">
        <w:rPr>
          <w:rFonts w:ascii="Times New Roman" w:hAnsi="Times New Roman" w:cs="Times New Roman"/>
          <w:color w:val="000000" w:themeColor="text1"/>
          <w:sz w:val="24"/>
          <w:szCs w:val="24"/>
          <w:lang w:val="en-US"/>
        </w:rPr>
        <w:t xml:space="preserve">, </w:t>
      </w:r>
      <w:bookmarkStart w:id="814" w:name="_Hlk58315021"/>
      <w:del w:id="815" w:author="Hofer, Heribert" w:date="2022-03-07T07:31:00Z">
        <w:r w:rsidR="00B770A2" w:rsidDel="003E37B0">
          <w:rPr>
            <w:rFonts w:ascii="Times New Roman" w:hAnsi="Times New Roman" w:cs="Times New Roman"/>
            <w:color w:val="000000" w:themeColor="text1"/>
            <w:sz w:val="24"/>
            <w:szCs w:val="24"/>
            <w:lang w:val="en-US"/>
          </w:rPr>
          <w:delText>According to our model, t</w:delText>
        </w:r>
      </w:del>
      <w:ins w:id="816" w:author="Hofer, Heribert" w:date="2022-03-07T07:31:00Z">
        <w:r w:rsidR="003E37B0">
          <w:rPr>
            <w:rFonts w:ascii="Times New Roman" w:hAnsi="Times New Roman" w:cs="Times New Roman"/>
            <w:color w:val="000000" w:themeColor="text1"/>
            <w:sz w:val="24"/>
            <w:szCs w:val="24"/>
            <w:lang w:val="en-US"/>
          </w:rPr>
          <w:t>T</w:t>
        </w:r>
      </w:ins>
      <w:r w:rsidRPr="00850320">
        <w:rPr>
          <w:rFonts w:ascii="Times New Roman" w:hAnsi="Times New Roman" w:cs="Times New Roman"/>
          <w:color w:val="000000" w:themeColor="text1"/>
          <w:sz w:val="24"/>
          <w:szCs w:val="24"/>
          <w:lang w:val="en-US"/>
        </w:rPr>
        <w:t xml:space="preserve">he </w:t>
      </w:r>
      <w:r w:rsidR="007421BB">
        <w:rPr>
          <w:rFonts w:ascii="Times New Roman" w:hAnsi="Times New Roman" w:cs="Times New Roman"/>
          <w:color w:val="000000" w:themeColor="text1"/>
          <w:sz w:val="24"/>
          <w:szCs w:val="24"/>
          <w:lang w:val="en-US"/>
        </w:rPr>
        <w:t xml:space="preserve">number of </w:t>
      </w:r>
      <w:r w:rsidR="00241A80" w:rsidRPr="00031640">
        <w:rPr>
          <w:rFonts w:ascii="Times New Roman" w:hAnsi="Times New Roman" w:cs="Times New Roman"/>
          <w:color w:val="000000" w:themeColor="text1"/>
          <w:sz w:val="24"/>
          <w:szCs w:val="24"/>
          <w:lang w:val="en-US"/>
        </w:rPr>
        <w:t>roadkill</w:t>
      </w:r>
      <w:r w:rsidR="00281C02" w:rsidRPr="00850320">
        <w:rPr>
          <w:rFonts w:ascii="Times New Roman" w:hAnsi="Times New Roman" w:cs="Times New Roman"/>
          <w:color w:val="000000" w:themeColor="text1"/>
          <w:sz w:val="24"/>
          <w:szCs w:val="24"/>
          <w:lang w:val="en-US"/>
        </w:rPr>
        <w:t>s</w:t>
      </w:r>
      <w:r w:rsidRPr="00850320">
        <w:rPr>
          <w:rFonts w:ascii="Times New Roman" w:hAnsi="Times New Roman" w:cs="Times New Roman"/>
          <w:color w:val="000000" w:themeColor="text1"/>
          <w:sz w:val="24"/>
          <w:szCs w:val="24"/>
          <w:lang w:val="en-US"/>
        </w:rPr>
        <w:t xml:space="preserve"> per road segment was significantly higher on </w:t>
      </w:r>
      <w:r w:rsidR="00F40FA8">
        <w:rPr>
          <w:rFonts w:ascii="Times New Roman" w:hAnsi="Times New Roman" w:cs="Times New Roman"/>
          <w:color w:val="000000" w:themeColor="text1"/>
          <w:sz w:val="24"/>
          <w:szCs w:val="24"/>
          <w:lang w:val="en-US"/>
        </w:rPr>
        <w:t>main</w:t>
      </w:r>
      <w:r w:rsidRPr="00850320">
        <w:rPr>
          <w:rFonts w:ascii="Times New Roman" w:hAnsi="Times New Roman" w:cs="Times New Roman"/>
          <w:color w:val="000000" w:themeColor="text1"/>
          <w:sz w:val="24"/>
          <w:szCs w:val="24"/>
          <w:lang w:val="en-US"/>
        </w:rPr>
        <w:t xml:space="preserve"> roads</w:t>
      </w:r>
      <w:r w:rsidR="00D20765">
        <w:rPr>
          <w:rFonts w:ascii="Times New Roman" w:hAnsi="Times New Roman" w:cs="Times New Roman"/>
          <w:color w:val="000000" w:themeColor="text1"/>
          <w:sz w:val="24"/>
          <w:szCs w:val="24"/>
          <w:lang w:val="en-US"/>
        </w:rPr>
        <w:t xml:space="preserve"> than on tracks </w:t>
      </w:r>
      <w:r w:rsidRPr="00850320">
        <w:rPr>
          <w:rFonts w:ascii="Times New Roman" w:hAnsi="Times New Roman" w:cs="Times New Roman"/>
          <w:color w:val="000000" w:themeColor="text1"/>
          <w:sz w:val="24"/>
          <w:szCs w:val="24"/>
          <w:lang w:val="en-US"/>
        </w:rPr>
        <w:t>(</w:t>
      </w:r>
      <w:bookmarkStart w:id="817" w:name="_Hlk84854833"/>
      <w:r w:rsidR="00196FD0" w:rsidRPr="00850320">
        <w:rPr>
          <w:rFonts w:ascii="Times New Roman" w:hAnsi="Times New Roman" w:cs="Times New Roman"/>
          <w:color w:val="000000" w:themeColor="text1"/>
          <w:sz w:val="24"/>
          <w:szCs w:val="24"/>
          <w:lang w:val="en-US"/>
        </w:rPr>
        <w:t>β</w:t>
      </w:r>
      <w:r w:rsidR="00D20765">
        <w:rPr>
          <w:rFonts w:ascii="Times New Roman" w:hAnsi="Times New Roman" w:cs="Times New Roman"/>
          <w:i/>
          <w:color w:val="000000" w:themeColor="text1"/>
          <w:sz w:val="24"/>
          <w:szCs w:val="24"/>
          <w:vertAlign w:val="subscript"/>
          <w:lang w:val="en-US"/>
        </w:rPr>
        <w:t>RoadType:</w:t>
      </w:r>
      <w:r w:rsidR="00397BA7">
        <w:rPr>
          <w:rFonts w:ascii="Times New Roman" w:hAnsi="Times New Roman" w:cs="Times New Roman"/>
          <w:i/>
          <w:color w:val="000000" w:themeColor="text1"/>
          <w:sz w:val="24"/>
          <w:szCs w:val="24"/>
          <w:vertAlign w:val="subscript"/>
          <w:lang w:val="en-US"/>
        </w:rPr>
        <w:t>Track</w:t>
      </w:r>
      <w:r w:rsidR="00906470" w:rsidRPr="00850320">
        <w:rPr>
          <w:rFonts w:ascii="Times New Roman" w:hAnsi="Times New Roman" w:cs="Times New Roman"/>
          <w:i/>
          <w:color w:val="000000" w:themeColor="text1"/>
          <w:sz w:val="24"/>
          <w:szCs w:val="24"/>
          <w:lang w:val="en-US"/>
        </w:rPr>
        <w:t xml:space="preserve"> </w:t>
      </w:r>
      <w:bookmarkEnd w:id="817"/>
      <w:r w:rsidRPr="00850320">
        <w:rPr>
          <w:rFonts w:ascii="Times New Roman" w:hAnsi="Times New Roman" w:cs="Times New Roman"/>
          <w:color w:val="000000" w:themeColor="text1"/>
          <w:sz w:val="24"/>
          <w:szCs w:val="24"/>
          <w:lang w:val="en-US"/>
        </w:rPr>
        <w:t>=</w:t>
      </w:r>
      <w:r w:rsidR="00906470" w:rsidRPr="00850320">
        <w:rPr>
          <w:rFonts w:ascii="Times New Roman" w:hAnsi="Times New Roman" w:cs="Times New Roman"/>
          <w:color w:val="000000" w:themeColor="text1"/>
          <w:sz w:val="24"/>
          <w:szCs w:val="24"/>
          <w:lang w:val="en-US"/>
        </w:rPr>
        <w:t xml:space="preserve"> </w:t>
      </w:r>
      <w:r w:rsidRPr="00850320">
        <w:rPr>
          <w:rFonts w:ascii="Times New Roman" w:hAnsi="Times New Roman" w:cs="Times New Roman"/>
          <w:color w:val="000000" w:themeColor="text1"/>
          <w:sz w:val="24"/>
          <w:szCs w:val="24"/>
          <w:lang w:val="en-US"/>
        </w:rPr>
        <w:t>-</w:t>
      </w:r>
      <w:r w:rsidR="001B76B9">
        <w:rPr>
          <w:rFonts w:ascii="Times New Roman" w:hAnsi="Times New Roman" w:cs="Times New Roman"/>
          <w:color w:val="000000" w:themeColor="text1"/>
          <w:sz w:val="24"/>
          <w:szCs w:val="24"/>
          <w:lang w:val="en-US"/>
        </w:rPr>
        <w:t>2</w:t>
      </w:r>
      <w:r w:rsidRPr="00850320">
        <w:rPr>
          <w:rFonts w:ascii="Times New Roman" w:hAnsi="Times New Roman" w:cs="Times New Roman"/>
          <w:color w:val="000000" w:themeColor="text1"/>
          <w:sz w:val="24"/>
          <w:szCs w:val="24"/>
          <w:lang w:val="en-US"/>
        </w:rPr>
        <w:t>.</w:t>
      </w:r>
      <w:r w:rsidR="00A1770E">
        <w:rPr>
          <w:rFonts w:ascii="Times New Roman" w:hAnsi="Times New Roman" w:cs="Times New Roman"/>
          <w:color w:val="000000" w:themeColor="text1"/>
          <w:sz w:val="24"/>
          <w:szCs w:val="24"/>
          <w:lang w:val="en-US"/>
        </w:rPr>
        <w:t>64</w:t>
      </w:r>
      <w:r w:rsidR="00906470" w:rsidRPr="00850320">
        <w:rPr>
          <w:rFonts w:ascii="Times New Roman" w:hAnsi="Times New Roman" w:cs="Times New Roman"/>
          <w:color w:val="000000" w:themeColor="text1"/>
          <w:sz w:val="24"/>
          <w:szCs w:val="24"/>
          <w:lang w:val="en-US"/>
        </w:rPr>
        <w:t xml:space="preserve"> </w:t>
      </w:r>
      <w:r w:rsidRPr="00850320">
        <w:rPr>
          <w:rFonts w:ascii="Times New Roman" w:hAnsi="Times New Roman" w:cs="Times New Roman"/>
          <w:color w:val="000000" w:themeColor="text1"/>
          <w:sz w:val="24"/>
          <w:szCs w:val="24"/>
          <w:lang w:val="en-US"/>
        </w:rPr>
        <w:t>±</w:t>
      </w:r>
      <w:r w:rsidR="00906470" w:rsidRPr="00850320">
        <w:rPr>
          <w:rFonts w:ascii="Times New Roman" w:hAnsi="Times New Roman" w:cs="Times New Roman"/>
          <w:color w:val="000000" w:themeColor="text1"/>
          <w:sz w:val="24"/>
          <w:szCs w:val="24"/>
          <w:lang w:val="en-US"/>
        </w:rPr>
        <w:t xml:space="preserve"> </w:t>
      </w:r>
      <w:r w:rsidRPr="00850320">
        <w:rPr>
          <w:rFonts w:ascii="Times New Roman" w:hAnsi="Times New Roman" w:cs="Times New Roman"/>
          <w:color w:val="000000" w:themeColor="text1"/>
          <w:sz w:val="24"/>
          <w:szCs w:val="24"/>
          <w:lang w:val="en-US"/>
        </w:rPr>
        <w:t>0.</w:t>
      </w:r>
      <w:r w:rsidR="00A1770E">
        <w:rPr>
          <w:rFonts w:ascii="Times New Roman" w:hAnsi="Times New Roman" w:cs="Times New Roman"/>
          <w:color w:val="000000" w:themeColor="text1"/>
          <w:sz w:val="24"/>
          <w:szCs w:val="24"/>
          <w:lang w:val="en-US"/>
        </w:rPr>
        <w:t>29</w:t>
      </w:r>
      <w:r w:rsidRPr="00850320">
        <w:rPr>
          <w:rFonts w:ascii="Times New Roman" w:hAnsi="Times New Roman" w:cs="Times New Roman"/>
          <w:color w:val="000000" w:themeColor="text1"/>
          <w:sz w:val="24"/>
          <w:szCs w:val="24"/>
          <w:lang w:val="en-US"/>
        </w:rPr>
        <w:t>,</w:t>
      </w:r>
      <w:r w:rsidR="00450F37" w:rsidRPr="00850320">
        <w:rPr>
          <w:rFonts w:ascii="Times New Roman" w:hAnsi="Times New Roman" w:cs="Times New Roman"/>
          <w:color w:val="000000" w:themeColor="text1"/>
          <w:sz w:val="24"/>
          <w:szCs w:val="24"/>
          <w:lang w:val="en-US"/>
        </w:rPr>
        <w:t xml:space="preserve"> G = </w:t>
      </w:r>
      <w:r w:rsidR="00A1770E">
        <w:rPr>
          <w:rFonts w:ascii="Times New Roman" w:hAnsi="Times New Roman" w:cs="Times New Roman"/>
          <w:color w:val="000000" w:themeColor="text1"/>
          <w:sz w:val="24"/>
          <w:szCs w:val="24"/>
          <w:lang w:val="en-US"/>
        </w:rPr>
        <w:t>66.34</w:t>
      </w:r>
      <w:r w:rsidR="00450F37" w:rsidRPr="00850320">
        <w:rPr>
          <w:rFonts w:ascii="Times New Roman" w:hAnsi="Times New Roman" w:cs="Times New Roman"/>
          <w:color w:val="000000" w:themeColor="text1"/>
          <w:sz w:val="24"/>
          <w:szCs w:val="24"/>
          <w:lang w:val="en-US"/>
        </w:rPr>
        <w:t xml:space="preserve">, df = </w:t>
      </w:r>
      <w:r w:rsidR="008E1FE3">
        <w:rPr>
          <w:rFonts w:ascii="Times New Roman" w:hAnsi="Times New Roman" w:cs="Times New Roman"/>
          <w:color w:val="000000" w:themeColor="text1"/>
          <w:sz w:val="24"/>
          <w:szCs w:val="24"/>
          <w:lang w:val="en-US"/>
        </w:rPr>
        <w:t>516,</w:t>
      </w:r>
      <w:r w:rsidRPr="00850320">
        <w:rPr>
          <w:rFonts w:ascii="Times New Roman" w:hAnsi="Times New Roman" w:cs="Times New Roman"/>
          <w:color w:val="000000" w:themeColor="text1"/>
          <w:sz w:val="24"/>
          <w:szCs w:val="24"/>
          <w:lang w:val="en-US"/>
        </w:rPr>
        <w:t xml:space="preserve"> p</w:t>
      </w:r>
      <w:r w:rsidR="00906470" w:rsidRPr="00850320">
        <w:rPr>
          <w:rFonts w:ascii="Times New Roman" w:hAnsi="Times New Roman" w:cs="Times New Roman"/>
          <w:color w:val="000000" w:themeColor="text1"/>
          <w:sz w:val="24"/>
          <w:szCs w:val="24"/>
          <w:lang w:val="en-US"/>
        </w:rPr>
        <w:t xml:space="preserve"> </w:t>
      </w:r>
      <w:r w:rsidRPr="00850320">
        <w:rPr>
          <w:rFonts w:ascii="Times New Roman" w:hAnsi="Times New Roman" w:cs="Times New Roman"/>
          <w:color w:val="000000" w:themeColor="text1"/>
          <w:sz w:val="24"/>
          <w:szCs w:val="24"/>
          <w:lang w:val="en-US"/>
        </w:rPr>
        <w:t>&lt;</w:t>
      </w:r>
      <w:r w:rsidR="00906470" w:rsidRPr="00850320">
        <w:rPr>
          <w:rFonts w:ascii="Times New Roman" w:hAnsi="Times New Roman" w:cs="Times New Roman"/>
          <w:color w:val="000000" w:themeColor="text1"/>
          <w:sz w:val="24"/>
          <w:szCs w:val="24"/>
          <w:lang w:val="en-US"/>
        </w:rPr>
        <w:t xml:space="preserve"> </w:t>
      </w:r>
      <w:r w:rsidRPr="00850320">
        <w:rPr>
          <w:rFonts w:ascii="Times New Roman" w:hAnsi="Times New Roman" w:cs="Times New Roman"/>
          <w:color w:val="000000" w:themeColor="text1"/>
          <w:sz w:val="24"/>
          <w:szCs w:val="24"/>
          <w:lang w:val="en-US"/>
        </w:rPr>
        <w:t>0.001, Fig. 2a)</w:t>
      </w:r>
      <w:bookmarkEnd w:id="814"/>
      <w:ins w:id="818" w:author="Hofer, Heribert" w:date="2022-03-07T07:31:00Z">
        <w:r w:rsidR="003E37B0">
          <w:rPr>
            <w:rFonts w:ascii="Times New Roman" w:hAnsi="Times New Roman" w:cs="Times New Roman"/>
            <w:color w:val="000000" w:themeColor="text1"/>
            <w:sz w:val="24"/>
            <w:szCs w:val="24"/>
            <w:lang w:val="en-US"/>
          </w:rPr>
          <w:t>,</w:t>
        </w:r>
      </w:ins>
      <w:del w:id="819" w:author="Hofer, Heribert" w:date="2022-03-07T07:32:00Z">
        <w:r w:rsidR="00CD3182" w:rsidDel="003E37B0">
          <w:rPr>
            <w:rFonts w:ascii="Times New Roman" w:hAnsi="Times New Roman" w:cs="Times New Roman"/>
            <w:color w:val="000000" w:themeColor="text1"/>
            <w:sz w:val="24"/>
            <w:szCs w:val="24"/>
            <w:lang w:val="en-US"/>
          </w:rPr>
          <w:delText xml:space="preserve"> and</w:delText>
        </w:r>
      </w:del>
      <w:r w:rsidRPr="00850320">
        <w:rPr>
          <w:rFonts w:ascii="Times New Roman" w:hAnsi="Times New Roman" w:cs="Times New Roman"/>
          <w:color w:val="000000" w:themeColor="text1"/>
          <w:sz w:val="24"/>
          <w:szCs w:val="24"/>
          <w:lang w:val="en-US"/>
        </w:rPr>
        <w:t xml:space="preserve"> </w:t>
      </w:r>
      <w:r w:rsidR="00D20765">
        <w:rPr>
          <w:rFonts w:ascii="Times New Roman" w:hAnsi="Times New Roman" w:cs="Times New Roman"/>
          <w:color w:val="000000" w:themeColor="text1"/>
          <w:sz w:val="24"/>
          <w:szCs w:val="24"/>
          <w:lang w:val="en-US"/>
        </w:rPr>
        <w:t>close</w:t>
      </w:r>
      <w:ins w:id="820" w:author="Hofer, Heribert" w:date="2022-03-07T07:31:00Z">
        <w:r w:rsidR="003E37B0">
          <w:rPr>
            <w:rFonts w:ascii="Times New Roman" w:hAnsi="Times New Roman" w:cs="Times New Roman"/>
            <w:color w:val="000000" w:themeColor="text1"/>
            <w:sz w:val="24"/>
            <w:szCs w:val="24"/>
            <w:lang w:val="en-US"/>
          </w:rPr>
          <w:t>r</w:t>
        </w:r>
      </w:ins>
      <w:r w:rsidR="00D20765">
        <w:rPr>
          <w:rFonts w:ascii="Times New Roman" w:hAnsi="Times New Roman" w:cs="Times New Roman"/>
          <w:color w:val="000000" w:themeColor="text1"/>
          <w:sz w:val="24"/>
          <w:szCs w:val="24"/>
          <w:lang w:val="en-US"/>
        </w:rPr>
        <w:t xml:space="preserve"> to</w:t>
      </w:r>
      <w:r w:rsidRPr="00850320">
        <w:rPr>
          <w:rFonts w:ascii="Times New Roman" w:hAnsi="Times New Roman" w:cs="Times New Roman"/>
          <w:color w:val="000000" w:themeColor="text1"/>
          <w:sz w:val="24"/>
          <w:szCs w:val="24"/>
          <w:lang w:val="en-US"/>
        </w:rPr>
        <w:t xml:space="preserve"> </w:t>
      </w:r>
      <w:r w:rsidR="009222C5">
        <w:rPr>
          <w:rFonts w:ascii="Times New Roman" w:hAnsi="Times New Roman" w:cs="Times New Roman"/>
          <w:color w:val="000000" w:themeColor="text1"/>
          <w:sz w:val="24"/>
          <w:szCs w:val="24"/>
          <w:lang w:val="en-US"/>
        </w:rPr>
        <w:t xml:space="preserve">than </w:t>
      </w:r>
      <w:ins w:id="821" w:author="Hofer, Heribert" w:date="2022-03-07T07:31:00Z">
        <w:r w:rsidR="003E37B0">
          <w:rPr>
            <w:rFonts w:ascii="Times New Roman" w:hAnsi="Times New Roman" w:cs="Times New Roman"/>
            <w:color w:val="000000" w:themeColor="text1"/>
            <w:sz w:val="24"/>
            <w:szCs w:val="24"/>
            <w:lang w:val="en-US"/>
          </w:rPr>
          <w:t xml:space="preserve">further </w:t>
        </w:r>
      </w:ins>
      <w:del w:id="822" w:author="East, Marion" w:date="2022-03-11T11:21:00Z">
        <w:r w:rsidR="009222C5" w:rsidDel="00E5395C">
          <w:rPr>
            <w:rFonts w:ascii="Times New Roman" w:hAnsi="Times New Roman" w:cs="Times New Roman"/>
            <w:color w:val="000000" w:themeColor="text1"/>
            <w:sz w:val="24"/>
            <w:szCs w:val="24"/>
            <w:lang w:val="en-US"/>
          </w:rPr>
          <w:delText xml:space="preserve">away </w:delText>
        </w:r>
      </w:del>
      <w:r w:rsidR="009222C5">
        <w:rPr>
          <w:rFonts w:ascii="Times New Roman" w:hAnsi="Times New Roman" w:cs="Times New Roman"/>
          <w:color w:val="000000" w:themeColor="text1"/>
          <w:sz w:val="24"/>
          <w:szCs w:val="24"/>
          <w:lang w:val="en-US"/>
        </w:rPr>
        <w:t xml:space="preserve">from </w:t>
      </w:r>
      <w:r w:rsidR="00282A64">
        <w:rPr>
          <w:rFonts w:ascii="Times New Roman" w:hAnsi="Times New Roman" w:cs="Times New Roman"/>
          <w:color w:val="000000" w:themeColor="text1"/>
          <w:sz w:val="24"/>
          <w:szCs w:val="24"/>
          <w:lang w:val="en-US"/>
        </w:rPr>
        <w:t>amenities</w:t>
      </w:r>
      <w:r w:rsidRPr="00850320">
        <w:rPr>
          <w:rFonts w:ascii="Times New Roman" w:hAnsi="Times New Roman" w:cs="Times New Roman"/>
          <w:color w:val="000000" w:themeColor="text1"/>
          <w:sz w:val="24"/>
          <w:szCs w:val="24"/>
          <w:lang w:val="en-US"/>
        </w:rPr>
        <w:t xml:space="preserve"> (</w:t>
      </w:r>
      <w:bookmarkStart w:id="823" w:name="_Hlk84854946"/>
      <w:r w:rsidRPr="00850320">
        <w:rPr>
          <w:rFonts w:ascii="Times New Roman" w:hAnsi="Times New Roman" w:cs="Times New Roman"/>
          <w:color w:val="000000" w:themeColor="text1"/>
          <w:sz w:val="24"/>
          <w:szCs w:val="24"/>
          <w:lang w:val="en-US"/>
        </w:rPr>
        <w:t>β</w:t>
      </w:r>
      <w:r w:rsidR="00D20765">
        <w:rPr>
          <w:rFonts w:ascii="Times New Roman" w:hAnsi="Times New Roman" w:cs="Times New Roman"/>
          <w:i/>
          <w:color w:val="000000" w:themeColor="text1"/>
          <w:sz w:val="24"/>
          <w:szCs w:val="24"/>
          <w:vertAlign w:val="subscript"/>
          <w:lang w:val="en-US"/>
        </w:rPr>
        <w:t>D</w:t>
      </w:r>
      <w:r w:rsidR="0025000E" w:rsidRPr="00031640">
        <w:rPr>
          <w:rFonts w:ascii="Times New Roman" w:hAnsi="Times New Roman" w:cs="Times New Roman"/>
          <w:i/>
          <w:color w:val="000000" w:themeColor="text1"/>
          <w:sz w:val="24"/>
          <w:szCs w:val="24"/>
          <w:vertAlign w:val="subscript"/>
          <w:lang w:val="en-US"/>
        </w:rPr>
        <w:t>istance</w:t>
      </w:r>
      <w:r w:rsidR="00D20765">
        <w:rPr>
          <w:rFonts w:ascii="Times New Roman" w:hAnsi="Times New Roman" w:cs="Times New Roman"/>
          <w:i/>
          <w:color w:val="000000" w:themeColor="text1"/>
          <w:sz w:val="24"/>
          <w:szCs w:val="24"/>
          <w:vertAlign w:val="subscript"/>
          <w:lang w:val="en-US"/>
        </w:rPr>
        <w:t>Amenity</w:t>
      </w:r>
      <w:r w:rsidR="00906470" w:rsidRPr="00850320">
        <w:rPr>
          <w:rFonts w:ascii="Times New Roman" w:hAnsi="Times New Roman" w:cs="Times New Roman"/>
          <w:i/>
          <w:color w:val="000000" w:themeColor="text1"/>
          <w:sz w:val="24"/>
          <w:szCs w:val="24"/>
          <w:vertAlign w:val="subscript"/>
          <w:lang w:val="en-US"/>
        </w:rPr>
        <w:t xml:space="preserve"> </w:t>
      </w:r>
      <w:bookmarkEnd w:id="823"/>
      <w:r w:rsidRPr="00850320">
        <w:rPr>
          <w:rFonts w:ascii="Times New Roman" w:hAnsi="Times New Roman" w:cs="Times New Roman"/>
          <w:color w:val="000000" w:themeColor="text1"/>
          <w:sz w:val="24"/>
          <w:szCs w:val="24"/>
          <w:lang w:val="en-US"/>
        </w:rPr>
        <w:t>=</w:t>
      </w:r>
      <w:r w:rsidR="00906470" w:rsidRPr="00850320">
        <w:rPr>
          <w:rFonts w:ascii="Times New Roman" w:hAnsi="Times New Roman" w:cs="Times New Roman"/>
          <w:color w:val="000000" w:themeColor="text1"/>
          <w:sz w:val="24"/>
          <w:szCs w:val="24"/>
          <w:lang w:val="en-US"/>
        </w:rPr>
        <w:t xml:space="preserve"> </w:t>
      </w:r>
      <w:r w:rsidRPr="00850320">
        <w:rPr>
          <w:rFonts w:ascii="Times New Roman" w:hAnsi="Times New Roman" w:cs="Times New Roman"/>
          <w:color w:val="000000" w:themeColor="text1"/>
          <w:sz w:val="24"/>
          <w:szCs w:val="24"/>
          <w:lang w:val="en-US"/>
        </w:rPr>
        <w:t>-0.</w:t>
      </w:r>
      <w:r w:rsidR="00A1770E">
        <w:rPr>
          <w:rFonts w:ascii="Times New Roman" w:hAnsi="Times New Roman" w:cs="Times New Roman"/>
          <w:color w:val="000000" w:themeColor="text1"/>
          <w:sz w:val="24"/>
          <w:szCs w:val="24"/>
          <w:lang w:val="en-US"/>
        </w:rPr>
        <w:t>53</w:t>
      </w:r>
      <w:r w:rsidR="00906470" w:rsidRPr="00850320">
        <w:rPr>
          <w:rFonts w:ascii="Times New Roman" w:hAnsi="Times New Roman" w:cs="Times New Roman"/>
          <w:color w:val="000000" w:themeColor="text1"/>
          <w:sz w:val="24"/>
          <w:szCs w:val="24"/>
          <w:lang w:val="en-US"/>
        </w:rPr>
        <w:t xml:space="preserve"> </w:t>
      </w:r>
      <w:r w:rsidRPr="00850320">
        <w:rPr>
          <w:rFonts w:ascii="Times New Roman" w:hAnsi="Times New Roman" w:cs="Times New Roman"/>
          <w:color w:val="000000" w:themeColor="text1"/>
          <w:sz w:val="24"/>
          <w:szCs w:val="24"/>
          <w:lang w:val="en-US"/>
        </w:rPr>
        <w:t>±</w:t>
      </w:r>
      <w:r w:rsidR="00906470" w:rsidRPr="00850320">
        <w:rPr>
          <w:rFonts w:ascii="Times New Roman" w:hAnsi="Times New Roman" w:cs="Times New Roman"/>
          <w:color w:val="000000" w:themeColor="text1"/>
          <w:sz w:val="24"/>
          <w:szCs w:val="24"/>
          <w:lang w:val="en-US"/>
        </w:rPr>
        <w:t xml:space="preserve"> </w:t>
      </w:r>
      <w:r w:rsidRPr="00850320">
        <w:rPr>
          <w:rFonts w:ascii="Times New Roman" w:hAnsi="Times New Roman" w:cs="Times New Roman"/>
          <w:color w:val="000000" w:themeColor="text1"/>
          <w:sz w:val="24"/>
          <w:szCs w:val="24"/>
          <w:lang w:val="en-US"/>
        </w:rPr>
        <w:t>0.</w:t>
      </w:r>
      <w:r w:rsidR="001B76B9">
        <w:rPr>
          <w:rFonts w:ascii="Times New Roman" w:hAnsi="Times New Roman" w:cs="Times New Roman"/>
          <w:color w:val="000000" w:themeColor="text1"/>
          <w:sz w:val="24"/>
          <w:szCs w:val="24"/>
          <w:lang w:val="en-US"/>
        </w:rPr>
        <w:t>1</w:t>
      </w:r>
      <w:r w:rsidR="00A1770E">
        <w:rPr>
          <w:rFonts w:ascii="Times New Roman" w:hAnsi="Times New Roman" w:cs="Times New Roman"/>
          <w:color w:val="000000" w:themeColor="text1"/>
          <w:sz w:val="24"/>
          <w:szCs w:val="24"/>
          <w:lang w:val="en-US"/>
        </w:rPr>
        <w:t>6</w:t>
      </w:r>
      <w:r w:rsidRPr="00850320">
        <w:rPr>
          <w:rFonts w:ascii="Times New Roman" w:hAnsi="Times New Roman" w:cs="Times New Roman"/>
          <w:color w:val="000000" w:themeColor="text1"/>
          <w:sz w:val="24"/>
          <w:szCs w:val="24"/>
          <w:lang w:val="en-US"/>
        </w:rPr>
        <w:t xml:space="preserve">, </w:t>
      </w:r>
      <w:r w:rsidR="00450F37" w:rsidRPr="00850320">
        <w:rPr>
          <w:rFonts w:ascii="Times New Roman" w:hAnsi="Times New Roman" w:cs="Times New Roman"/>
          <w:color w:val="000000" w:themeColor="text1"/>
          <w:sz w:val="24"/>
          <w:szCs w:val="24"/>
          <w:lang w:val="en-US"/>
        </w:rPr>
        <w:t xml:space="preserve">G = </w:t>
      </w:r>
      <w:r w:rsidR="00A1770E">
        <w:rPr>
          <w:rFonts w:ascii="Times New Roman" w:hAnsi="Times New Roman" w:cs="Times New Roman"/>
          <w:color w:val="000000" w:themeColor="text1"/>
          <w:sz w:val="24"/>
          <w:szCs w:val="24"/>
          <w:lang w:val="en-US"/>
        </w:rPr>
        <w:t>13.48</w:t>
      </w:r>
      <w:r w:rsidR="00450F37" w:rsidRPr="00850320">
        <w:rPr>
          <w:rFonts w:ascii="Times New Roman" w:hAnsi="Times New Roman" w:cs="Times New Roman"/>
          <w:color w:val="000000" w:themeColor="text1"/>
          <w:sz w:val="24"/>
          <w:szCs w:val="24"/>
          <w:lang w:val="en-US"/>
        </w:rPr>
        <w:t xml:space="preserve">, df = </w:t>
      </w:r>
      <w:r w:rsidR="008E1FE3">
        <w:rPr>
          <w:rFonts w:ascii="Times New Roman" w:hAnsi="Times New Roman" w:cs="Times New Roman"/>
          <w:color w:val="000000" w:themeColor="text1"/>
          <w:sz w:val="24"/>
          <w:szCs w:val="24"/>
          <w:lang w:val="en-US"/>
        </w:rPr>
        <w:t>516</w:t>
      </w:r>
      <w:r w:rsidR="00450F37" w:rsidRPr="00850320">
        <w:rPr>
          <w:rFonts w:ascii="Times New Roman" w:hAnsi="Times New Roman" w:cs="Times New Roman"/>
          <w:color w:val="000000" w:themeColor="text1"/>
          <w:sz w:val="24"/>
          <w:szCs w:val="24"/>
          <w:lang w:val="en-US"/>
        </w:rPr>
        <w:t xml:space="preserve">, </w:t>
      </w:r>
      <w:bookmarkStart w:id="824" w:name="_Hlk84855485"/>
      <w:r w:rsidRPr="00850320">
        <w:rPr>
          <w:rFonts w:ascii="Times New Roman" w:hAnsi="Times New Roman" w:cs="Times New Roman"/>
          <w:color w:val="000000" w:themeColor="text1"/>
          <w:sz w:val="24"/>
          <w:szCs w:val="24"/>
          <w:lang w:val="en-US"/>
        </w:rPr>
        <w:t>p</w:t>
      </w:r>
      <w:r w:rsidR="00906470" w:rsidRPr="00850320">
        <w:rPr>
          <w:rFonts w:ascii="Times New Roman" w:hAnsi="Times New Roman" w:cs="Times New Roman"/>
          <w:color w:val="000000" w:themeColor="text1"/>
          <w:sz w:val="24"/>
          <w:szCs w:val="24"/>
          <w:lang w:val="en-US"/>
        </w:rPr>
        <w:t xml:space="preserve"> </w:t>
      </w:r>
      <w:r w:rsidR="008E1FE3">
        <w:rPr>
          <w:rFonts w:ascii="Times New Roman" w:hAnsi="Times New Roman" w:cs="Times New Roman"/>
          <w:color w:val="000000" w:themeColor="text1"/>
          <w:sz w:val="24"/>
          <w:szCs w:val="24"/>
          <w:lang w:val="en-US"/>
        </w:rPr>
        <w:t>&lt; 0.001</w:t>
      </w:r>
      <w:bookmarkEnd w:id="824"/>
      <w:r w:rsidRPr="00850320">
        <w:rPr>
          <w:rFonts w:ascii="Times New Roman" w:hAnsi="Times New Roman" w:cs="Times New Roman"/>
          <w:color w:val="000000" w:themeColor="text1"/>
          <w:sz w:val="24"/>
          <w:szCs w:val="24"/>
          <w:lang w:val="en-US"/>
        </w:rPr>
        <w:t>, Fig. 2b)</w:t>
      </w:r>
      <w:ins w:id="825" w:author="Hofer, Heribert" w:date="2022-03-07T07:33:00Z">
        <w:r w:rsidR="003E37B0">
          <w:rPr>
            <w:rFonts w:ascii="Times New Roman" w:hAnsi="Times New Roman" w:cs="Times New Roman"/>
            <w:color w:val="000000" w:themeColor="text1"/>
            <w:sz w:val="24"/>
            <w:szCs w:val="24"/>
            <w:lang w:val="en-US"/>
          </w:rPr>
          <w:t>, and</w:t>
        </w:r>
      </w:ins>
      <w:del w:id="826" w:author="Hofer, Heribert" w:date="2022-03-07T07:32:00Z">
        <w:r w:rsidR="00D20765" w:rsidDel="003E37B0">
          <w:rPr>
            <w:rFonts w:ascii="Times New Roman" w:hAnsi="Times New Roman" w:cs="Times New Roman"/>
            <w:color w:val="000000" w:themeColor="text1"/>
            <w:sz w:val="24"/>
            <w:szCs w:val="24"/>
            <w:lang w:val="en-US"/>
          </w:rPr>
          <w:delText>, and</w:delText>
        </w:r>
      </w:del>
      <w:del w:id="827" w:author="Hofer, Heribert" w:date="2022-03-07T07:33:00Z">
        <w:r w:rsidR="00D20765" w:rsidDel="003E37B0">
          <w:rPr>
            <w:rFonts w:ascii="Times New Roman" w:hAnsi="Times New Roman" w:cs="Times New Roman"/>
            <w:color w:val="000000" w:themeColor="text1"/>
            <w:sz w:val="24"/>
            <w:szCs w:val="24"/>
            <w:lang w:val="en-US"/>
          </w:rPr>
          <w:delText xml:space="preserve"> </w:delText>
        </w:r>
        <w:r w:rsidR="00CD3182" w:rsidDel="003E37B0">
          <w:rPr>
            <w:rFonts w:ascii="Times New Roman" w:hAnsi="Times New Roman" w:cs="Times New Roman"/>
            <w:color w:val="000000" w:themeColor="text1"/>
            <w:sz w:val="24"/>
            <w:szCs w:val="24"/>
            <w:lang w:val="en-US"/>
          </w:rPr>
          <w:delText>tended to</w:delText>
        </w:r>
        <w:r w:rsidR="005158C6" w:rsidDel="003E37B0">
          <w:rPr>
            <w:rFonts w:ascii="Times New Roman" w:hAnsi="Times New Roman" w:cs="Times New Roman"/>
            <w:color w:val="000000" w:themeColor="text1"/>
            <w:sz w:val="24"/>
            <w:szCs w:val="24"/>
            <w:lang w:val="en-US"/>
          </w:rPr>
          <w:delText xml:space="preserve"> be</w:delText>
        </w:r>
        <w:r w:rsidR="00CD3182" w:rsidDel="003E37B0">
          <w:rPr>
            <w:rFonts w:ascii="Times New Roman" w:hAnsi="Times New Roman" w:cs="Times New Roman"/>
            <w:color w:val="000000" w:themeColor="text1"/>
            <w:sz w:val="24"/>
            <w:szCs w:val="24"/>
            <w:lang w:val="en-US"/>
          </w:rPr>
          <w:delText xml:space="preserve"> higher</w:delText>
        </w:r>
      </w:del>
      <w:r w:rsidR="00CD3182">
        <w:rPr>
          <w:rFonts w:ascii="Times New Roman" w:hAnsi="Times New Roman" w:cs="Times New Roman"/>
          <w:color w:val="000000" w:themeColor="text1"/>
          <w:sz w:val="24"/>
          <w:szCs w:val="24"/>
          <w:lang w:val="en-US"/>
        </w:rPr>
        <w:t xml:space="preserve"> </w:t>
      </w:r>
      <w:r w:rsidR="00D20765">
        <w:rPr>
          <w:rFonts w:ascii="Times New Roman" w:hAnsi="Times New Roman" w:cs="Times New Roman"/>
          <w:color w:val="000000" w:themeColor="text1"/>
          <w:sz w:val="24"/>
          <w:szCs w:val="24"/>
          <w:lang w:val="en-US"/>
        </w:rPr>
        <w:t>close</w:t>
      </w:r>
      <w:ins w:id="828" w:author="Hofer, Heribert" w:date="2022-03-07T07:32:00Z">
        <w:r w:rsidR="003E37B0">
          <w:rPr>
            <w:rFonts w:ascii="Times New Roman" w:hAnsi="Times New Roman" w:cs="Times New Roman"/>
            <w:color w:val="000000" w:themeColor="text1"/>
            <w:sz w:val="24"/>
            <w:szCs w:val="24"/>
            <w:lang w:val="en-US"/>
          </w:rPr>
          <w:t>r</w:t>
        </w:r>
      </w:ins>
      <w:r w:rsidR="00D20765">
        <w:rPr>
          <w:rFonts w:ascii="Times New Roman" w:hAnsi="Times New Roman" w:cs="Times New Roman"/>
          <w:color w:val="000000" w:themeColor="text1"/>
          <w:sz w:val="24"/>
          <w:szCs w:val="24"/>
          <w:lang w:val="en-US"/>
        </w:rPr>
        <w:t xml:space="preserve"> to than </w:t>
      </w:r>
      <w:ins w:id="829" w:author="Hofer, Heribert" w:date="2022-03-07T07:32:00Z">
        <w:r w:rsidR="003E37B0">
          <w:rPr>
            <w:rFonts w:ascii="Times New Roman" w:hAnsi="Times New Roman" w:cs="Times New Roman"/>
            <w:color w:val="000000" w:themeColor="text1"/>
            <w:sz w:val="24"/>
            <w:szCs w:val="24"/>
            <w:lang w:val="en-US"/>
          </w:rPr>
          <w:t xml:space="preserve">further </w:t>
        </w:r>
      </w:ins>
      <w:del w:id="830" w:author="East, Marion" w:date="2022-03-11T11:22:00Z">
        <w:r w:rsidR="00D20765" w:rsidDel="00E5395C">
          <w:rPr>
            <w:rFonts w:ascii="Times New Roman" w:hAnsi="Times New Roman" w:cs="Times New Roman"/>
            <w:color w:val="000000" w:themeColor="text1"/>
            <w:sz w:val="24"/>
            <w:szCs w:val="24"/>
            <w:lang w:val="en-US"/>
          </w:rPr>
          <w:delText xml:space="preserve">away </w:delText>
        </w:r>
      </w:del>
      <w:r w:rsidR="00D20765">
        <w:rPr>
          <w:rFonts w:ascii="Times New Roman" w:hAnsi="Times New Roman" w:cs="Times New Roman"/>
          <w:color w:val="000000" w:themeColor="text1"/>
          <w:sz w:val="24"/>
          <w:szCs w:val="24"/>
          <w:lang w:val="en-US"/>
        </w:rPr>
        <w:t xml:space="preserve">from </w:t>
      </w:r>
      <w:del w:id="831" w:author="Hofer, Heribert" w:date="2022-03-07T07:32:00Z">
        <w:r w:rsidR="00D20765" w:rsidDel="003E37B0">
          <w:rPr>
            <w:rFonts w:ascii="Times New Roman" w:hAnsi="Times New Roman" w:cs="Times New Roman"/>
            <w:color w:val="000000" w:themeColor="text1"/>
            <w:sz w:val="24"/>
            <w:szCs w:val="24"/>
            <w:lang w:val="en-US"/>
          </w:rPr>
          <w:delText xml:space="preserve">water sources and </w:delText>
        </w:r>
      </w:del>
      <w:r w:rsidR="00D20765">
        <w:rPr>
          <w:rFonts w:ascii="Times New Roman" w:hAnsi="Times New Roman" w:cs="Times New Roman"/>
          <w:color w:val="000000" w:themeColor="text1"/>
          <w:sz w:val="24"/>
          <w:szCs w:val="24"/>
          <w:lang w:val="en-US"/>
        </w:rPr>
        <w:t>riverine habitat</w:t>
      </w:r>
      <w:ins w:id="832" w:author="Hofer, Heribert" w:date="2022-03-07T07:32:00Z">
        <w:r w:rsidR="003E37B0">
          <w:rPr>
            <w:rFonts w:ascii="Times New Roman" w:hAnsi="Times New Roman" w:cs="Times New Roman"/>
            <w:color w:val="000000" w:themeColor="text1"/>
            <w:sz w:val="24"/>
            <w:szCs w:val="24"/>
            <w:lang w:val="en-US"/>
          </w:rPr>
          <w:t>/</w:t>
        </w:r>
        <w:del w:id="833" w:author="Benhaiem, Sarah" w:date="2022-03-17T12:06:00Z">
          <w:r w:rsidR="003E37B0" w:rsidRPr="003E37B0" w:rsidDel="00071D48">
            <w:rPr>
              <w:rFonts w:ascii="Times New Roman" w:hAnsi="Times New Roman" w:cs="Times New Roman"/>
              <w:color w:val="000000" w:themeColor="text1"/>
              <w:sz w:val="24"/>
              <w:szCs w:val="24"/>
              <w:lang w:val="en-US"/>
            </w:rPr>
            <w:delText xml:space="preserve"> </w:delText>
          </w:r>
        </w:del>
        <w:r w:rsidR="003E37B0">
          <w:rPr>
            <w:rFonts w:ascii="Times New Roman" w:hAnsi="Times New Roman" w:cs="Times New Roman"/>
            <w:color w:val="000000" w:themeColor="text1"/>
            <w:sz w:val="24"/>
            <w:szCs w:val="24"/>
            <w:lang w:val="en-US"/>
          </w:rPr>
          <w:t>water sources</w:t>
        </w:r>
      </w:ins>
      <w:r w:rsidR="00D20765">
        <w:rPr>
          <w:rFonts w:ascii="Times New Roman" w:hAnsi="Times New Roman" w:cs="Times New Roman"/>
          <w:color w:val="000000" w:themeColor="text1"/>
          <w:sz w:val="24"/>
          <w:szCs w:val="24"/>
          <w:lang w:val="en-US"/>
        </w:rPr>
        <w:t xml:space="preserve"> </w:t>
      </w:r>
      <w:r w:rsidR="00D20765" w:rsidRPr="00850320">
        <w:rPr>
          <w:rFonts w:ascii="Times New Roman" w:hAnsi="Times New Roman" w:cs="Times New Roman"/>
          <w:color w:val="000000" w:themeColor="text1"/>
          <w:sz w:val="24"/>
          <w:szCs w:val="24"/>
          <w:lang w:val="en-US"/>
        </w:rPr>
        <w:t>(β</w:t>
      </w:r>
      <w:r w:rsidR="00D20765">
        <w:rPr>
          <w:rFonts w:ascii="Times New Roman" w:hAnsi="Times New Roman" w:cs="Times New Roman"/>
          <w:i/>
          <w:color w:val="000000" w:themeColor="text1"/>
          <w:sz w:val="24"/>
          <w:szCs w:val="24"/>
          <w:vertAlign w:val="subscript"/>
          <w:lang w:val="en-US"/>
        </w:rPr>
        <w:t>D</w:t>
      </w:r>
      <w:r w:rsidR="00D20765" w:rsidRPr="00031640">
        <w:rPr>
          <w:rFonts w:ascii="Times New Roman" w:hAnsi="Times New Roman" w:cs="Times New Roman"/>
          <w:i/>
          <w:color w:val="000000" w:themeColor="text1"/>
          <w:sz w:val="24"/>
          <w:szCs w:val="24"/>
          <w:vertAlign w:val="subscript"/>
          <w:lang w:val="en-US"/>
        </w:rPr>
        <w:t>istance</w:t>
      </w:r>
      <w:r w:rsidR="00D20765">
        <w:rPr>
          <w:rFonts w:ascii="Times New Roman" w:hAnsi="Times New Roman" w:cs="Times New Roman"/>
          <w:i/>
          <w:color w:val="000000" w:themeColor="text1"/>
          <w:sz w:val="24"/>
          <w:szCs w:val="24"/>
          <w:vertAlign w:val="subscript"/>
          <w:lang w:val="en-US"/>
        </w:rPr>
        <w:t>Water</w:t>
      </w:r>
      <w:r w:rsidR="00D20765" w:rsidRPr="00850320">
        <w:rPr>
          <w:rFonts w:ascii="Times New Roman" w:hAnsi="Times New Roman" w:cs="Times New Roman"/>
          <w:i/>
          <w:color w:val="000000" w:themeColor="text1"/>
          <w:sz w:val="24"/>
          <w:szCs w:val="24"/>
          <w:vertAlign w:val="subscript"/>
          <w:lang w:val="en-US"/>
        </w:rPr>
        <w:t xml:space="preserve"> </w:t>
      </w:r>
      <w:r w:rsidR="00D20765" w:rsidRPr="00850320">
        <w:rPr>
          <w:rFonts w:ascii="Times New Roman" w:hAnsi="Times New Roman" w:cs="Times New Roman"/>
          <w:color w:val="000000" w:themeColor="text1"/>
          <w:sz w:val="24"/>
          <w:szCs w:val="24"/>
          <w:lang w:val="en-US"/>
        </w:rPr>
        <w:t>=</w:t>
      </w:r>
      <w:r w:rsidR="001B76B9">
        <w:rPr>
          <w:rFonts w:ascii="Times New Roman" w:hAnsi="Times New Roman" w:cs="Times New Roman"/>
          <w:color w:val="000000" w:themeColor="text1"/>
          <w:sz w:val="24"/>
          <w:szCs w:val="24"/>
          <w:lang w:val="en-US"/>
        </w:rPr>
        <w:t xml:space="preserve"> -0.</w:t>
      </w:r>
      <w:r w:rsidR="00A1770E">
        <w:rPr>
          <w:rFonts w:ascii="Times New Roman" w:hAnsi="Times New Roman" w:cs="Times New Roman"/>
          <w:color w:val="000000" w:themeColor="text1"/>
          <w:sz w:val="24"/>
          <w:szCs w:val="24"/>
          <w:lang w:val="en-US"/>
        </w:rPr>
        <w:t>40</w:t>
      </w:r>
      <w:r w:rsidR="001B76B9">
        <w:rPr>
          <w:rFonts w:ascii="Times New Roman" w:hAnsi="Times New Roman" w:cs="Times New Roman"/>
          <w:color w:val="000000" w:themeColor="text1"/>
          <w:sz w:val="24"/>
          <w:szCs w:val="24"/>
          <w:lang w:val="en-US"/>
        </w:rPr>
        <w:t xml:space="preserve"> </w:t>
      </w:r>
      <w:r w:rsidR="001B76B9" w:rsidRPr="00850320">
        <w:rPr>
          <w:rFonts w:ascii="Times New Roman" w:hAnsi="Times New Roman" w:cs="Times New Roman"/>
          <w:color w:val="000000" w:themeColor="text1"/>
          <w:sz w:val="24"/>
          <w:szCs w:val="24"/>
          <w:lang w:val="en-US"/>
        </w:rPr>
        <w:t>± 0.</w:t>
      </w:r>
      <w:r w:rsidR="001B76B9">
        <w:rPr>
          <w:rFonts w:ascii="Times New Roman" w:hAnsi="Times New Roman" w:cs="Times New Roman"/>
          <w:color w:val="000000" w:themeColor="text1"/>
          <w:sz w:val="24"/>
          <w:szCs w:val="24"/>
          <w:lang w:val="en-US"/>
        </w:rPr>
        <w:t>1</w:t>
      </w:r>
      <w:r w:rsidR="00A1770E">
        <w:rPr>
          <w:rFonts w:ascii="Times New Roman" w:hAnsi="Times New Roman" w:cs="Times New Roman"/>
          <w:color w:val="000000" w:themeColor="text1"/>
          <w:sz w:val="24"/>
          <w:szCs w:val="24"/>
          <w:lang w:val="en-US"/>
        </w:rPr>
        <w:t>7</w:t>
      </w:r>
      <w:r w:rsidR="00D20765" w:rsidRPr="00850320">
        <w:rPr>
          <w:rFonts w:ascii="Times New Roman" w:hAnsi="Times New Roman" w:cs="Times New Roman"/>
          <w:color w:val="000000" w:themeColor="text1"/>
          <w:sz w:val="24"/>
          <w:szCs w:val="24"/>
          <w:lang w:val="en-US"/>
        </w:rPr>
        <w:t xml:space="preserve">, G = </w:t>
      </w:r>
      <w:r w:rsidR="00A1770E">
        <w:rPr>
          <w:rFonts w:ascii="Times New Roman" w:hAnsi="Times New Roman" w:cs="Times New Roman"/>
          <w:color w:val="000000" w:themeColor="text1"/>
          <w:sz w:val="24"/>
          <w:szCs w:val="24"/>
          <w:lang w:val="en-US"/>
        </w:rPr>
        <w:t>6.06</w:t>
      </w:r>
      <w:r w:rsidR="00D20765" w:rsidRPr="00850320">
        <w:rPr>
          <w:rFonts w:ascii="Times New Roman" w:hAnsi="Times New Roman" w:cs="Times New Roman"/>
          <w:color w:val="000000" w:themeColor="text1"/>
          <w:sz w:val="24"/>
          <w:szCs w:val="24"/>
          <w:lang w:val="en-US"/>
        </w:rPr>
        <w:t xml:space="preserve">, df = </w:t>
      </w:r>
      <w:r w:rsidR="008E1FE3">
        <w:rPr>
          <w:rFonts w:ascii="Times New Roman" w:hAnsi="Times New Roman" w:cs="Times New Roman"/>
          <w:color w:val="000000" w:themeColor="text1"/>
          <w:sz w:val="24"/>
          <w:szCs w:val="24"/>
          <w:lang w:val="en-US"/>
        </w:rPr>
        <w:t>516,</w:t>
      </w:r>
      <w:r w:rsidR="00D20765" w:rsidRPr="00850320">
        <w:rPr>
          <w:rFonts w:ascii="Times New Roman" w:hAnsi="Times New Roman" w:cs="Times New Roman"/>
          <w:color w:val="000000" w:themeColor="text1"/>
          <w:sz w:val="24"/>
          <w:szCs w:val="24"/>
          <w:lang w:val="en-US"/>
        </w:rPr>
        <w:t xml:space="preserve"> p = 0.0</w:t>
      </w:r>
      <w:r w:rsidR="00A1770E">
        <w:rPr>
          <w:rFonts w:ascii="Times New Roman" w:hAnsi="Times New Roman" w:cs="Times New Roman"/>
          <w:color w:val="000000" w:themeColor="text1"/>
          <w:sz w:val="24"/>
          <w:szCs w:val="24"/>
          <w:lang w:val="en-US"/>
        </w:rPr>
        <w:t>1</w:t>
      </w:r>
      <w:r w:rsidR="00D20765" w:rsidRPr="00850320">
        <w:rPr>
          <w:rFonts w:ascii="Times New Roman" w:hAnsi="Times New Roman" w:cs="Times New Roman"/>
          <w:color w:val="000000" w:themeColor="text1"/>
          <w:sz w:val="24"/>
          <w:szCs w:val="24"/>
          <w:lang w:val="en-US"/>
        </w:rPr>
        <w:t>, Fig. 2</w:t>
      </w:r>
      <w:r w:rsidR="008E1FE3">
        <w:rPr>
          <w:rFonts w:ascii="Times New Roman" w:hAnsi="Times New Roman" w:cs="Times New Roman"/>
          <w:color w:val="000000" w:themeColor="text1"/>
          <w:sz w:val="24"/>
          <w:szCs w:val="24"/>
          <w:lang w:val="en-US"/>
        </w:rPr>
        <w:t>c</w:t>
      </w:r>
      <w:r w:rsidR="00D20765" w:rsidRPr="00850320">
        <w:rPr>
          <w:rFonts w:ascii="Times New Roman" w:hAnsi="Times New Roman" w:cs="Times New Roman"/>
          <w:color w:val="000000" w:themeColor="text1"/>
          <w:sz w:val="24"/>
          <w:szCs w:val="24"/>
          <w:lang w:val="en-US"/>
        </w:rPr>
        <w:t>)</w:t>
      </w:r>
      <w:r w:rsidR="00CD3182">
        <w:rPr>
          <w:rFonts w:ascii="Times New Roman" w:hAnsi="Times New Roman" w:cs="Times New Roman"/>
          <w:color w:val="000000" w:themeColor="text1"/>
          <w:sz w:val="24"/>
          <w:szCs w:val="24"/>
          <w:lang w:val="en-US"/>
        </w:rPr>
        <w:t xml:space="preserve">. </w:t>
      </w:r>
      <w:r w:rsidRPr="00850320">
        <w:rPr>
          <w:rFonts w:ascii="Times New Roman" w:hAnsi="Times New Roman" w:cs="Times New Roman"/>
          <w:color w:val="000000" w:themeColor="text1"/>
          <w:sz w:val="24"/>
          <w:szCs w:val="24"/>
          <w:lang w:val="en-US"/>
        </w:rPr>
        <w:t xml:space="preserve">Additionally, </w:t>
      </w:r>
      <w:r w:rsidR="00CD3182">
        <w:rPr>
          <w:rFonts w:ascii="Times New Roman" w:hAnsi="Times New Roman" w:cs="Times New Roman"/>
          <w:color w:val="000000" w:themeColor="text1"/>
          <w:sz w:val="24"/>
          <w:szCs w:val="24"/>
          <w:lang w:val="en-US"/>
        </w:rPr>
        <w:t>the number of roadkills per segments decreased with increasing percentage of woodland cover around the road</w:t>
      </w:r>
      <w:r w:rsidRPr="00850320">
        <w:rPr>
          <w:rFonts w:ascii="Times New Roman" w:hAnsi="Times New Roman" w:cs="Times New Roman"/>
          <w:color w:val="000000" w:themeColor="text1"/>
          <w:sz w:val="24"/>
          <w:szCs w:val="24"/>
          <w:lang w:val="en-US"/>
        </w:rPr>
        <w:t xml:space="preserve"> (</w:t>
      </w:r>
      <w:r w:rsidR="00E644C1" w:rsidRPr="00850320">
        <w:rPr>
          <w:rFonts w:ascii="Times New Roman" w:hAnsi="Times New Roman" w:cs="Times New Roman"/>
          <w:color w:val="000000" w:themeColor="text1"/>
          <w:sz w:val="24"/>
          <w:szCs w:val="24"/>
          <w:lang w:val="en-US"/>
        </w:rPr>
        <w:t>β</w:t>
      </w:r>
      <w:r w:rsidR="00D20765">
        <w:rPr>
          <w:rFonts w:ascii="Times New Roman" w:hAnsi="Times New Roman" w:cs="Times New Roman"/>
          <w:i/>
          <w:color w:val="000000" w:themeColor="text1"/>
          <w:sz w:val="24"/>
          <w:szCs w:val="24"/>
          <w:vertAlign w:val="subscript"/>
          <w:lang w:val="en-US"/>
        </w:rPr>
        <w:t>Woodland</w:t>
      </w:r>
      <w:r w:rsidR="00E644C1" w:rsidRPr="00850320">
        <w:rPr>
          <w:rFonts w:ascii="Times New Roman" w:hAnsi="Times New Roman" w:cs="Times New Roman"/>
          <w:color w:val="000000" w:themeColor="text1"/>
          <w:sz w:val="24"/>
          <w:szCs w:val="24"/>
          <w:vertAlign w:val="subscript"/>
          <w:lang w:val="en-US"/>
        </w:rPr>
        <w:t xml:space="preserve"> </w:t>
      </w:r>
      <w:r w:rsidR="00E644C1" w:rsidRPr="00850320">
        <w:rPr>
          <w:rFonts w:ascii="Times New Roman" w:hAnsi="Times New Roman" w:cs="Times New Roman"/>
          <w:color w:val="000000" w:themeColor="text1"/>
          <w:sz w:val="24"/>
          <w:szCs w:val="24"/>
          <w:lang w:val="en-US"/>
        </w:rPr>
        <w:t xml:space="preserve">= </w:t>
      </w:r>
      <w:r w:rsidR="001B76B9">
        <w:rPr>
          <w:rFonts w:ascii="Times New Roman" w:hAnsi="Times New Roman" w:cs="Times New Roman"/>
          <w:color w:val="000000" w:themeColor="text1"/>
          <w:sz w:val="24"/>
          <w:szCs w:val="24"/>
          <w:lang w:val="en-US"/>
        </w:rPr>
        <w:t>-</w:t>
      </w:r>
      <w:r w:rsidR="00A1770E">
        <w:rPr>
          <w:rFonts w:ascii="Times New Roman" w:hAnsi="Times New Roman" w:cs="Times New Roman"/>
          <w:color w:val="000000" w:themeColor="text1"/>
          <w:sz w:val="24"/>
          <w:szCs w:val="24"/>
          <w:lang w:val="en-US"/>
        </w:rPr>
        <w:t>1</w:t>
      </w:r>
      <w:r w:rsidR="001B76B9">
        <w:rPr>
          <w:rFonts w:ascii="Times New Roman" w:hAnsi="Times New Roman" w:cs="Times New Roman"/>
          <w:color w:val="000000" w:themeColor="text1"/>
          <w:sz w:val="24"/>
          <w:szCs w:val="24"/>
          <w:lang w:val="en-US"/>
        </w:rPr>
        <w:t>.</w:t>
      </w:r>
      <w:r w:rsidR="00A1770E">
        <w:rPr>
          <w:rFonts w:ascii="Times New Roman" w:hAnsi="Times New Roman" w:cs="Times New Roman"/>
          <w:color w:val="000000" w:themeColor="text1"/>
          <w:sz w:val="24"/>
          <w:szCs w:val="24"/>
          <w:lang w:val="en-US"/>
        </w:rPr>
        <w:t>02</w:t>
      </w:r>
      <w:r w:rsidR="00E644C1" w:rsidRPr="00850320">
        <w:rPr>
          <w:rFonts w:ascii="Times New Roman" w:hAnsi="Times New Roman" w:cs="Times New Roman"/>
          <w:color w:val="000000" w:themeColor="text1"/>
          <w:sz w:val="24"/>
          <w:szCs w:val="24"/>
          <w:lang w:val="en-US"/>
        </w:rPr>
        <w:t xml:space="preserve"> ± 0.</w:t>
      </w:r>
      <w:r w:rsidR="001B76B9">
        <w:rPr>
          <w:rFonts w:ascii="Times New Roman" w:hAnsi="Times New Roman" w:cs="Times New Roman"/>
          <w:color w:val="000000" w:themeColor="text1"/>
          <w:sz w:val="24"/>
          <w:szCs w:val="24"/>
          <w:lang w:val="en-US"/>
        </w:rPr>
        <w:t>2</w:t>
      </w:r>
      <w:r w:rsidR="00A1770E">
        <w:rPr>
          <w:rFonts w:ascii="Times New Roman" w:hAnsi="Times New Roman" w:cs="Times New Roman"/>
          <w:color w:val="000000" w:themeColor="text1"/>
          <w:sz w:val="24"/>
          <w:szCs w:val="24"/>
          <w:lang w:val="en-US"/>
        </w:rPr>
        <w:t>3</w:t>
      </w:r>
      <w:r w:rsidR="00E644C1" w:rsidRPr="00850320">
        <w:rPr>
          <w:rFonts w:ascii="Times New Roman" w:hAnsi="Times New Roman" w:cs="Times New Roman"/>
          <w:color w:val="000000" w:themeColor="text1"/>
          <w:sz w:val="24"/>
          <w:szCs w:val="24"/>
          <w:lang w:val="en-US"/>
        </w:rPr>
        <w:t xml:space="preserve">, </w:t>
      </w:r>
      <w:r w:rsidR="00F75942" w:rsidRPr="00850320">
        <w:rPr>
          <w:rFonts w:ascii="Times New Roman" w:hAnsi="Times New Roman" w:cs="Times New Roman"/>
          <w:color w:val="000000" w:themeColor="text1"/>
          <w:sz w:val="24"/>
          <w:szCs w:val="24"/>
          <w:lang w:val="en-US"/>
        </w:rPr>
        <w:t xml:space="preserve">G = </w:t>
      </w:r>
      <w:r w:rsidR="00A1770E">
        <w:rPr>
          <w:rFonts w:ascii="Times New Roman" w:hAnsi="Times New Roman" w:cs="Times New Roman"/>
          <w:color w:val="000000" w:themeColor="text1"/>
          <w:sz w:val="24"/>
          <w:szCs w:val="24"/>
          <w:lang w:val="en-US"/>
        </w:rPr>
        <w:t>24</w:t>
      </w:r>
      <w:r w:rsidR="008E1FE3" w:rsidRPr="008E1FE3">
        <w:rPr>
          <w:rFonts w:ascii="Times New Roman" w:hAnsi="Times New Roman" w:cs="Times New Roman"/>
          <w:color w:val="000000" w:themeColor="text1"/>
          <w:sz w:val="24"/>
          <w:szCs w:val="24"/>
          <w:lang w:val="en-US"/>
        </w:rPr>
        <w:t>.</w:t>
      </w:r>
      <w:r w:rsidR="00831473">
        <w:rPr>
          <w:rFonts w:ascii="Times New Roman" w:hAnsi="Times New Roman" w:cs="Times New Roman"/>
          <w:color w:val="000000" w:themeColor="text1"/>
          <w:sz w:val="24"/>
          <w:szCs w:val="24"/>
          <w:lang w:val="en-US"/>
        </w:rPr>
        <w:t>1</w:t>
      </w:r>
      <w:r w:rsidR="00A1770E">
        <w:rPr>
          <w:rFonts w:ascii="Times New Roman" w:hAnsi="Times New Roman" w:cs="Times New Roman"/>
          <w:color w:val="000000" w:themeColor="text1"/>
          <w:sz w:val="24"/>
          <w:szCs w:val="24"/>
          <w:lang w:val="en-US"/>
        </w:rPr>
        <w:t>4</w:t>
      </w:r>
      <w:r w:rsidR="00F75942" w:rsidRPr="00850320">
        <w:rPr>
          <w:rFonts w:ascii="Times New Roman" w:hAnsi="Times New Roman" w:cs="Times New Roman"/>
          <w:color w:val="000000" w:themeColor="text1"/>
          <w:sz w:val="24"/>
          <w:szCs w:val="24"/>
          <w:lang w:val="en-US"/>
        </w:rPr>
        <w:t>, df =</w:t>
      </w:r>
      <w:r w:rsidR="008E1FE3">
        <w:rPr>
          <w:rFonts w:ascii="Times New Roman" w:hAnsi="Times New Roman" w:cs="Times New Roman"/>
          <w:color w:val="000000" w:themeColor="text1"/>
          <w:sz w:val="24"/>
          <w:szCs w:val="24"/>
          <w:lang w:val="en-US"/>
        </w:rPr>
        <w:t xml:space="preserve"> 516</w:t>
      </w:r>
      <w:r w:rsidR="00F75942" w:rsidRPr="00850320">
        <w:rPr>
          <w:rFonts w:ascii="Times New Roman" w:hAnsi="Times New Roman" w:cs="Times New Roman"/>
          <w:color w:val="000000" w:themeColor="text1"/>
          <w:sz w:val="24"/>
          <w:szCs w:val="24"/>
          <w:lang w:val="en-US"/>
        </w:rPr>
        <w:t xml:space="preserve">, </w:t>
      </w:r>
      <w:r w:rsidR="00E644C1" w:rsidRPr="00850320">
        <w:rPr>
          <w:rFonts w:ascii="Times New Roman" w:hAnsi="Times New Roman" w:cs="Times New Roman"/>
          <w:color w:val="000000" w:themeColor="text1"/>
          <w:sz w:val="24"/>
          <w:szCs w:val="24"/>
          <w:lang w:val="en-US"/>
        </w:rPr>
        <w:t xml:space="preserve">p </w:t>
      </w:r>
      <w:r w:rsidR="008E1FE3">
        <w:rPr>
          <w:rFonts w:ascii="Times New Roman" w:hAnsi="Times New Roman" w:cs="Times New Roman"/>
          <w:color w:val="000000" w:themeColor="text1"/>
          <w:sz w:val="24"/>
          <w:szCs w:val="24"/>
          <w:lang w:val="en-US"/>
        </w:rPr>
        <w:t>&lt;</w:t>
      </w:r>
      <w:r w:rsidR="00E644C1" w:rsidRPr="00850320">
        <w:rPr>
          <w:rFonts w:ascii="Times New Roman" w:hAnsi="Times New Roman" w:cs="Times New Roman"/>
          <w:color w:val="000000" w:themeColor="text1"/>
          <w:sz w:val="24"/>
          <w:szCs w:val="24"/>
          <w:lang w:val="en-US"/>
        </w:rPr>
        <w:t xml:space="preserve"> 0.</w:t>
      </w:r>
      <w:r w:rsidR="008E1FE3">
        <w:rPr>
          <w:rFonts w:ascii="Times New Roman" w:hAnsi="Times New Roman" w:cs="Times New Roman"/>
          <w:color w:val="000000" w:themeColor="text1"/>
          <w:sz w:val="24"/>
          <w:szCs w:val="24"/>
          <w:lang w:val="en-US"/>
        </w:rPr>
        <w:t xml:space="preserve">001, </w:t>
      </w:r>
      <w:r w:rsidR="008E1FE3" w:rsidRPr="00850320">
        <w:rPr>
          <w:rFonts w:ascii="Times New Roman" w:hAnsi="Times New Roman" w:cs="Times New Roman"/>
          <w:color w:val="000000" w:themeColor="text1"/>
          <w:sz w:val="24"/>
          <w:szCs w:val="24"/>
          <w:lang w:val="en-US"/>
        </w:rPr>
        <w:t>Fig. 2</w:t>
      </w:r>
      <w:r w:rsidR="008E1FE3">
        <w:rPr>
          <w:rFonts w:ascii="Times New Roman" w:hAnsi="Times New Roman" w:cs="Times New Roman"/>
          <w:color w:val="000000" w:themeColor="text1"/>
          <w:sz w:val="24"/>
          <w:szCs w:val="24"/>
          <w:lang w:val="en-US"/>
        </w:rPr>
        <w:t>d</w:t>
      </w:r>
      <w:r w:rsidR="00E644C1" w:rsidRPr="00850320">
        <w:rPr>
          <w:rFonts w:ascii="Times New Roman" w:hAnsi="Times New Roman" w:cs="Times New Roman"/>
          <w:color w:val="000000" w:themeColor="text1"/>
          <w:sz w:val="24"/>
          <w:szCs w:val="24"/>
          <w:lang w:val="en-US"/>
        </w:rPr>
        <w:t>).</w:t>
      </w:r>
    </w:p>
    <w:p w14:paraId="777CE50E" w14:textId="55C6FDA0" w:rsidR="008943EE" w:rsidRPr="00850320" w:rsidDel="003E37B0" w:rsidRDefault="00241A80">
      <w:pPr>
        <w:spacing w:line="600" w:lineRule="auto"/>
        <w:ind w:firstLine="709"/>
        <w:rPr>
          <w:del w:id="834" w:author="Hofer, Heribert" w:date="2022-03-07T07:34:00Z"/>
          <w:rFonts w:ascii="Times New Roman" w:hAnsi="Times New Roman" w:cs="Times New Roman"/>
          <w:color w:val="FF0000"/>
          <w:sz w:val="24"/>
          <w:szCs w:val="24"/>
          <w:lang w:val="en-US"/>
        </w:rPr>
        <w:pPrChange w:id="835" w:author="Benhaiem, Sarah" w:date="2022-03-17T12:23:00Z">
          <w:pPr>
            <w:spacing w:after="0" w:line="600" w:lineRule="auto"/>
            <w:ind w:firstLine="708"/>
          </w:pPr>
        </w:pPrChange>
      </w:pPr>
      <w:r w:rsidRPr="00031640">
        <w:rPr>
          <w:rFonts w:ascii="Times New Roman" w:hAnsi="Times New Roman" w:cs="Times New Roman"/>
          <w:color w:val="000000" w:themeColor="text1"/>
          <w:sz w:val="24"/>
          <w:szCs w:val="24"/>
          <w:lang w:val="en-US"/>
        </w:rPr>
        <w:t>Roadkill</w:t>
      </w:r>
      <w:r w:rsidR="008943EE" w:rsidRPr="00850320">
        <w:rPr>
          <w:rFonts w:ascii="Times New Roman" w:hAnsi="Times New Roman" w:cs="Times New Roman"/>
          <w:color w:val="000000" w:themeColor="text1"/>
          <w:sz w:val="24"/>
          <w:szCs w:val="24"/>
          <w:lang w:val="en-US"/>
        </w:rPr>
        <w:t>s were unevenly distributed over the months</w:t>
      </w:r>
      <w:ins w:id="836" w:author="Hofer, Heribert" w:date="2022-03-07T07:33:00Z">
        <w:r w:rsidR="003E37B0">
          <w:rPr>
            <w:rFonts w:ascii="Times New Roman" w:hAnsi="Times New Roman" w:cs="Times New Roman"/>
            <w:color w:val="000000" w:themeColor="text1"/>
            <w:sz w:val="24"/>
            <w:szCs w:val="24"/>
            <w:lang w:val="en-US"/>
          </w:rPr>
          <w:t>,</w:t>
        </w:r>
      </w:ins>
      <w:r w:rsidR="008943EE" w:rsidRPr="00850320">
        <w:rPr>
          <w:rFonts w:ascii="Times New Roman" w:hAnsi="Times New Roman" w:cs="Times New Roman"/>
          <w:color w:val="000000" w:themeColor="text1"/>
          <w:sz w:val="24"/>
          <w:szCs w:val="24"/>
          <w:lang w:val="en-US"/>
        </w:rPr>
        <w:t xml:space="preserve"> with a peak in March</w:t>
      </w:r>
      <w:ins w:id="837" w:author="Benhaiem, Sarah" w:date="2022-03-17T12:14:00Z">
        <w:r w:rsidR="00071D48">
          <w:rPr>
            <w:rFonts w:ascii="Times New Roman" w:hAnsi="Times New Roman" w:cs="Times New Roman"/>
            <w:color w:val="000000" w:themeColor="text1"/>
            <w:sz w:val="24"/>
            <w:szCs w:val="24"/>
            <w:lang w:val="en-US"/>
          </w:rPr>
          <w:t>-April</w:t>
        </w:r>
      </w:ins>
      <w:r w:rsidR="008943EE" w:rsidRPr="00850320">
        <w:rPr>
          <w:rFonts w:ascii="Times New Roman" w:hAnsi="Times New Roman" w:cs="Times New Roman"/>
          <w:color w:val="000000" w:themeColor="text1"/>
          <w:sz w:val="24"/>
          <w:szCs w:val="24"/>
          <w:lang w:val="en-US"/>
        </w:rPr>
        <w:t xml:space="preserve"> (Fig. 3a). </w:t>
      </w:r>
      <w:bookmarkStart w:id="838" w:name="_Hlk84856079"/>
      <w:ins w:id="839" w:author="Benhaiem, Sarah" w:date="2022-03-17T12:22:00Z">
        <w:r w:rsidR="00B72666">
          <w:rPr>
            <w:rFonts w:ascii="Times New Roman" w:hAnsi="Times New Roman" w:cs="Times New Roman"/>
            <w:color w:val="000000" w:themeColor="text1"/>
            <w:sz w:val="24"/>
            <w:szCs w:val="24"/>
            <w:lang w:val="en-US"/>
          </w:rPr>
          <w:t>There was</w:t>
        </w:r>
        <w:r w:rsidR="00B72666" w:rsidRPr="00850320">
          <w:rPr>
            <w:rFonts w:ascii="Times New Roman" w:hAnsi="Times New Roman" w:cs="Times New Roman"/>
            <w:color w:val="000000" w:themeColor="text1"/>
            <w:sz w:val="24"/>
            <w:szCs w:val="24"/>
            <w:lang w:val="en-US"/>
          </w:rPr>
          <w:t xml:space="preserve"> a </w:t>
        </w:r>
        <w:r w:rsidR="00B72666">
          <w:rPr>
            <w:rFonts w:ascii="Times New Roman" w:hAnsi="Times New Roman" w:cs="Times New Roman"/>
            <w:color w:val="000000" w:themeColor="text1"/>
            <w:sz w:val="24"/>
            <w:szCs w:val="24"/>
            <w:lang w:val="en-US"/>
          </w:rPr>
          <w:t xml:space="preserve">significant excess </w:t>
        </w:r>
      </w:ins>
      <w:ins w:id="840" w:author="Benhaiem, Sarah" w:date="2022-03-17T12:41:00Z">
        <w:r w:rsidR="00E51CE3">
          <w:rPr>
            <w:rFonts w:ascii="Times New Roman" w:hAnsi="Times New Roman" w:cs="Times New Roman"/>
            <w:color w:val="000000" w:themeColor="text1"/>
            <w:sz w:val="24"/>
            <w:szCs w:val="24"/>
            <w:lang w:val="en-US"/>
          </w:rPr>
          <w:t>in the observed number of</w:t>
        </w:r>
      </w:ins>
      <w:ins w:id="841" w:author="Benhaiem, Sarah" w:date="2022-03-17T12:22:00Z">
        <w:r w:rsidR="00B72666">
          <w:rPr>
            <w:rFonts w:ascii="Times New Roman" w:hAnsi="Times New Roman" w:cs="Times New Roman"/>
            <w:color w:val="000000" w:themeColor="text1"/>
            <w:sz w:val="24"/>
            <w:szCs w:val="24"/>
            <w:lang w:val="en-US"/>
          </w:rPr>
          <w:t xml:space="preserve"> roadkills of adults and subadults during the wet season, which corresponds to the time period when migratory herds are on the short-grass plains</w:t>
        </w:r>
      </w:ins>
      <w:ins w:id="842" w:author="Benhaiem, Sarah" w:date="2022-03-17T12:23:00Z">
        <w:r w:rsidR="00B72666">
          <w:rPr>
            <w:rFonts w:ascii="Times New Roman" w:hAnsi="Times New Roman" w:cs="Times New Roman"/>
            <w:color w:val="000000" w:themeColor="text1"/>
            <w:sz w:val="24"/>
            <w:szCs w:val="24"/>
            <w:lang w:val="en-US"/>
          </w:rPr>
          <w:t xml:space="preserve"> </w:t>
        </w:r>
      </w:ins>
      <w:del w:id="843" w:author="Benhaiem, Sarah" w:date="2022-03-17T12:23:00Z">
        <w:r w:rsidR="00397BA7" w:rsidDel="00B72666">
          <w:rPr>
            <w:rFonts w:ascii="Times New Roman" w:hAnsi="Times New Roman" w:cs="Times New Roman"/>
            <w:color w:val="000000" w:themeColor="text1"/>
            <w:sz w:val="24"/>
            <w:szCs w:val="24"/>
            <w:lang w:val="en-US"/>
          </w:rPr>
          <w:delText xml:space="preserve">When </w:delText>
        </w:r>
        <w:r w:rsidR="006C3ECB" w:rsidDel="00B72666">
          <w:rPr>
            <w:rFonts w:ascii="Times New Roman" w:hAnsi="Times New Roman" w:cs="Times New Roman"/>
            <w:color w:val="000000" w:themeColor="text1"/>
            <w:sz w:val="24"/>
            <w:szCs w:val="24"/>
            <w:lang w:val="en-US"/>
          </w:rPr>
          <w:delText>we considered</w:delText>
        </w:r>
        <w:r w:rsidR="00397BA7" w:rsidDel="00B72666">
          <w:rPr>
            <w:rFonts w:ascii="Times New Roman" w:hAnsi="Times New Roman" w:cs="Times New Roman"/>
            <w:color w:val="000000" w:themeColor="text1"/>
            <w:sz w:val="24"/>
            <w:szCs w:val="24"/>
            <w:lang w:val="en-US"/>
          </w:rPr>
          <w:delText xml:space="preserve"> the time periods </w:delText>
        </w:r>
      </w:del>
      <w:ins w:id="844" w:author="East, Marion" w:date="2022-03-11T11:23:00Z">
        <w:del w:id="845" w:author="Benhaiem, Sarah" w:date="2022-03-17T12:23:00Z">
          <w:r w:rsidR="00E5395C" w:rsidDel="00B72666">
            <w:rPr>
              <w:rFonts w:ascii="Times New Roman" w:hAnsi="Times New Roman" w:cs="Times New Roman"/>
              <w:color w:val="000000" w:themeColor="text1"/>
              <w:sz w:val="24"/>
              <w:szCs w:val="24"/>
              <w:lang w:val="en-US"/>
            </w:rPr>
            <w:delText>in relation to</w:delText>
          </w:r>
        </w:del>
      </w:ins>
      <w:del w:id="846" w:author="Benhaiem, Sarah" w:date="2022-03-17T12:23:00Z">
        <w:r w:rsidR="00397BA7" w:rsidDel="00B72666">
          <w:rPr>
            <w:rFonts w:ascii="Times New Roman" w:hAnsi="Times New Roman" w:cs="Times New Roman"/>
            <w:color w:val="000000" w:themeColor="text1"/>
            <w:sz w:val="24"/>
            <w:szCs w:val="24"/>
            <w:lang w:val="en-US"/>
          </w:rPr>
          <w:delText>defined by the loca</w:delText>
        </w:r>
      </w:del>
      <w:ins w:id="847" w:author="East, Marion" w:date="2022-03-11T11:23:00Z">
        <w:del w:id="848" w:author="Benhaiem, Sarah" w:date="2022-03-17T12:23:00Z">
          <w:r w:rsidR="00E5395C" w:rsidDel="00B72666">
            <w:rPr>
              <w:rFonts w:ascii="Times New Roman" w:hAnsi="Times New Roman" w:cs="Times New Roman"/>
              <w:color w:val="000000" w:themeColor="text1"/>
              <w:sz w:val="24"/>
              <w:szCs w:val="24"/>
              <w:lang w:val="en-US"/>
            </w:rPr>
            <w:delText>tion</w:delText>
          </w:r>
        </w:del>
      </w:ins>
      <w:del w:id="849" w:author="Benhaiem, Sarah" w:date="2022-03-17T12:23:00Z">
        <w:r w:rsidR="00397BA7" w:rsidDel="00B72666">
          <w:rPr>
            <w:rFonts w:ascii="Times New Roman" w:hAnsi="Times New Roman" w:cs="Times New Roman"/>
            <w:color w:val="000000" w:themeColor="text1"/>
            <w:sz w:val="24"/>
            <w:szCs w:val="24"/>
            <w:lang w:val="en-US"/>
          </w:rPr>
          <w:delText>lization of the migratory he</w:delText>
        </w:r>
        <w:r w:rsidR="006C3ECB" w:rsidDel="00B72666">
          <w:rPr>
            <w:rFonts w:ascii="Times New Roman" w:hAnsi="Times New Roman" w:cs="Times New Roman"/>
            <w:color w:val="000000" w:themeColor="text1"/>
            <w:sz w:val="24"/>
            <w:szCs w:val="24"/>
            <w:lang w:val="en-US"/>
          </w:rPr>
          <w:delText>rd</w:delText>
        </w:r>
      </w:del>
      <w:ins w:id="850" w:author="East, Marion" w:date="2022-03-14T17:25:00Z">
        <w:del w:id="851" w:author="Benhaiem, Sarah" w:date="2022-03-17T12:23:00Z">
          <w:r w:rsidR="0034362C" w:rsidDel="00B72666">
            <w:rPr>
              <w:rFonts w:ascii="Times New Roman" w:hAnsi="Times New Roman" w:cs="Times New Roman"/>
              <w:color w:val="000000" w:themeColor="text1"/>
              <w:sz w:val="24"/>
              <w:szCs w:val="24"/>
              <w:lang w:val="en-US"/>
            </w:rPr>
            <w:delText>s</w:delText>
          </w:r>
        </w:del>
      </w:ins>
      <w:del w:id="852" w:author="Benhaiem, Sarah" w:date="2022-03-17T12:23:00Z">
        <w:r w:rsidR="006C3ECB" w:rsidDel="00B72666">
          <w:rPr>
            <w:rFonts w:ascii="Times New Roman" w:hAnsi="Times New Roman" w:cs="Times New Roman"/>
            <w:color w:val="000000" w:themeColor="text1"/>
            <w:sz w:val="24"/>
            <w:szCs w:val="24"/>
            <w:lang w:val="en-US"/>
          </w:rPr>
          <w:delText>,</w:delText>
        </w:r>
        <w:r w:rsidR="008943EE" w:rsidRPr="00850320" w:rsidDel="00B72666">
          <w:rPr>
            <w:rFonts w:ascii="Times New Roman" w:hAnsi="Times New Roman" w:cs="Times New Roman"/>
            <w:color w:val="000000" w:themeColor="text1"/>
            <w:sz w:val="24"/>
            <w:szCs w:val="24"/>
            <w:lang w:val="en-US"/>
          </w:rPr>
          <w:delText xml:space="preserve"> there w</w:delText>
        </w:r>
      </w:del>
      <w:ins w:id="853" w:author="East, Marion" w:date="2022-03-11T11:25:00Z">
        <w:del w:id="854" w:author="Benhaiem, Sarah" w:date="2022-03-17T12:23:00Z">
          <w:r w:rsidR="00E5395C" w:rsidDel="00B72666">
            <w:rPr>
              <w:rFonts w:ascii="Times New Roman" w:hAnsi="Times New Roman" w:cs="Times New Roman"/>
              <w:color w:val="000000" w:themeColor="text1"/>
              <w:sz w:val="24"/>
              <w:szCs w:val="24"/>
              <w:lang w:val="en-US"/>
            </w:rPr>
            <w:delText>ere more</w:delText>
          </w:r>
        </w:del>
      </w:ins>
      <w:del w:id="855" w:author="Benhaiem, Sarah" w:date="2022-03-17T12:23:00Z">
        <w:r w:rsidR="008943EE" w:rsidRPr="00850320" w:rsidDel="00B72666">
          <w:rPr>
            <w:rFonts w:ascii="Times New Roman" w:hAnsi="Times New Roman" w:cs="Times New Roman"/>
            <w:color w:val="000000" w:themeColor="text1"/>
            <w:sz w:val="24"/>
            <w:szCs w:val="24"/>
            <w:lang w:val="en-US"/>
          </w:rPr>
          <w:delText xml:space="preserve">as a </w:delText>
        </w:r>
        <w:r w:rsidR="006C3ECB" w:rsidDel="00B72666">
          <w:rPr>
            <w:rFonts w:ascii="Times New Roman" w:hAnsi="Times New Roman" w:cs="Times New Roman"/>
            <w:color w:val="000000" w:themeColor="text1"/>
            <w:sz w:val="24"/>
            <w:szCs w:val="24"/>
            <w:lang w:val="en-US"/>
          </w:rPr>
          <w:delText>significant excess of roadkills</w:delText>
        </w:r>
        <w:r w:rsidR="00286F44" w:rsidDel="00B72666">
          <w:rPr>
            <w:rFonts w:ascii="Times New Roman" w:hAnsi="Times New Roman" w:cs="Times New Roman"/>
            <w:color w:val="000000" w:themeColor="text1"/>
            <w:sz w:val="24"/>
            <w:szCs w:val="24"/>
            <w:lang w:val="en-US"/>
          </w:rPr>
          <w:delText xml:space="preserve"> of </w:delText>
        </w:r>
        <w:r w:rsidR="00286F44" w:rsidDel="00B72666">
          <w:rPr>
            <w:rFonts w:ascii="Times New Roman" w:hAnsi="Times New Roman" w:cs="Times New Roman"/>
            <w:color w:val="000000" w:themeColor="text1"/>
            <w:sz w:val="24"/>
            <w:szCs w:val="24"/>
            <w:lang w:val="en-US"/>
          </w:rPr>
          <w:lastRenderedPageBreak/>
          <w:delText>adults and subadults</w:delText>
        </w:r>
        <w:r w:rsidR="006C3ECB" w:rsidDel="00B72666">
          <w:rPr>
            <w:rFonts w:ascii="Times New Roman" w:hAnsi="Times New Roman" w:cs="Times New Roman"/>
            <w:color w:val="000000" w:themeColor="text1"/>
            <w:sz w:val="24"/>
            <w:szCs w:val="24"/>
            <w:lang w:val="en-US"/>
          </w:rPr>
          <w:delText xml:space="preserve"> in the period during </w:delText>
        </w:r>
      </w:del>
      <w:ins w:id="856" w:author="East, Marion" w:date="2022-03-11T11:27:00Z">
        <w:del w:id="857" w:author="Benhaiem, Sarah" w:date="2022-03-17T12:23:00Z">
          <w:r w:rsidR="00E5395C" w:rsidDel="00B72666">
            <w:rPr>
              <w:rFonts w:ascii="Times New Roman" w:hAnsi="Times New Roman" w:cs="Times New Roman"/>
              <w:color w:val="000000" w:themeColor="text1"/>
              <w:sz w:val="24"/>
              <w:szCs w:val="24"/>
              <w:lang w:val="en-US"/>
            </w:rPr>
            <w:delText xml:space="preserve">the months when </w:delText>
          </w:r>
        </w:del>
      </w:ins>
      <w:del w:id="858" w:author="Benhaiem, Sarah" w:date="2022-03-17T12:23:00Z">
        <w:r w:rsidR="006C3ECB" w:rsidDel="00B72666">
          <w:rPr>
            <w:rFonts w:ascii="Times New Roman" w:hAnsi="Times New Roman" w:cs="Times New Roman"/>
            <w:color w:val="000000" w:themeColor="text1"/>
            <w:sz w:val="24"/>
            <w:szCs w:val="24"/>
            <w:lang w:val="en-US"/>
          </w:rPr>
          <w:delText xml:space="preserve">which the migratory herds are </w:delText>
        </w:r>
      </w:del>
      <w:ins w:id="859" w:author="East, Marion" w:date="2022-03-11T11:28:00Z">
        <w:del w:id="860" w:author="Benhaiem, Sarah" w:date="2022-03-17T12:23:00Z">
          <w:r w:rsidR="00E5395C" w:rsidDel="00B72666">
            <w:rPr>
              <w:rFonts w:ascii="Times New Roman" w:hAnsi="Times New Roman" w:cs="Times New Roman"/>
              <w:color w:val="000000" w:themeColor="text1"/>
              <w:sz w:val="24"/>
              <w:szCs w:val="24"/>
              <w:lang w:val="en-US"/>
            </w:rPr>
            <w:delText>o</w:delText>
          </w:r>
        </w:del>
      </w:ins>
      <w:del w:id="861" w:author="Benhaiem, Sarah" w:date="2022-03-17T12:23:00Z">
        <w:r w:rsidR="006C3ECB" w:rsidDel="00B72666">
          <w:rPr>
            <w:rFonts w:ascii="Times New Roman" w:hAnsi="Times New Roman" w:cs="Times New Roman"/>
            <w:color w:val="000000" w:themeColor="text1"/>
            <w:sz w:val="24"/>
            <w:szCs w:val="24"/>
            <w:lang w:val="en-US"/>
          </w:rPr>
          <w:delText>in the short</w:delText>
        </w:r>
      </w:del>
      <w:del w:id="862" w:author="Benhaiem, Sarah" w:date="2022-03-17T12:08:00Z">
        <w:r w:rsidR="006C3ECB" w:rsidDel="00071D48">
          <w:rPr>
            <w:rFonts w:ascii="Times New Roman" w:hAnsi="Times New Roman" w:cs="Times New Roman"/>
            <w:color w:val="000000" w:themeColor="text1"/>
            <w:sz w:val="24"/>
            <w:szCs w:val="24"/>
            <w:lang w:val="en-US"/>
          </w:rPr>
          <w:delText xml:space="preserve"> </w:delText>
        </w:r>
      </w:del>
      <w:del w:id="863" w:author="Benhaiem, Sarah" w:date="2022-03-17T12:23:00Z">
        <w:r w:rsidR="006C3ECB" w:rsidDel="00B72666">
          <w:rPr>
            <w:rFonts w:ascii="Times New Roman" w:hAnsi="Times New Roman" w:cs="Times New Roman"/>
            <w:color w:val="000000" w:themeColor="text1"/>
            <w:sz w:val="24"/>
            <w:szCs w:val="24"/>
            <w:lang w:val="en-US"/>
          </w:rPr>
          <w:delText>grass plains</w:delText>
        </w:r>
      </w:del>
      <w:del w:id="864" w:author="Benhaiem, Sarah" w:date="2022-03-17T12:15:00Z">
        <w:r w:rsidR="006C3ECB" w:rsidDel="00F04016">
          <w:rPr>
            <w:rFonts w:ascii="Times New Roman" w:hAnsi="Times New Roman" w:cs="Times New Roman"/>
            <w:color w:val="000000" w:themeColor="text1"/>
            <w:sz w:val="24"/>
            <w:szCs w:val="24"/>
            <w:lang w:val="en-US"/>
          </w:rPr>
          <w:delText xml:space="preserve"> </w:delText>
        </w:r>
      </w:del>
      <w:r w:rsidR="008943EE" w:rsidRPr="009C5017">
        <w:rPr>
          <w:rFonts w:ascii="Times New Roman" w:hAnsi="Times New Roman" w:cs="Times New Roman"/>
          <w:color w:val="000000" w:themeColor="text1"/>
          <w:sz w:val="24"/>
          <w:szCs w:val="24"/>
          <w:lang w:val="en-US"/>
        </w:rPr>
        <w:t>(</w:t>
      </w:r>
      <w:r w:rsidR="006C3ECB" w:rsidRPr="009C5017">
        <w:rPr>
          <w:rFonts w:ascii="Times New Roman" w:hAnsi="Times New Roman" w:cs="Times New Roman"/>
          <w:color w:val="000000" w:themeColor="text1"/>
          <w:sz w:val="24"/>
          <w:szCs w:val="24"/>
          <w:lang w:val="en-US"/>
        </w:rPr>
        <w:t>binomial</w:t>
      </w:r>
      <w:r w:rsidR="008943EE" w:rsidRPr="009C5017">
        <w:rPr>
          <w:rFonts w:ascii="Times New Roman" w:hAnsi="Times New Roman" w:cs="Times New Roman"/>
          <w:color w:val="000000" w:themeColor="text1"/>
          <w:sz w:val="24"/>
          <w:szCs w:val="24"/>
          <w:lang w:val="en-US"/>
        </w:rPr>
        <w:t xml:space="preserve"> test, n = </w:t>
      </w:r>
      <w:r w:rsidR="004C5E97" w:rsidRPr="009C5017">
        <w:rPr>
          <w:rFonts w:ascii="Times New Roman" w:hAnsi="Times New Roman" w:cs="Times New Roman"/>
          <w:color w:val="000000" w:themeColor="text1"/>
          <w:sz w:val="24"/>
          <w:szCs w:val="24"/>
          <w:lang w:val="en-US"/>
        </w:rPr>
        <w:t>5</w:t>
      </w:r>
      <w:r w:rsidR="009C5017" w:rsidRPr="009C5017">
        <w:rPr>
          <w:rFonts w:ascii="Times New Roman" w:hAnsi="Times New Roman" w:cs="Times New Roman"/>
          <w:color w:val="000000" w:themeColor="text1"/>
          <w:sz w:val="24"/>
          <w:szCs w:val="24"/>
          <w:lang w:val="en-US"/>
        </w:rPr>
        <w:t>2</w:t>
      </w:r>
      <w:r w:rsidR="008943EE" w:rsidRPr="009C5017">
        <w:rPr>
          <w:rFonts w:ascii="Times New Roman" w:hAnsi="Times New Roman" w:cs="Times New Roman"/>
          <w:color w:val="000000" w:themeColor="text1"/>
          <w:sz w:val="24"/>
          <w:szCs w:val="24"/>
          <w:lang w:val="en-US"/>
        </w:rPr>
        <w:t xml:space="preserve">, p </w:t>
      </w:r>
      <w:r w:rsidR="0051090D" w:rsidRPr="009C5017">
        <w:rPr>
          <w:rFonts w:ascii="Times New Roman" w:hAnsi="Times New Roman" w:cs="Times New Roman"/>
          <w:color w:val="000000" w:themeColor="text1"/>
          <w:sz w:val="24"/>
          <w:szCs w:val="24"/>
          <w:lang w:val="en-US"/>
        </w:rPr>
        <w:t>&lt;</w:t>
      </w:r>
      <w:r w:rsidR="008943EE" w:rsidRPr="009C5017">
        <w:rPr>
          <w:rFonts w:ascii="Times New Roman" w:hAnsi="Times New Roman" w:cs="Times New Roman"/>
          <w:color w:val="000000" w:themeColor="text1"/>
          <w:sz w:val="24"/>
          <w:szCs w:val="24"/>
          <w:lang w:val="en-US"/>
        </w:rPr>
        <w:t xml:space="preserve"> 0.0</w:t>
      </w:r>
      <w:r w:rsidR="0051090D" w:rsidRPr="009C5017">
        <w:rPr>
          <w:rFonts w:ascii="Times New Roman" w:hAnsi="Times New Roman" w:cs="Times New Roman"/>
          <w:color w:val="000000" w:themeColor="text1"/>
          <w:sz w:val="24"/>
          <w:szCs w:val="24"/>
          <w:lang w:val="en-US"/>
        </w:rPr>
        <w:t>1</w:t>
      </w:r>
      <w:r w:rsidR="008943EE" w:rsidRPr="009C5017">
        <w:rPr>
          <w:rFonts w:ascii="Times New Roman" w:hAnsi="Times New Roman" w:cs="Times New Roman"/>
          <w:color w:val="000000" w:themeColor="text1"/>
          <w:sz w:val="24"/>
          <w:szCs w:val="24"/>
          <w:lang w:val="en-US"/>
        </w:rPr>
        <w:t>, Fig. 3b)</w:t>
      </w:r>
      <w:r w:rsidR="006C3ECB" w:rsidRPr="009C5017">
        <w:rPr>
          <w:rFonts w:ascii="Times New Roman" w:hAnsi="Times New Roman" w:cs="Times New Roman"/>
          <w:color w:val="000000" w:themeColor="text1"/>
          <w:sz w:val="24"/>
          <w:szCs w:val="24"/>
          <w:lang w:val="en-US"/>
        </w:rPr>
        <w:t>.</w:t>
      </w:r>
      <w:ins w:id="865" w:author="Hofer, Heribert" w:date="2022-03-07T07:34:00Z">
        <w:r w:rsidR="003E37B0">
          <w:rPr>
            <w:rFonts w:ascii="Times New Roman" w:hAnsi="Times New Roman" w:cs="Times New Roman"/>
            <w:color w:val="000000" w:themeColor="text1"/>
            <w:sz w:val="24"/>
            <w:szCs w:val="24"/>
            <w:lang w:val="en-US"/>
          </w:rPr>
          <w:t xml:space="preserve"> </w:t>
        </w:r>
      </w:ins>
    </w:p>
    <w:p w14:paraId="58930D89" w14:textId="7A04A7D3" w:rsidR="00EE2A36" w:rsidRPr="00850320" w:rsidRDefault="006B2CF0">
      <w:pPr>
        <w:spacing w:line="600" w:lineRule="auto"/>
        <w:ind w:firstLine="709"/>
        <w:rPr>
          <w:rFonts w:ascii="Times New Roman" w:hAnsi="Times New Roman" w:cs="Times New Roman"/>
          <w:color w:val="000000" w:themeColor="text1"/>
          <w:sz w:val="24"/>
          <w:szCs w:val="24"/>
          <w:lang w:val="en-US"/>
        </w:rPr>
        <w:pPrChange w:id="866" w:author="Benhaiem, Sarah" w:date="2022-03-17T12:23:00Z">
          <w:pPr>
            <w:spacing w:line="600" w:lineRule="auto"/>
            <w:ind w:firstLine="708"/>
          </w:pPr>
        </w:pPrChange>
      </w:pPr>
      <w:bookmarkStart w:id="867" w:name="_Hlk50738316"/>
      <w:bookmarkEnd w:id="808"/>
      <w:bookmarkEnd w:id="838"/>
      <w:r w:rsidRPr="00850320">
        <w:rPr>
          <w:rFonts w:ascii="Times New Roman" w:hAnsi="Times New Roman" w:cs="Times New Roman"/>
          <w:color w:val="000000" w:themeColor="text1"/>
          <w:sz w:val="24"/>
          <w:szCs w:val="24"/>
          <w:lang w:val="en-US"/>
        </w:rPr>
        <w:t xml:space="preserve">The </w:t>
      </w:r>
      <w:r w:rsidR="0058486F" w:rsidRPr="00850320">
        <w:rPr>
          <w:rFonts w:ascii="Times New Roman" w:hAnsi="Times New Roman" w:cs="Times New Roman"/>
          <w:color w:val="000000" w:themeColor="text1"/>
          <w:sz w:val="24"/>
          <w:szCs w:val="24"/>
          <w:lang w:val="en-US"/>
        </w:rPr>
        <w:t xml:space="preserve">location of </w:t>
      </w:r>
      <w:r w:rsidR="00241A80" w:rsidRPr="00850320">
        <w:rPr>
          <w:rFonts w:ascii="Times New Roman" w:hAnsi="Times New Roman" w:cs="Times New Roman"/>
          <w:color w:val="000000" w:themeColor="text1"/>
          <w:sz w:val="24"/>
          <w:szCs w:val="24"/>
          <w:lang w:val="en-US"/>
        </w:rPr>
        <w:t>roadkill</w:t>
      </w:r>
      <w:r w:rsidR="00281C02" w:rsidRPr="00850320">
        <w:rPr>
          <w:rFonts w:ascii="Times New Roman" w:hAnsi="Times New Roman" w:cs="Times New Roman"/>
          <w:color w:val="000000" w:themeColor="text1"/>
          <w:sz w:val="24"/>
          <w:szCs w:val="24"/>
          <w:lang w:val="en-US"/>
        </w:rPr>
        <w:t>s</w:t>
      </w:r>
      <w:r w:rsidR="0058486F" w:rsidRPr="00850320">
        <w:rPr>
          <w:rFonts w:ascii="Times New Roman" w:hAnsi="Times New Roman" w:cs="Times New Roman"/>
          <w:color w:val="000000" w:themeColor="text1"/>
          <w:sz w:val="24"/>
          <w:szCs w:val="24"/>
          <w:lang w:val="en-US"/>
        </w:rPr>
        <w:t xml:space="preserve"> of adults and subadults </w:t>
      </w:r>
      <w:r w:rsidR="00876C80" w:rsidRPr="00850320">
        <w:rPr>
          <w:rFonts w:ascii="Times New Roman" w:hAnsi="Times New Roman" w:cs="Times New Roman"/>
          <w:color w:val="000000" w:themeColor="text1"/>
          <w:sz w:val="24"/>
          <w:szCs w:val="24"/>
          <w:lang w:val="en-US"/>
        </w:rPr>
        <w:t xml:space="preserve">changed with </w:t>
      </w:r>
      <w:r w:rsidR="00E54870">
        <w:rPr>
          <w:rFonts w:ascii="Times New Roman" w:hAnsi="Times New Roman" w:cs="Times New Roman"/>
          <w:color w:val="000000" w:themeColor="text1"/>
          <w:sz w:val="24"/>
          <w:szCs w:val="24"/>
          <w:lang w:val="en-US"/>
        </w:rPr>
        <w:t xml:space="preserve">the location of </w:t>
      </w:r>
      <w:del w:id="868" w:author="Hofer, Heribert" w:date="2022-03-07T07:34:00Z">
        <w:r w:rsidR="00E54870" w:rsidDel="003E37B0">
          <w:rPr>
            <w:rFonts w:ascii="Times New Roman" w:hAnsi="Times New Roman" w:cs="Times New Roman"/>
            <w:color w:val="000000" w:themeColor="text1"/>
            <w:sz w:val="24"/>
            <w:szCs w:val="24"/>
            <w:lang w:val="en-US"/>
          </w:rPr>
          <w:delText xml:space="preserve">the </w:delText>
        </w:r>
      </w:del>
      <w:r w:rsidR="00E54870">
        <w:rPr>
          <w:rFonts w:ascii="Times New Roman" w:hAnsi="Times New Roman" w:cs="Times New Roman"/>
          <w:color w:val="000000" w:themeColor="text1"/>
          <w:sz w:val="24"/>
          <w:szCs w:val="24"/>
          <w:lang w:val="en-US"/>
        </w:rPr>
        <w:t>migratory herbivores</w:t>
      </w:r>
      <w:r w:rsidR="00F175DB" w:rsidRPr="00850320">
        <w:rPr>
          <w:rFonts w:ascii="Times New Roman" w:hAnsi="Times New Roman" w:cs="Times New Roman"/>
          <w:color w:val="000000" w:themeColor="text1"/>
          <w:sz w:val="24"/>
          <w:szCs w:val="24"/>
          <w:lang w:val="en-US"/>
        </w:rPr>
        <w:t>.</w:t>
      </w:r>
      <w:r w:rsidR="00FE22CE">
        <w:rPr>
          <w:rFonts w:ascii="Times New Roman" w:hAnsi="Times New Roman" w:cs="Times New Roman"/>
          <w:color w:val="000000" w:themeColor="text1"/>
          <w:sz w:val="24"/>
          <w:szCs w:val="24"/>
          <w:lang w:val="en-US"/>
        </w:rPr>
        <w:t xml:space="preserve"> When </w:t>
      </w:r>
      <w:ins w:id="869" w:author="East, Marion" w:date="2022-03-11T11:29:00Z">
        <w:r w:rsidR="00C63239">
          <w:rPr>
            <w:rFonts w:ascii="Times New Roman" w:hAnsi="Times New Roman" w:cs="Times New Roman"/>
            <w:color w:val="000000" w:themeColor="text1"/>
            <w:sz w:val="24"/>
            <w:szCs w:val="24"/>
            <w:lang w:val="en-US"/>
          </w:rPr>
          <w:t xml:space="preserve">migratory </w:t>
        </w:r>
      </w:ins>
      <w:r w:rsidR="00FE22CE">
        <w:rPr>
          <w:rFonts w:ascii="Times New Roman" w:hAnsi="Times New Roman" w:cs="Times New Roman"/>
          <w:color w:val="000000" w:themeColor="text1"/>
          <w:sz w:val="24"/>
          <w:szCs w:val="24"/>
          <w:lang w:val="en-US"/>
        </w:rPr>
        <w:t>herds were on the short-grass plains</w:t>
      </w:r>
      <w:r w:rsidR="004F0030">
        <w:rPr>
          <w:rFonts w:ascii="Times New Roman" w:hAnsi="Times New Roman" w:cs="Times New Roman"/>
          <w:color w:val="000000" w:themeColor="text1"/>
          <w:sz w:val="24"/>
          <w:szCs w:val="24"/>
          <w:lang w:val="en-US"/>
        </w:rPr>
        <w:t xml:space="preserve"> in the south</w:t>
      </w:r>
      <w:del w:id="870" w:author="Hofer, Heribert" w:date="2022-03-07T07:34:00Z">
        <w:r w:rsidR="004F0030" w:rsidDel="003E37B0">
          <w:rPr>
            <w:rFonts w:ascii="Times New Roman" w:hAnsi="Times New Roman" w:cs="Times New Roman"/>
            <w:color w:val="000000" w:themeColor="text1"/>
            <w:sz w:val="24"/>
            <w:szCs w:val="24"/>
            <w:lang w:val="en-US"/>
          </w:rPr>
          <w:delText>-</w:delText>
        </w:r>
      </w:del>
      <w:r w:rsidR="004F0030">
        <w:rPr>
          <w:rFonts w:ascii="Times New Roman" w:hAnsi="Times New Roman" w:cs="Times New Roman"/>
          <w:color w:val="000000" w:themeColor="text1"/>
          <w:sz w:val="24"/>
          <w:szCs w:val="24"/>
          <w:lang w:val="en-US"/>
        </w:rPr>
        <w:t>east</w:t>
      </w:r>
      <w:r w:rsidR="00FE22CE">
        <w:rPr>
          <w:rFonts w:ascii="Times New Roman" w:hAnsi="Times New Roman" w:cs="Times New Roman"/>
          <w:color w:val="000000" w:themeColor="text1"/>
          <w:sz w:val="24"/>
          <w:szCs w:val="24"/>
          <w:lang w:val="en-US"/>
        </w:rPr>
        <w:t>,</w:t>
      </w:r>
      <w:r w:rsidR="00EE2A36" w:rsidRPr="00850320">
        <w:rPr>
          <w:rFonts w:ascii="Times New Roman" w:hAnsi="Times New Roman" w:cs="Times New Roman"/>
          <w:color w:val="000000" w:themeColor="text1"/>
          <w:sz w:val="24"/>
          <w:szCs w:val="24"/>
          <w:lang w:val="en-US"/>
        </w:rPr>
        <w:t xml:space="preserve"> the median latitude</w:t>
      </w:r>
      <w:r w:rsidR="004F0030">
        <w:rPr>
          <w:rFonts w:ascii="Times New Roman" w:hAnsi="Times New Roman" w:cs="Times New Roman"/>
          <w:color w:val="000000" w:themeColor="text1"/>
          <w:sz w:val="24"/>
          <w:szCs w:val="24"/>
          <w:lang w:val="en-US"/>
        </w:rPr>
        <w:t xml:space="preserve"> and longitude</w:t>
      </w:r>
      <w:r w:rsidR="00EE2A36" w:rsidRPr="00850320">
        <w:rPr>
          <w:rFonts w:ascii="Times New Roman" w:hAnsi="Times New Roman" w:cs="Times New Roman"/>
          <w:color w:val="000000" w:themeColor="text1"/>
          <w:sz w:val="24"/>
          <w:szCs w:val="24"/>
          <w:lang w:val="en-US"/>
        </w:rPr>
        <w:t xml:space="preserve"> of </w:t>
      </w:r>
      <w:r w:rsidR="004F0030">
        <w:rPr>
          <w:rFonts w:ascii="Times New Roman" w:hAnsi="Times New Roman" w:cs="Times New Roman"/>
          <w:color w:val="000000" w:themeColor="text1"/>
          <w:sz w:val="24"/>
          <w:szCs w:val="24"/>
          <w:lang w:val="en-US"/>
        </w:rPr>
        <w:t>roadkills</w:t>
      </w:r>
      <w:r w:rsidR="00EE2A36" w:rsidRPr="00850320">
        <w:rPr>
          <w:rFonts w:ascii="Times New Roman" w:hAnsi="Times New Roman" w:cs="Times New Roman"/>
          <w:color w:val="000000" w:themeColor="text1"/>
          <w:sz w:val="24"/>
          <w:szCs w:val="24"/>
          <w:lang w:val="en-US"/>
        </w:rPr>
        <w:t xml:space="preserve"> w</w:t>
      </w:r>
      <w:r w:rsidR="004F0030">
        <w:rPr>
          <w:rFonts w:ascii="Times New Roman" w:hAnsi="Times New Roman" w:cs="Times New Roman"/>
          <w:color w:val="000000" w:themeColor="text1"/>
          <w:sz w:val="24"/>
          <w:szCs w:val="24"/>
          <w:lang w:val="en-US"/>
        </w:rPr>
        <w:t xml:space="preserve">ere </w:t>
      </w:r>
      <w:del w:id="871" w:author="Hofer, Heribert" w:date="2022-03-07T07:34:00Z">
        <w:r w:rsidR="004F0030" w:rsidDel="003E37B0">
          <w:rPr>
            <w:rFonts w:ascii="Times New Roman" w:hAnsi="Times New Roman" w:cs="Times New Roman"/>
            <w:color w:val="000000" w:themeColor="text1"/>
            <w:sz w:val="24"/>
            <w:szCs w:val="24"/>
            <w:lang w:val="en-US"/>
          </w:rPr>
          <w:delText>respectively</w:delText>
        </w:r>
        <w:r w:rsidR="00EE2A36" w:rsidRPr="00850320" w:rsidDel="003E37B0">
          <w:rPr>
            <w:rFonts w:ascii="Times New Roman" w:hAnsi="Times New Roman" w:cs="Times New Roman"/>
            <w:color w:val="000000" w:themeColor="text1"/>
            <w:sz w:val="24"/>
            <w:szCs w:val="24"/>
            <w:lang w:val="en-US"/>
          </w:rPr>
          <w:delText xml:space="preserve"> </w:delText>
        </w:r>
      </w:del>
      <w:r w:rsidR="00B101D9" w:rsidRPr="00850320">
        <w:rPr>
          <w:rFonts w:ascii="Times New Roman" w:hAnsi="Times New Roman" w:cs="Times New Roman"/>
          <w:color w:val="000000" w:themeColor="text1"/>
          <w:sz w:val="24"/>
          <w:szCs w:val="24"/>
          <w:lang w:val="en-US"/>
        </w:rPr>
        <w:t>0.</w:t>
      </w:r>
      <w:r w:rsidR="004C5E97">
        <w:rPr>
          <w:rFonts w:ascii="Times New Roman" w:hAnsi="Times New Roman" w:cs="Times New Roman"/>
          <w:color w:val="000000" w:themeColor="text1"/>
          <w:sz w:val="24"/>
          <w:szCs w:val="24"/>
          <w:lang w:val="en-US"/>
        </w:rPr>
        <w:t>11</w:t>
      </w:r>
      <w:r w:rsidR="00B101D9" w:rsidRPr="00850320">
        <w:rPr>
          <w:rFonts w:ascii="Times New Roman" w:hAnsi="Times New Roman" w:cs="Times New Roman"/>
          <w:color w:val="000000" w:themeColor="text1"/>
          <w:sz w:val="24"/>
          <w:szCs w:val="24"/>
          <w:lang w:val="en-US"/>
        </w:rPr>
        <w:t xml:space="preserve">° </w:t>
      </w:r>
      <w:r w:rsidR="00B101D9">
        <w:rPr>
          <w:rFonts w:ascii="Times New Roman" w:hAnsi="Times New Roman" w:cs="Times New Roman"/>
          <w:color w:val="000000" w:themeColor="text1"/>
          <w:sz w:val="24"/>
          <w:szCs w:val="24"/>
          <w:lang w:val="en-US"/>
        </w:rPr>
        <w:t>and 0.</w:t>
      </w:r>
      <w:r w:rsidR="00B101D9" w:rsidRPr="004E5C33">
        <w:rPr>
          <w:rFonts w:ascii="Times New Roman" w:hAnsi="Times New Roman" w:cs="Times New Roman"/>
          <w:color w:val="000000" w:themeColor="text1"/>
          <w:sz w:val="24"/>
          <w:szCs w:val="24"/>
          <w:lang w:val="en-US"/>
        </w:rPr>
        <w:t>0</w:t>
      </w:r>
      <w:r w:rsidR="00B101D9">
        <w:rPr>
          <w:rFonts w:ascii="Times New Roman" w:hAnsi="Times New Roman" w:cs="Times New Roman"/>
          <w:color w:val="000000" w:themeColor="text1"/>
          <w:sz w:val="24"/>
          <w:szCs w:val="24"/>
          <w:lang w:val="en-US"/>
        </w:rPr>
        <w:t>7</w:t>
      </w:r>
      <w:r w:rsidR="00B101D9" w:rsidRPr="004E5C33">
        <w:rPr>
          <w:rFonts w:ascii="Times New Roman" w:hAnsi="Times New Roman" w:cs="Times New Roman"/>
          <w:color w:val="000000" w:themeColor="text1"/>
          <w:sz w:val="24"/>
          <w:szCs w:val="24"/>
          <w:lang w:val="en-US"/>
        </w:rPr>
        <w:t>°</w:t>
      </w:r>
      <w:r w:rsidR="00B101D9">
        <w:rPr>
          <w:rFonts w:ascii="Times New Roman" w:hAnsi="Times New Roman" w:cs="Times New Roman"/>
          <w:color w:val="000000" w:themeColor="text1"/>
          <w:sz w:val="24"/>
          <w:szCs w:val="24"/>
          <w:lang w:val="en-US"/>
        </w:rPr>
        <w:t xml:space="preserve"> (</w:t>
      </w:r>
      <w:r w:rsidR="00B101D9" w:rsidRPr="00850320">
        <w:rPr>
          <w:rFonts w:ascii="Times New Roman" w:hAnsi="Times New Roman" w:cs="Times New Roman"/>
          <w:color w:val="000000" w:themeColor="text1"/>
          <w:sz w:val="24"/>
          <w:szCs w:val="24"/>
          <w:lang w:val="en-US"/>
        </w:rPr>
        <w:t xml:space="preserve">or </w:t>
      </w:r>
      <w:r w:rsidR="004C5E97">
        <w:rPr>
          <w:rFonts w:ascii="Times New Roman" w:hAnsi="Times New Roman" w:cs="Times New Roman"/>
          <w:color w:val="000000" w:themeColor="text1"/>
          <w:sz w:val="24"/>
          <w:szCs w:val="24"/>
          <w:lang w:val="en-US"/>
        </w:rPr>
        <w:t>12.2</w:t>
      </w:r>
      <w:ins w:id="872" w:author="Hofer, Heribert" w:date="2022-03-07T07:34:00Z">
        <w:r w:rsidR="003E37B0">
          <w:rPr>
            <w:rFonts w:ascii="Times New Roman" w:hAnsi="Times New Roman" w:cs="Times New Roman"/>
            <w:color w:val="000000" w:themeColor="text1"/>
            <w:sz w:val="24"/>
            <w:szCs w:val="24"/>
            <w:lang w:val="en-US"/>
          </w:rPr>
          <w:t xml:space="preserve"> </w:t>
        </w:r>
      </w:ins>
      <w:r w:rsidR="00B101D9" w:rsidRPr="00850320">
        <w:rPr>
          <w:rFonts w:ascii="Times New Roman" w:hAnsi="Times New Roman" w:cs="Times New Roman"/>
          <w:color w:val="000000" w:themeColor="text1"/>
          <w:sz w:val="24"/>
          <w:szCs w:val="24"/>
          <w:lang w:val="en-US"/>
        </w:rPr>
        <w:t>km</w:t>
      </w:r>
      <w:r w:rsidR="00B101D9">
        <w:rPr>
          <w:rFonts w:ascii="Times New Roman" w:hAnsi="Times New Roman" w:cs="Times New Roman"/>
          <w:color w:val="000000" w:themeColor="text1"/>
          <w:sz w:val="24"/>
          <w:szCs w:val="24"/>
          <w:lang w:val="en-US"/>
        </w:rPr>
        <w:t xml:space="preserve"> and </w:t>
      </w:r>
      <w:r w:rsidR="004C5E97">
        <w:rPr>
          <w:rFonts w:ascii="Times New Roman" w:hAnsi="Times New Roman" w:cs="Times New Roman"/>
          <w:color w:val="000000" w:themeColor="text1"/>
          <w:sz w:val="24"/>
          <w:szCs w:val="24"/>
          <w:lang w:val="en-US"/>
        </w:rPr>
        <w:t>8.2</w:t>
      </w:r>
      <w:ins w:id="873" w:author="Hofer, Heribert" w:date="2022-03-07T07:34:00Z">
        <w:r w:rsidR="003E37B0">
          <w:rPr>
            <w:rFonts w:ascii="Times New Roman" w:hAnsi="Times New Roman" w:cs="Times New Roman"/>
            <w:color w:val="000000" w:themeColor="text1"/>
            <w:sz w:val="24"/>
            <w:szCs w:val="24"/>
            <w:lang w:val="en-US"/>
          </w:rPr>
          <w:t xml:space="preserve"> </w:t>
        </w:r>
      </w:ins>
      <w:r w:rsidR="00B101D9">
        <w:rPr>
          <w:rFonts w:ascii="Times New Roman" w:hAnsi="Times New Roman" w:cs="Times New Roman"/>
          <w:color w:val="000000" w:themeColor="text1"/>
          <w:sz w:val="24"/>
          <w:szCs w:val="24"/>
          <w:lang w:val="en-US"/>
        </w:rPr>
        <w:t>km)</w:t>
      </w:r>
      <w:r w:rsidR="00B101D9" w:rsidRPr="00850320">
        <w:rPr>
          <w:rFonts w:ascii="Times New Roman" w:hAnsi="Times New Roman" w:cs="Times New Roman"/>
          <w:color w:val="000000" w:themeColor="text1"/>
          <w:sz w:val="24"/>
          <w:szCs w:val="24"/>
          <w:lang w:val="en-US"/>
        </w:rPr>
        <w:t xml:space="preserve"> </w:t>
      </w:r>
      <w:r w:rsidR="00EE2A36" w:rsidRPr="00850320">
        <w:rPr>
          <w:rFonts w:ascii="Times New Roman" w:hAnsi="Times New Roman" w:cs="Times New Roman"/>
          <w:color w:val="000000" w:themeColor="text1"/>
          <w:sz w:val="24"/>
          <w:szCs w:val="24"/>
          <w:lang w:val="en-US"/>
        </w:rPr>
        <w:t xml:space="preserve">further south </w:t>
      </w:r>
      <w:r w:rsidR="004F0030">
        <w:rPr>
          <w:rFonts w:ascii="Times New Roman" w:hAnsi="Times New Roman" w:cs="Times New Roman"/>
          <w:color w:val="000000" w:themeColor="text1"/>
          <w:sz w:val="24"/>
          <w:szCs w:val="24"/>
          <w:lang w:val="en-US"/>
        </w:rPr>
        <w:t xml:space="preserve">and east </w:t>
      </w:r>
      <w:r w:rsidR="00EE2A36" w:rsidRPr="00850320">
        <w:rPr>
          <w:rFonts w:ascii="Times New Roman" w:hAnsi="Times New Roman" w:cs="Times New Roman"/>
          <w:color w:val="000000" w:themeColor="text1"/>
          <w:sz w:val="24"/>
          <w:szCs w:val="24"/>
          <w:lang w:val="en-US"/>
        </w:rPr>
        <w:t xml:space="preserve">than </w:t>
      </w:r>
      <w:r w:rsidR="00FE22CE">
        <w:rPr>
          <w:rFonts w:ascii="Times New Roman" w:hAnsi="Times New Roman" w:cs="Times New Roman"/>
          <w:color w:val="000000" w:themeColor="text1"/>
          <w:sz w:val="24"/>
          <w:szCs w:val="24"/>
          <w:lang w:val="en-US"/>
        </w:rPr>
        <w:t>when the herds were in their dry season refuge</w:t>
      </w:r>
      <w:r w:rsidR="004F0030">
        <w:rPr>
          <w:rFonts w:ascii="Times New Roman" w:hAnsi="Times New Roman" w:cs="Times New Roman"/>
          <w:color w:val="000000" w:themeColor="text1"/>
          <w:sz w:val="24"/>
          <w:szCs w:val="24"/>
          <w:lang w:val="en-US"/>
        </w:rPr>
        <w:t xml:space="preserve"> </w:t>
      </w:r>
      <w:r w:rsidRPr="00850320">
        <w:rPr>
          <w:rFonts w:ascii="Times New Roman" w:hAnsi="Times New Roman" w:cs="Times New Roman"/>
          <w:color w:val="000000" w:themeColor="text1"/>
          <w:sz w:val="24"/>
          <w:szCs w:val="24"/>
          <w:lang w:val="en-US"/>
        </w:rPr>
        <w:t>(</w:t>
      </w:r>
      <w:r w:rsidR="008922B3">
        <w:rPr>
          <w:rFonts w:ascii="Times New Roman" w:hAnsi="Times New Roman" w:cs="Times New Roman"/>
          <w:color w:val="000000" w:themeColor="text1"/>
          <w:sz w:val="24"/>
          <w:szCs w:val="24"/>
          <w:lang w:val="en-US"/>
        </w:rPr>
        <w:t xml:space="preserve">two-sample Wilcoxon test, </w:t>
      </w:r>
      <w:r w:rsidR="005A3706">
        <w:rPr>
          <w:rFonts w:ascii="Times New Roman" w:hAnsi="Times New Roman" w:cs="Times New Roman"/>
          <w:color w:val="000000" w:themeColor="text1"/>
          <w:sz w:val="24"/>
          <w:szCs w:val="24"/>
          <w:lang w:val="en-US"/>
        </w:rPr>
        <w:t xml:space="preserve">n = </w:t>
      </w:r>
      <w:r w:rsidR="004C5E97">
        <w:rPr>
          <w:rFonts w:ascii="Times New Roman" w:hAnsi="Times New Roman" w:cs="Times New Roman"/>
          <w:color w:val="000000" w:themeColor="text1"/>
          <w:sz w:val="24"/>
          <w:szCs w:val="24"/>
          <w:lang w:val="en-US"/>
        </w:rPr>
        <w:t>41</w:t>
      </w:r>
      <w:r w:rsidR="00EC6B82">
        <w:rPr>
          <w:rFonts w:ascii="Times New Roman" w:hAnsi="Times New Roman" w:cs="Times New Roman"/>
          <w:color w:val="000000" w:themeColor="text1"/>
          <w:sz w:val="24"/>
          <w:szCs w:val="24"/>
          <w:lang w:val="en-US"/>
        </w:rPr>
        <w:t xml:space="preserve">, </w:t>
      </w:r>
      <w:r w:rsidR="00963920" w:rsidRPr="004C5E97">
        <w:rPr>
          <w:rFonts w:ascii="Times New Roman" w:hAnsi="Times New Roman" w:cs="Times New Roman"/>
          <w:color w:val="000000" w:themeColor="text1"/>
          <w:sz w:val="24"/>
          <w:szCs w:val="24"/>
          <w:lang w:val="en-US"/>
        </w:rPr>
        <w:t xml:space="preserve">W = </w:t>
      </w:r>
      <w:r w:rsidR="0019655A" w:rsidRPr="004C5E97">
        <w:rPr>
          <w:rFonts w:ascii="Times New Roman" w:hAnsi="Times New Roman" w:cs="Times New Roman"/>
          <w:color w:val="000000" w:themeColor="text1"/>
          <w:sz w:val="24"/>
          <w:szCs w:val="24"/>
          <w:lang w:val="en-US"/>
        </w:rPr>
        <w:t>352</w:t>
      </w:r>
      <w:r w:rsidR="00963920" w:rsidRPr="004C5E97">
        <w:rPr>
          <w:rFonts w:ascii="Times New Roman" w:hAnsi="Times New Roman" w:cs="Times New Roman"/>
          <w:color w:val="000000" w:themeColor="text1"/>
          <w:sz w:val="24"/>
          <w:szCs w:val="24"/>
          <w:lang w:val="en-US"/>
        </w:rPr>
        <w:t xml:space="preserve">, </w:t>
      </w:r>
      <w:r w:rsidR="0058486F" w:rsidRPr="004C5E97">
        <w:rPr>
          <w:rFonts w:ascii="Times New Roman" w:hAnsi="Times New Roman" w:cs="Times New Roman"/>
          <w:color w:val="000000" w:themeColor="text1"/>
          <w:sz w:val="24"/>
          <w:szCs w:val="24"/>
          <w:lang w:val="en-US"/>
        </w:rPr>
        <w:t xml:space="preserve">p </w:t>
      </w:r>
      <w:r w:rsidR="004C5E97" w:rsidRPr="004C5E97">
        <w:rPr>
          <w:rFonts w:ascii="Times New Roman" w:hAnsi="Times New Roman" w:cs="Times New Roman"/>
          <w:color w:val="000000" w:themeColor="text1"/>
          <w:sz w:val="24"/>
          <w:szCs w:val="24"/>
          <w:lang w:val="en-US"/>
        </w:rPr>
        <w:t xml:space="preserve">= </w:t>
      </w:r>
      <w:r w:rsidR="004E5C33" w:rsidRPr="004C5E97">
        <w:rPr>
          <w:rFonts w:ascii="Times New Roman" w:hAnsi="Times New Roman" w:cs="Times New Roman"/>
          <w:color w:val="000000" w:themeColor="text1"/>
          <w:sz w:val="24"/>
          <w:szCs w:val="24"/>
          <w:lang w:val="en-US"/>
        </w:rPr>
        <w:t>0.0</w:t>
      </w:r>
      <w:r w:rsidR="004C5E97" w:rsidRPr="004C5E97">
        <w:rPr>
          <w:rFonts w:ascii="Times New Roman" w:hAnsi="Times New Roman" w:cs="Times New Roman"/>
          <w:color w:val="000000" w:themeColor="text1"/>
          <w:sz w:val="24"/>
          <w:szCs w:val="24"/>
          <w:lang w:val="en-US"/>
        </w:rPr>
        <w:t>2</w:t>
      </w:r>
      <w:r w:rsidR="00963920" w:rsidRPr="004C5E97">
        <w:rPr>
          <w:rFonts w:ascii="Times New Roman" w:hAnsi="Times New Roman" w:cs="Times New Roman"/>
          <w:color w:val="000000" w:themeColor="text1"/>
          <w:sz w:val="24"/>
          <w:szCs w:val="24"/>
          <w:lang w:val="en-US"/>
        </w:rPr>
        <w:t xml:space="preserve">, </w:t>
      </w:r>
      <w:r w:rsidR="00A33D39" w:rsidRPr="004C5E97">
        <w:rPr>
          <w:rFonts w:ascii="Times New Roman" w:hAnsi="Times New Roman" w:cs="Times New Roman"/>
          <w:color w:val="000000" w:themeColor="text1"/>
          <w:sz w:val="24"/>
          <w:szCs w:val="24"/>
          <w:lang w:val="en-US"/>
        </w:rPr>
        <w:t xml:space="preserve">and </w:t>
      </w:r>
      <w:r w:rsidR="00963920" w:rsidRPr="004C5E97">
        <w:rPr>
          <w:rFonts w:ascii="Times New Roman" w:hAnsi="Times New Roman" w:cs="Times New Roman"/>
          <w:color w:val="000000" w:themeColor="text1"/>
          <w:sz w:val="24"/>
          <w:szCs w:val="24"/>
          <w:lang w:val="en-US"/>
        </w:rPr>
        <w:t xml:space="preserve">W = </w:t>
      </w:r>
      <w:r w:rsidR="004C5E97" w:rsidRPr="004C5E97">
        <w:rPr>
          <w:rFonts w:ascii="Times New Roman" w:hAnsi="Times New Roman" w:cs="Times New Roman"/>
          <w:color w:val="000000" w:themeColor="text1"/>
          <w:sz w:val="24"/>
          <w:szCs w:val="24"/>
          <w:lang w:val="en-US"/>
        </w:rPr>
        <w:t>86</w:t>
      </w:r>
      <w:r w:rsidR="00963920" w:rsidRPr="004C5E97">
        <w:rPr>
          <w:rFonts w:ascii="Times New Roman" w:hAnsi="Times New Roman" w:cs="Times New Roman"/>
          <w:color w:val="000000" w:themeColor="text1"/>
          <w:sz w:val="24"/>
          <w:szCs w:val="24"/>
          <w:lang w:val="en-US"/>
        </w:rPr>
        <w:t xml:space="preserve">, </w:t>
      </w:r>
      <w:r w:rsidR="004F0030" w:rsidRPr="004C5E97">
        <w:rPr>
          <w:rFonts w:ascii="Times New Roman" w:hAnsi="Times New Roman" w:cs="Times New Roman"/>
          <w:color w:val="000000" w:themeColor="text1"/>
          <w:sz w:val="24"/>
          <w:szCs w:val="24"/>
          <w:lang w:val="en-US"/>
        </w:rPr>
        <w:t xml:space="preserve">p </w:t>
      </w:r>
      <w:r w:rsidR="004C5E97" w:rsidRPr="004C5E97">
        <w:rPr>
          <w:rFonts w:ascii="Times New Roman" w:hAnsi="Times New Roman" w:cs="Times New Roman"/>
          <w:color w:val="000000" w:themeColor="text1"/>
          <w:sz w:val="24"/>
          <w:szCs w:val="24"/>
          <w:lang w:val="en-US"/>
        </w:rPr>
        <w:t>=</w:t>
      </w:r>
      <w:r w:rsidR="004E5C33" w:rsidRPr="004C5E97">
        <w:rPr>
          <w:rFonts w:ascii="Times New Roman" w:hAnsi="Times New Roman" w:cs="Times New Roman"/>
          <w:color w:val="000000" w:themeColor="text1"/>
          <w:sz w:val="24"/>
          <w:szCs w:val="24"/>
          <w:lang w:val="en-US"/>
        </w:rPr>
        <w:t xml:space="preserve"> 0.001</w:t>
      </w:r>
      <w:ins w:id="874" w:author="Hofer, Heribert" w:date="2022-03-07T07:34:00Z">
        <w:r w:rsidR="003E37B0">
          <w:rPr>
            <w:rFonts w:ascii="Times New Roman" w:hAnsi="Times New Roman" w:cs="Times New Roman"/>
            <w:color w:val="000000" w:themeColor="text1"/>
            <w:sz w:val="24"/>
            <w:szCs w:val="24"/>
            <w:lang w:val="en-US"/>
          </w:rPr>
          <w:t>,</w:t>
        </w:r>
      </w:ins>
      <w:r w:rsidR="004F0030">
        <w:rPr>
          <w:rFonts w:ascii="Times New Roman" w:hAnsi="Times New Roman" w:cs="Times New Roman"/>
          <w:color w:val="000000" w:themeColor="text1"/>
          <w:sz w:val="24"/>
          <w:szCs w:val="24"/>
          <w:lang w:val="en-US"/>
        </w:rPr>
        <w:t xml:space="preserve"> respectively</w:t>
      </w:r>
      <w:r w:rsidR="00963920">
        <w:rPr>
          <w:rFonts w:ascii="Times New Roman" w:hAnsi="Times New Roman" w:cs="Times New Roman"/>
          <w:color w:val="000000" w:themeColor="text1"/>
          <w:sz w:val="24"/>
          <w:szCs w:val="24"/>
          <w:lang w:val="en-US"/>
        </w:rPr>
        <w:t>,</w:t>
      </w:r>
      <w:r w:rsidR="00EE2A36" w:rsidRPr="00850320">
        <w:rPr>
          <w:rFonts w:ascii="Times New Roman" w:hAnsi="Times New Roman" w:cs="Times New Roman"/>
          <w:color w:val="000000" w:themeColor="text1"/>
          <w:sz w:val="24"/>
          <w:szCs w:val="24"/>
          <w:lang w:val="en-US"/>
        </w:rPr>
        <w:t xml:space="preserve"> Fig. 3</w:t>
      </w:r>
      <w:r w:rsidR="00BD2011" w:rsidRPr="00850320">
        <w:rPr>
          <w:rFonts w:ascii="Times New Roman" w:hAnsi="Times New Roman" w:cs="Times New Roman"/>
          <w:color w:val="000000" w:themeColor="text1"/>
          <w:sz w:val="24"/>
          <w:szCs w:val="24"/>
          <w:lang w:val="en-US"/>
        </w:rPr>
        <w:t>c</w:t>
      </w:r>
      <w:r w:rsidR="00EE2A36" w:rsidRPr="00850320">
        <w:rPr>
          <w:rFonts w:ascii="Times New Roman" w:hAnsi="Times New Roman" w:cs="Times New Roman"/>
          <w:color w:val="000000" w:themeColor="text1"/>
          <w:sz w:val="24"/>
          <w:szCs w:val="24"/>
          <w:lang w:val="en-US"/>
        </w:rPr>
        <w:t>).</w:t>
      </w:r>
    </w:p>
    <w:bookmarkEnd w:id="867"/>
    <w:p w14:paraId="2BCBE86A" w14:textId="0FDD087C" w:rsidR="008B4F67" w:rsidRPr="00850320" w:rsidRDefault="00241A80" w:rsidP="008B4F67">
      <w:pPr>
        <w:spacing w:line="600" w:lineRule="auto"/>
        <w:ind w:firstLine="708"/>
        <w:rPr>
          <w:rFonts w:ascii="Times New Roman" w:hAnsi="Times New Roman" w:cs="Times New Roman"/>
          <w:color w:val="000000" w:themeColor="text1"/>
          <w:sz w:val="24"/>
          <w:szCs w:val="24"/>
          <w:lang w:val="en-US"/>
        </w:rPr>
      </w:pPr>
      <w:r w:rsidRPr="00850320">
        <w:rPr>
          <w:rFonts w:ascii="Times New Roman" w:hAnsi="Times New Roman" w:cs="Times New Roman"/>
          <w:color w:val="000000" w:themeColor="text1"/>
          <w:sz w:val="24"/>
          <w:szCs w:val="24"/>
          <w:lang w:val="en-US"/>
        </w:rPr>
        <w:t>Roadkill</w:t>
      </w:r>
      <w:r w:rsidR="00281C02" w:rsidRPr="00850320">
        <w:rPr>
          <w:rFonts w:ascii="Times New Roman" w:hAnsi="Times New Roman" w:cs="Times New Roman"/>
          <w:color w:val="000000" w:themeColor="text1"/>
          <w:sz w:val="24"/>
          <w:szCs w:val="24"/>
          <w:lang w:val="en-US"/>
        </w:rPr>
        <w:t>s</w:t>
      </w:r>
      <w:r w:rsidR="00EE2A36" w:rsidRPr="00850320">
        <w:rPr>
          <w:rFonts w:ascii="Times New Roman" w:hAnsi="Times New Roman" w:cs="Times New Roman"/>
          <w:color w:val="000000" w:themeColor="text1"/>
          <w:sz w:val="24"/>
          <w:szCs w:val="24"/>
          <w:lang w:val="en-US"/>
        </w:rPr>
        <w:t xml:space="preserve"> consisted </w:t>
      </w:r>
      <w:r w:rsidR="00EE2A36" w:rsidRPr="00F40FA8">
        <w:rPr>
          <w:rFonts w:ascii="Times New Roman" w:hAnsi="Times New Roman" w:cs="Times New Roman"/>
          <w:color w:val="000000" w:themeColor="text1"/>
          <w:sz w:val="24"/>
          <w:szCs w:val="24"/>
          <w:lang w:val="en-US"/>
        </w:rPr>
        <w:t xml:space="preserve">of </w:t>
      </w:r>
      <w:r w:rsidR="00C50B43" w:rsidRPr="00F40FA8">
        <w:rPr>
          <w:rFonts w:ascii="Times New Roman" w:hAnsi="Times New Roman" w:cs="Times New Roman"/>
          <w:color w:val="000000" w:themeColor="text1"/>
          <w:sz w:val="24"/>
          <w:szCs w:val="24"/>
          <w:lang w:val="en-US"/>
        </w:rPr>
        <w:t>5</w:t>
      </w:r>
      <w:r w:rsidR="009C5017" w:rsidRPr="00F40FA8">
        <w:rPr>
          <w:rFonts w:ascii="Times New Roman" w:hAnsi="Times New Roman" w:cs="Times New Roman"/>
          <w:color w:val="000000" w:themeColor="text1"/>
          <w:sz w:val="24"/>
          <w:szCs w:val="24"/>
          <w:lang w:val="en-US"/>
        </w:rPr>
        <w:t>6</w:t>
      </w:r>
      <w:r w:rsidR="00EE2A36" w:rsidRPr="00F40FA8">
        <w:rPr>
          <w:rFonts w:ascii="Times New Roman" w:hAnsi="Times New Roman" w:cs="Times New Roman"/>
          <w:color w:val="000000" w:themeColor="text1"/>
          <w:sz w:val="24"/>
          <w:szCs w:val="24"/>
          <w:lang w:val="en-US"/>
        </w:rPr>
        <w:t xml:space="preserve"> adults, 1</w:t>
      </w:r>
      <w:r w:rsidR="004E5C33" w:rsidRPr="00F40FA8">
        <w:rPr>
          <w:rFonts w:ascii="Times New Roman" w:hAnsi="Times New Roman" w:cs="Times New Roman"/>
          <w:color w:val="000000" w:themeColor="text1"/>
          <w:sz w:val="24"/>
          <w:szCs w:val="24"/>
          <w:lang w:val="en-US"/>
        </w:rPr>
        <w:t>6</w:t>
      </w:r>
      <w:r w:rsidR="00EE2A36" w:rsidRPr="00F40FA8">
        <w:rPr>
          <w:rFonts w:ascii="Times New Roman" w:hAnsi="Times New Roman" w:cs="Times New Roman"/>
          <w:color w:val="000000" w:themeColor="text1"/>
          <w:sz w:val="24"/>
          <w:szCs w:val="24"/>
          <w:lang w:val="en-US"/>
        </w:rPr>
        <w:t xml:space="preserve"> subadult</w:t>
      </w:r>
      <w:r w:rsidR="00AB72D6" w:rsidRPr="00F40FA8">
        <w:rPr>
          <w:rFonts w:ascii="Times New Roman" w:hAnsi="Times New Roman" w:cs="Times New Roman"/>
          <w:color w:val="000000" w:themeColor="text1"/>
          <w:sz w:val="24"/>
          <w:szCs w:val="24"/>
          <w:lang w:val="en-US"/>
        </w:rPr>
        <w:t>s</w:t>
      </w:r>
      <w:r w:rsidR="00EE2A36" w:rsidRPr="00F40FA8">
        <w:rPr>
          <w:rFonts w:ascii="Times New Roman" w:hAnsi="Times New Roman" w:cs="Times New Roman"/>
          <w:color w:val="000000" w:themeColor="text1"/>
          <w:sz w:val="24"/>
          <w:szCs w:val="24"/>
          <w:lang w:val="en-US"/>
        </w:rPr>
        <w:t>, 7 cubs</w:t>
      </w:r>
      <w:del w:id="875" w:author="Benhaiem, Sarah" w:date="2022-03-17T12:43:00Z">
        <w:r w:rsidR="00EE2A36" w:rsidRPr="00F40FA8" w:rsidDel="001F528F">
          <w:rPr>
            <w:rFonts w:ascii="Times New Roman" w:hAnsi="Times New Roman" w:cs="Times New Roman"/>
            <w:color w:val="000000" w:themeColor="text1"/>
            <w:sz w:val="24"/>
            <w:szCs w:val="24"/>
            <w:lang w:val="en-US"/>
          </w:rPr>
          <w:delText>,</w:delText>
        </w:r>
      </w:del>
      <w:r w:rsidR="00EE2A36" w:rsidRPr="00F40FA8">
        <w:rPr>
          <w:rFonts w:ascii="Times New Roman" w:hAnsi="Times New Roman" w:cs="Times New Roman"/>
          <w:color w:val="000000" w:themeColor="text1"/>
          <w:sz w:val="24"/>
          <w:szCs w:val="24"/>
          <w:lang w:val="en-US"/>
        </w:rPr>
        <w:t xml:space="preserve"> and </w:t>
      </w:r>
      <w:r w:rsidR="004E5C33" w:rsidRPr="00F40FA8">
        <w:rPr>
          <w:rFonts w:ascii="Times New Roman" w:hAnsi="Times New Roman" w:cs="Times New Roman"/>
          <w:color w:val="000000" w:themeColor="text1"/>
          <w:sz w:val="24"/>
          <w:szCs w:val="24"/>
          <w:lang w:val="en-US"/>
        </w:rPr>
        <w:t>8</w:t>
      </w:r>
      <w:r w:rsidR="00EE2A36" w:rsidRPr="00963920">
        <w:rPr>
          <w:rFonts w:ascii="Times New Roman" w:hAnsi="Times New Roman" w:cs="Times New Roman"/>
          <w:color w:val="000000" w:themeColor="text1"/>
          <w:sz w:val="24"/>
          <w:szCs w:val="24"/>
          <w:lang w:val="en-US"/>
        </w:rPr>
        <w:t xml:space="preserve"> individuals </w:t>
      </w:r>
      <w:r w:rsidR="009222C5" w:rsidRPr="00963920">
        <w:rPr>
          <w:rFonts w:ascii="Times New Roman" w:hAnsi="Times New Roman" w:cs="Times New Roman"/>
          <w:color w:val="000000" w:themeColor="text1"/>
          <w:sz w:val="24"/>
          <w:szCs w:val="24"/>
          <w:lang w:val="en-US"/>
        </w:rPr>
        <w:t>whose</w:t>
      </w:r>
      <w:r w:rsidR="00EE2A36" w:rsidRPr="00850320">
        <w:rPr>
          <w:rFonts w:ascii="Times New Roman" w:hAnsi="Times New Roman" w:cs="Times New Roman"/>
          <w:color w:val="000000" w:themeColor="text1"/>
          <w:sz w:val="24"/>
          <w:szCs w:val="24"/>
          <w:lang w:val="en-US"/>
        </w:rPr>
        <w:t xml:space="preserve"> age</w:t>
      </w:r>
      <w:r w:rsidR="009222C5">
        <w:rPr>
          <w:rFonts w:ascii="Times New Roman" w:hAnsi="Times New Roman" w:cs="Times New Roman"/>
          <w:color w:val="000000" w:themeColor="text1"/>
          <w:sz w:val="24"/>
          <w:szCs w:val="24"/>
          <w:lang w:val="en-US"/>
        </w:rPr>
        <w:t xml:space="preserve"> was not reported</w:t>
      </w:r>
      <w:r w:rsidR="00BA60D2">
        <w:rPr>
          <w:rFonts w:ascii="Times New Roman" w:hAnsi="Times New Roman" w:cs="Times New Roman"/>
          <w:color w:val="000000" w:themeColor="text1"/>
          <w:sz w:val="24"/>
          <w:szCs w:val="24"/>
          <w:lang w:val="en-US"/>
        </w:rPr>
        <w:t xml:space="preserve"> and who were considered</w:t>
      </w:r>
      <w:ins w:id="876" w:author="Hofer, Heribert" w:date="2022-03-07T07:35:00Z">
        <w:r w:rsidR="003E37B0">
          <w:rPr>
            <w:rFonts w:ascii="Times New Roman" w:hAnsi="Times New Roman" w:cs="Times New Roman"/>
            <w:color w:val="000000" w:themeColor="text1"/>
            <w:sz w:val="24"/>
            <w:szCs w:val="24"/>
            <w:lang w:val="en-US"/>
          </w:rPr>
          <w:t xml:space="preserve"> to be</w:t>
        </w:r>
      </w:ins>
      <w:r w:rsidR="00BA60D2">
        <w:rPr>
          <w:rFonts w:ascii="Times New Roman" w:hAnsi="Times New Roman" w:cs="Times New Roman"/>
          <w:color w:val="000000" w:themeColor="text1"/>
          <w:sz w:val="24"/>
          <w:szCs w:val="24"/>
          <w:lang w:val="en-US"/>
        </w:rPr>
        <w:t xml:space="preserve"> adults</w:t>
      </w:r>
      <w:r w:rsidR="00EE2A36" w:rsidRPr="00850320">
        <w:rPr>
          <w:rFonts w:ascii="Times New Roman" w:hAnsi="Times New Roman" w:cs="Times New Roman"/>
          <w:color w:val="000000" w:themeColor="text1"/>
          <w:sz w:val="24"/>
          <w:szCs w:val="24"/>
          <w:lang w:val="en-US"/>
        </w:rPr>
        <w:t>. Compared to the representation of each of these age classes in</w:t>
      </w:r>
      <w:r w:rsidR="008A5F0C" w:rsidRPr="00850320">
        <w:rPr>
          <w:rFonts w:ascii="Times New Roman" w:hAnsi="Times New Roman" w:cs="Times New Roman"/>
          <w:color w:val="000000" w:themeColor="text1"/>
          <w:sz w:val="24"/>
          <w:szCs w:val="24"/>
          <w:lang w:val="en-US"/>
        </w:rPr>
        <w:t xml:space="preserve"> </w:t>
      </w:r>
      <w:r w:rsidR="00EE2A36" w:rsidRPr="00850320">
        <w:rPr>
          <w:rFonts w:ascii="Times New Roman" w:hAnsi="Times New Roman" w:cs="Times New Roman"/>
          <w:color w:val="000000" w:themeColor="text1"/>
          <w:sz w:val="24"/>
          <w:szCs w:val="24"/>
          <w:lang w:val="en-US"/>
        </w:rPr>
        <w:t>the population over the study period (66% adults, 13% subadults and 21% cubs</w:t>
      </w:r>
      <w:r w:rsidR="00CB56C5" w:rsidRPr="00850320">
        <w:rPr>
          <w:rFonts w:ascii="Times New Roman" w:hAnsi="Times New Roman" w:cs="Times New Roman"/>
          <w:color w:val="000000" w:themeColor="text1"/>
          <w:sz w:val="24"/>
          <w:szCs w:val="24"/>
          <w:lang w:val="en-US"/>
        </w:rPr>
        <w:t>, n</w:t>
      </w:r>
      <w:r w:rsidR="00E644C1" w:rsidRPr="00850320">
        <w:rPr>
          <w:rFonts w:ascii="Times New Roman" w:hAnsi="Times New Roman" w:cs="Times New Roman"/>
          <w:color w:val="000000" w:themeColor="text1"/>
          <w:sz w:val="24"/>
          <w:szCs w:val="24"/>
          <w:lang w:val="en-US"/>
        </w:rPr>
        <w:t> </w:t>
      </w:r>
      <w:r w:rsidR="00CB56C5" w:rsidRPr="00850320">
        <w:rPr>
          <w:rFonts w:ascii="Times New Roman" w:hAnsi="Times New Roman" w:cs="Times New Roman"/>
          <w:color w:val="000000" w:themeColor="text1"/>
          <w:sz w:val="24"/>
          <w:szCs w:val="24"/>
          <w:lang w:val="en-US"/>
        </w:rPr>
        <w:t>=</w:t>
      </w:r>
      <w:r w:rsidR="00E644C1" w:rsidRPr="00850320">
        <w:rPr>
          <w:rFonts w:ascii="Times New Roman" w:hAnsi="Times New Roman" w:cs="Times New Roman"/>
          <w:color w:val="000000" w:themeColor="text1"/>
          <w:sz w:val="24"/>
          <w:szCs w:val="24"/>
          <w:lang w:val="en-US"/>
        </w:rPr>
        <w:t> </w:t>
      </w:r>
      <w:r w:rsidR="00CB56C5" w:rsidRPr="00850320">
        <w:rPr>
          <w:rFonts w:ascii="Times New Roman" w:hAnsi="Times New Roman" w:cs="Times New Roman"/>
          <w:color w:val="000000" w:themeColor="text1"/>
          <w:sz w:val="24"/>
          <w:szCs w:val="24"/>
          <w:lang w:val="en-US"/>
        </w:rPr>
        <w:t>2458</w:t>
      </w:r>
      <w:r w:rsidR="006E73A5" w:rsidRPr="00850320">
        <w:rPr>
          <w:rFonts w:ascii="Times New Roman" w:hAnsi="Times New Roman" w:cs="Times New Roman"/>
          <w:color w:val="000000" w:themeColor="text1"/>
          <w:sz w:val="24"/>
          <w:szCs w:val="24"/>
          <w:lang w:val="en-US"/>
        </w:rPr>
        <w:t xml:space="preserve"> individuals</w:t>
      </w:r>
      <w:r w:rsidR="00EE2A36" w:rsidRPr="00850320">
        <w:rPr>
          <w:rFonts w:ascii="Times New Roman" w:hAnsi="Times New Roman" w:cs="Times New Roman"/>
          <w:color w:val="000000" w:themeColor="text1"/>
          <w:sz w:val="24"/>
          <w:szCs w:val="24"/>
          <w:lang w:val="en-US"/>
        </w:rPr>
        <w:t>), adults and subadults taken together were significa</w:t>
      </w:r>
      <w:r w:rsidR="0061422A" w:rsidRPr="00850320">
        <w:rPr>
          <w:rFonts w:ascii="Times New Roman" w:hAnsi="Times New Roman" w:cs="Times New Roman"/>
          <w:color w:val="000000" w:themeColor="text1"/>
          <w:sz w:val="24"/>
          <w:szCs w:val="24"/>
          <w:lang w:val="en-US"/>
        </w:rPr>
        <w:t>n</w:t>
      </w:r>
      <w:r w:rsidR="00EE2A36" w:rsidRPr="00850320">
        <w:rPr>
          <w:rFonts w:ascii="Times New Roman" w:hAnsi="Times New Roman" w:cs="Times New Roman"/>
          <w:color w:val="000000" w:themeColor="text1"/>
          <w:sz w:val="24"/>
          <w:szCs w:val="24"/>
          <w:lang w:val="en-US"/>
        </w:rPr>
        <w:t>tly over</w:t>
      </w:r>
      <w:r w:rsidR="0061422A" w:rsidRPr="00850320">
        <w:rPr>
          <w:rFonts w:ascii="Times New Roman" w:hAnsi="Times New Roman" w:cs="Times New Roman"/>
          <w:color w:val="000000" w:themeColor="text1"/>
          <w:sz w:val="24"/>
          <w:szCs w:val="24"/>
          <w:lang w:val="en-US"/>
        </w:rPr>
        <w:t>-</w:t>
      </w:r>
      <w:r w:rsidR="00EE2A36" w:rsidRPr="00850320">
        <w:rPr>
          <w:rFonts w:ascii="Times New Roman" w:hAnsi="Times New Roman" w:cs="Times New Roman"/>
          <w:color w:val="000000" w:themeColor="text1"/>
          <w:sz w:val="24"/>
          <w:szCs w:val="24"/>
          <w:lang w:val="en-US"/>
        </w:rPr>
        <w:t>represented (</w:t>
      </w:r>
      <w:r w:rsidR="00EE2A36" w:rsidRPr="00BA60D2">
        <w:rPr>
          <w:rFonts w:ascii="Times New Roman" w:hAnsi="Times New Roman" w:cs="Times New Roman"/>
          <w:color w:val="000000" w:themeColor="text1"/>
          <w:sz w:val="24"/>
          <w:szCs w:val="24"/>
          <w:lang w:val="en-US"/>
        </w:rPr>
        <w:t>exact binomial test, n</w:t>
      </w:r>
      <w:r w:rsidR="00F75942" w:rsidRPr="00BA60D2">
        <w:rPr>
          <w:rFonts w:ascii="Times New Roman" w:hAnsi="Times New Roman" w:cs="Times New Roman"/>
          <w:color w:val="000000" w:themeColor="text1"/>
          <w:sz w:val="24"/>
          <w:szCs w:val="24"/>
          <w:lang w:val="en-US"/>
        </w:rPr>
        <w:t xml:space="preserve"> </w:t>
      </w:r>
      <w:r w:rsidR="00EE2A36" w:rsidRPr="00BA60D2">
        <w:rPr>
          <w:rFonts w:ascii="Times New Roman" w:hAnsi="Times New Roman" w:cs="Times New Roman"/>
          <w:color w:val="000000" w:themeColor="text1"/>
          <w:sz w:val="24"/>
          <w:szCs w:val="24"/>
          <w:lang w:val="en-US"/>
        </w:rPr>
        <w:t>=</w:t>
      </w:r>
      <w:r w:rsidR="00F75942" w:rsidRPr="00BA60D2">
        <w:rPr>
          <w:rFonts w:ascii="Times New Roman" w:hAnsi="Times New Roman" w:cs="Times New Roman"/>
          <w:color w:val="000000" w:themeColor="text1"/>
          <w:sz w:val="24"/>
          <w:szCs w:val="24"/>
          <w:lang w:val="en-US"/>
        </w:rPr>
        <w:t xml:space="preserve"> </w:t>
      </w:r>
      <w:r w:rsidR="008B4F67">
        <w:rPr>
          <w:rFonts w:ascii="Times New Roman" w:hAnsi="Times New Roman" w:cs="Times New Roman"/>
          <w:color w:val="000000" w:themeColor="text1"/>
          <w:sz w:val="24"/>
          <w:szCs w:val="24"/>
          <w:lang w:val="en-US"/>
        </w:rPr>
        <w:t>87</w:t>
      </w:r>
      <w:r w:rsidR="00EE2A36" w:rsidRPr="00BA60D2">
        <w:rPr>
          <w:rFonts w:ascii="Times New Roman" w:hAnsi="Times New Roman" w:cs="Times New Roman"/>
          <w:color w:val="000000" w:themeColor="text1"/>
          <w:sz w:val="24"/>
          <w:szCs w:val="24"/>
          <w:lang w:val="en-US"/>
        </w:rPr>
        <w:t>, p</w:t>
      </w:r>
      <w:r w:rsidR="00F75942" w:rsidRPr="00BA60D2">
        <w:rPr>
          <w:rFonts w:ascii="Times New Roman" w:hAnsi="Times New Roman" w:cs="Times New Roman"/>
          <w:color w:val="000000" w:themeColor="text1"/>
          <w:sz w:val="24"/>
          <w:szCs w:val="24"/>
          <w:lang w:val="en-US"/>
        </w:rPr>
        <w:t xml:space="preserve"> </w:t>
      </w:r>
      <w:r w:rsidR="00EE2A36" w:rsidRPr="00BA60D2">
        <w:rPr>
          <w:rFonts w:ascii="Times New Roman" w:hAnsi="Times New Roman" w:cs="Times New Roman"/>
          <w:color w:val="000000" w:themeColor="text1"/>
          <w:sz w:val="24"/>
          <w:szCs w:val="24"/>
          <w:lang w:val="en-US"/>
        </w:rPr>
        <w:t>&lt;</w:t>
      </w:r>
      <w:r w:rsidR="00F75942" w:rsidRPr="00BA60D2">
        <w:rPr>
          <w:rFonts w:ascii="Times New Roman" w:hAnsi="Times New Roman" w:cs="Times New Roman"/>
          <w:color w:val="000000" w:themeColor="text1"/>
          <w:sz w:val="24"/>
          <w:szCs w:val="24"/>
          <w:lang w:val="en-US"/>
        </w:rPr>
        <w:t xml:space="preserve"> </w:t>
      </w:r>
      <w:r w:rsidR="00EE2A36" w:rsidRPr="00BA60D2">
        <w:rPr>
          <w:rFonts w:ascii="Times New Roman" w:hAnsi="Times New Roman" w:cs="Times New Roman"/>
          <w:color w:val="000000" w:themeColor="text1"/>
          <w:sz w:val="24"/>
          <w:szCs w:val="24"/>
          <w:lang w:val="en-US"/>
        </w:rPr>
        <w:t>0.001, Fig. 4a</w:t>
      </w:r>
      <w:r w:rsidR="00EE2A36" w:rsidRPr="00850320">
        <w:rPr>
          <w:rFonts w:ascii="Times New Roman" w:hAnsi="Times New Roman" w:cs="Times New Roman"/>
          <w:color w:val="000000" w:themeColor="text1"/>
          <w:sz w:val="24"/>
          <w:szCs w:val="24"/>
          <w:lang w:val="en-US"/>
        </w:rPr>
        <w:t>).</w:t>
      </w:r>
      <w:r w:rsidR="00BA60D2">
        <w:rPr>
          <w:rFonts w:ascii="Times New Roman" w:hAnsi="Times New Roman" w:cs="Times New Roman"/>
          <w:color w:val="000000" w:themeColor="text1"/>
          <w:sz w:val="24"/>
          <w:szCs w:val="24"/>
          <w:lang w:val="en-US"/>
        </w:rPr>
        <w:t xml:space="preserve"> This difference </w:t>
      </w:r>
      <w:r w:rsidR="0019655A">
        <w:rPr>
          <w:rFonts w:ascii="Times New Roman" w:hAnsi="Times New Roman" w:cs="Times New Roman"/>
          <w:color w:val="000000" w:themeColor="text1"/>
          <w:sz w:val="24"/>
          <w:szCs w:val="24"/>
          <w:lang w:val="en-US"/>
        </w:rPr>
        <w:t>was</w:t>
      </w:r>
      <w:r w:rsidR="00BA60D2">
        <w:rPr>
          <w:rFonts w:ascii="Times New Roman" w:hAnsi="Times New Roman" w:cs="Times New Roman"/>
          <w:color w:val="000000" w:themeColor="text1"/>
          <w:sz w:val="24"/>
          <w:szCs w:val="24"/>
          <w:lang w:val="en-US"/>
        </w:rPr>
        <w:t xml:space="preserve"> still significant when only cases </w:t>
      </w:r>
      <w:r w:rsidR="0019655A">
        <w:rPr>
          <w:rFonts w:ascii="Times New Roman" w:hAnsi="Times New Roman" w:cs="Times New Roman"/>
          <w:color w:val="000000" w:themeColor="text1"/>
          <w:sz w:val="24"/>
          <w:szCs w:val="24"/>
          <w:lang w:val="en-US"/>
        </w:rPr>
        <w:t xml:space="preserve">for which we </w:t>
      </w:r>
      <w:r w:rsidR="003639F9">
        <w:rPr>
          <w:rFonts w:ascii="Times New Roman" w:hAnsi="Times New Roman" w:cs="Times New Roman"/>
          <w:color w:val="000000" w:themeColor="text1"/>
          <w:sz w:val="24"/>
          <w:szCs w:val="24"/>
          <w:lang w:val="en-US"/>
        </w:rPr>
        <w:t>knew</w:t>
      </w:r>
      <w:r w:rsidR="0019655A">
        <w:rPr>
          <w:rFonts w:ascii="Times New Roman" w:hAnsi="Times New Roman" w:cs="Times New Roman"/>
          <w:color w:val="000000" w:themeColor="text1"/>
          <w:sz w:val="24"/>
          <w:szCs w:val="24"/>
          <w:lang w:val="en-US"/>
        </w:rPr>
        <w:t xml:space="preserve"> the age </w:t>
      </w:r>
      <w:ins w:id="877" w:author="Hofer, Heribert" w:date="2022-03-07T07:35:00Z">
        <w:r w:rsidR="003E37B0">
          <w:rPr>
            <w:rFonts w:ascii="Times New Roman" w:hAnsi="Times New Roman" w:cs="Times New Roman"/>
            <w:color w:val="000000" w:themeColor="text1"/>
            <w:sz w:val="24"/>
            <w:szCs w:val="24"/>
            <w:lang w:val="en-US"/>
          </w:rPr>
          <w:t>with</w:t>
        </w:r>
      </w:ins>
      <w:del w:id="878" w:author="Hofer, Heribert" w:date="2022-03-07T07:35:00Z">
        <w:r w:rsidR="0019655A" w:rsidDel="003E37B0">
          <w:rPr>
            <w:rFonts w:ascii="Times New Roman" w:hAnsi="Times New Roman" w:cs="Times New Roman"/>
            <w:color w:val="000000" w:themeColor="text1"/>
            <w:sz w:val="24"/>
            <w:szCs w:val="24"/>
            <w:lang w:val="en-US"/>
          </w:rPr>
          <w:delText>for</w:delText>
        </w:r>
      </w:del>
      <w:r w:rsidR="0019655A">
        <w:rPr>
          <w:rFonts w:ascii="Times New Roman" w:hAnsi="Times New Roman" w:cs="Times New Roman"/>
          <w:color w:val="000000" w:themeColor="text1"/>
          <w:sz w:val="24"/>
          <w:szCs w:val="24"/>
          <w:lang w:val="en-US"/>
        </w:rPr>
        <w:t xml:space="preserve"> certain</w:t>
      </w:r>
      <w:ins w:id="879" w:author="Hofer, Heribert" w:date="2022-03-07T07:36:00Z">
        <w:r w:rsidR="003E37B0">
          <w:rPr>
            <w:rFonts w:ascii="Times New Roman" w:hAnsi="Times New Roman" w:cs="Times New Roman"/>
            <w:color w:val="000000" w:themeColor="text1"/>
            <w:sz w:val="24"/>
            <w:szCs w:val="24"/>
            <w:lang w:val="en-US"/>
          </w:rPr>
          <w:t>ty</w:t>
        </w:r>
      </w:ins>
      <w:r w:rsidR="0019655A">
        <w:rPr>
          <w:rFonts w:ascii="Times New Roman" w:hAnsi="Times New Roman" w:cs="Times New Roman"/>
          <w:color w:val="000000" w:themeColor="text1"/>
          <w:sz w:val="24"/>
          <w:szCs w:val="24"/>
          <w:lang w:val="en-US"/>
        </w:rPr>
        <w:t xml:space="preserve"> were</w:t>
      </w:r>
      <w:r w:rsidR="00BA60D2">
        <w:rPr>
          <w:rFonts w:ascii="Times New Roman" w:hAnsi="Times New Roman" w:cs="Times New Roman"/>
          <w:color w:val="000000" w:themeColor="text1"/>
          <w:sz w:val="24"/>
          <w:szCs w:val="24"/>
          <w:lang w:val="en-US"/>
        </w:rPr>
        <w:t xml:space="preserve"> included (n = </w:t>
      </w:r>
      <w:r w:rsidR="008B4F67">
        <w:rPr>
          <w:rFonts w:ascii="Times New Roman" w:hAnsi="Times New Roman" w:cs="Times New Roman"/>
          <w:color w:val="000000" w:themeColor="text1"/>
          <w:sz w:val="24"/>
          <w:szCs w:val="24"/>
          <w:lang w:val="en-US"/>
        </w:rPr>
        <w:t>79</w:t>
      </w:r>
      <w:r w:rsidR="00BA60D2">
        <w:rPr>
          <w:rFonts w:ascii="Times New Roman" w:hAnsi="Times New Roman" w:cs="Times New Roman"/>
          <w:color w:val="000000" w:themeColor="text1"/>
          <w:sz w:val="24"/>
          <w:szCs w:val="24"/>
          <w:lang w:val="en-US"/>
        </w:rPr>
        <w:t>, p &lt; 0.01).</w:t>
      </w:r>
      <w:r w:rsidR="00EE2A36" w:rsidRPr="00850320">
        <w:rPr>
          <w:rFonts w:ascii="Times New Roman" w:hAnsi="Times New Roman" w:cs="Times New Roman"/>
          <w:color w:val="000000" w:themeColor="text1"/>
          <w:sz w:val="24"/>
          <w:szCs w:val="24"/>
          <w:lang w:val="en-US"/>
        </w:rPr>
        <w:t xml:space="preserve"> </w:t>
      </w:r>
      <w:r w:rsidR="008B4F67">
        <w:rPr>
          <w:rFonts w:ascii="Times New Roman" w:hAnsi="Times New Roman" w:cs="Times New Roman"/>
          <w:color w:val="000000" w:themeColor="text1"/>
          <w:sz w:val="24"/>
          <w:szCs w:val="24"/>
          <w:lang w:val="en-US"/>
        </w:rPr>
        <w:t>The proportion of males in roadkill cases of adults was 0.31, significantly lower than 0.45, the adult sex ratio</w:t>
      </w:r>
      <w:del w:id="880" w:author="Hofer, Heribert" w:date="2022-03-07T07:36:00Z">
        <w:r w:rsidR="008B4F67" w:rsidDel="003E37B0">
          <w:rPr>
            <w:rFonts w:ascii="Times New Roman" w:hAnsi="Times New Roman" w:cs="Times New Roman"/>
            <w:color w:val="000000" w:themeColor="text1"/>
            <w:sz w:val="24"/>
            <w:szCs w:val="24"/>
            <w:lang w:val="en-US"/>
          </w:rPr>
          <w:delText>n</w:delText>
        </w:r>
      </w:del>
      <w:r w:rsidR="008B4F67">
        <w:rPr>
          <w:rFonts w:ascii="Times New Roman" w:hAnsi="Times New Roman" w:cs="Times New Roman"/>
          <w:color w:val="000000" w:themeColor="text1"/>
          <w:sz w:val="24"/>
          <w:szCs w:val="24"/>
          <w:lang w:val="en-US"/>
        </w:rPr>
        <w:t xml:space="preserve"> in the study population </w:t>
      </w:r>
      <w:r w:rsidR="008B4F67" w:rsidRPr="00850320">
        <w:rPr>
          <w:rFonts w:ascii="Times New Roman" w:hAnsi="Times New Roman" w:cs="Times New Roman"/>
          <w:color w:val="000000" w:themeColor="text1"/>
          <w:sz w:val="24"/>
          <w:szCs w:val="24"/>
          <w:lang w:val="en-US"/>
        </w:rPr>
        <w:t>(</w:t>
      </w:r>
      <w:r w:rsidR="008B4F67" w:rsidRPr="000F1092">
        <w:rPr>
          <w:rFonts w:ascii="Times New Roman" w:hAnsi="Times New Roman" w:cs="Times New Roman"/>
          <w:color w:val="000000" w:themeColor="text1"/>
          <w:sz w:val="24"/>
          <w:szCs w:val="24"/>
          <w:lang w:val="en-US"/>
        </w:rPr>
        <w:t>exact binomial test, n = 5</w:t>
      </w:r>
      <w:r w:rsidR="007D1CB5">
        <w:rPr>
          <w:rFonts w:ascii="Times New Roman" w:hAnsi="Times New Roman" w:cs="Times New Roman"/>
          <w:color w:val="000000" w:themeColor="text1"/>
          <w:sz w:val="24"/>
          <w:szCs w:val="24"/>
          <w:lang w:val="en-US"/>
        </w:rPr>
        <w:t>2</w:t>
      </w:r>
      <w:r w:rsidR="008B4F67" w:rsidRPr="000F1092">
        <w:rPr>
          <w:rFonts w:ascii="Times New Roman" w:hAnsi="Times New Roman" w:cs="Times New Roman"/>
          <w:color w:val="000000" w:themeColor="text1"/>
          <w:sz w:val="24"/>
          <w:szCs w:val="24"/>
          <w:lang w:val="en-US"/>
        </w:rPr>
        <w:t>, p = 0.0</w:t>
      </w:r>
      <w:r w:rsidR="007D1CB5">
        <w:rPr>
          <w:rFonts w:ascii="Times New Roman" w:hAnsi="Times New Roman" w:cs="Times New Roman"/>
          <w:color w:val="000000" w:themeColor="text1"/>
          <w:sz w:val="24"/>
          <w:szCs w:val="24"/>
          <w:lang w:val="en-US"/>
        </w:rPr>
        <w:t>1</w:t>
      </w:r>
      <w:r w:rsidR="008B4F67" w:rsidRPr="000F1092">
        <w:rPr>
          <w:rFonts w:ascii="Times New Roman" w:hAnsi="Times New Roman" w:cs="Times New Roman"/>
          <w:color w:val="000000" w:themeColor="text1"/>
          <w:sz w:val="24"/>
          <w:szCs w:val="24"/>
          <w:lang w:val="en-US"/>
        </w:rPr>
        <w:t>, Fig. 4b</w:t>
      </w:r>
      <w:r w:rsidR="008B4F67" w:rsidRPr="00850320">
        <w:rPr>
          <w:rFonts w:ascii="Times New Roman" w:hAnsi="Times New Roman" w:cs="Times New Roman"/>
          <w:color w:val="000000" w:themeColor="text1"/>
          <w:sz w:val="24"/>
          <w:szCs w:val="24"/>
          <w:lang w:val="en-US"/>
        </w:rPr>
        <w:t>).</w:t>
      </w:r>
      <w:r w:rsidR="007D1CB5">
        <w:rPr>
          <w:rFonts w:ascii="Times New Roman" w:hAnsi="Times New Roman" w:cs="Times New Roman"/>
          <w:color w:val="000000" w:themeColor="text1"/>
          <w:sz w:val="24"/>
          <w:szCs w:val="24"/>
          <w:lang w:val="en-US"/>
        </w:rPr>
        <w:t xml:space="preserve"> </w:t>
      </w:r>
      <w:r w:rsidR="00F40FA8">
        <w:rPr>
          <w:rFonts w:ascii="Times New Roman" w:hAnsi="Times New Roman" w:cs="Times New Roman"/>
          <w:color w:val="000000" w:themeColor="text1"/>
          <w:sz w:val="24"/>
          <w:szCs w:val="24"/>
          <w:lang w:val="en-US"/>
        </w:rPr>
        <w:t xml:space="preserve">This bias in the sex ratio was still significant when only cases for which we </w:t>
      </w:r>
      <w:r w:rsidR="003639F9">
        <w:rPr>
          <w:rFonts w:ascii="Times New Roman" w:hAnsi="Times New Roman" w:cs="Times New Roman"/>
          <w:color w:val="000000" w:themeColor="text1"/>
          <w:sz w:val="24"/>
          <w:szCs w:val="24"/>
          <w:lang w:val="en-US"/>
        </w:rPr>
        <w:t>knew</w:t>
      </w:r>
      <w:r w:rsidR="00F40FA8">
        <w:rPr>
          <w:rFonts w:ascii="Times New Roman" w:hAnsi="Times New Roman" w:cs="Times New Roman"/>
          <w:color w:val="000000" w:themeColor="text1"/>
          <w:sz w:val="24"/>
          <w:szCs w:val="24"/>
          <w:lang w:val="en-US"/>
        </w:rPr>
        <w:t xml:space="preserve"> the age </w:t>
      </w:r>
      <w:del w:id="881" w:author="Hofer, Heribert" w:date="2022-03-07T07:36:00Z">
        <w:r w:rsidR="00F40FA8" w:rsidDel="003E37B0">
          <w:rPr>
            <w:rFonts w:ascii="Times New Roman" w:hAnsi="Times New Roman" w:cs="Times New Roman"/>
            <w:color w:val="000000" w:themeColor="text1"/>
            <w:sz w:val="24"/>
            <w:szCs w:val="24"/>
            <w:lang w:val="en-US"/>
          </w:rPr>
          <w:delText xml:space="preserve">for </w:delText>
        </w:r>
      </w:del>
      <w:ins w:id="882" w:author="Hofer, Heribert" w:date="2022-03-07T07:36:00Z">
        <w:r w:rsidR="003E37B0">
          <w:rPr>
            <w:rFonts w:ascii="Times New Roman" w:hAnsi="Times New Roman" w:cs="Times New Roman"/>
            <w:color w:val="000000" w:themeColor="text1"/>
            <w:sz w:val="24"/>
            <w:szCs w:val="24"/>
            <w:lang w:val="en-US"/>
          </w:rPr>
          <w:t xml:space="preserve">with </w:t>
        </w:r>
      </w:ins>
      <w:r w:rsidR="00F40FA8">
        <w:rPr>
          <w:rFonts w:ascii="Times New Roman" w:hAnsi="Times New Roman" w:cs="Times New Roman"/>
          <w:color w:val="000000" w:themeColor="text1"/>
          <w:sz w:val="24"/>
          <w:szCs w:val="24"/>
          <w:lang w:val="en-US"/>
        </w:rPr>
        <w:t>certain</w:t>
      </w:r>
      <w:ins w:id="883" w:author="Hofer, Heribert" w:date="2022-03-07T07:36:00Z">
        <w:r w:rsidR="003E37B0">
          <w:rPr>
            <w:rFonts w:ascii="Times New Roman" w:hAnsi="Times New Roman" w:cs="Times New Roman"/>
            <w:color w:val="000000" w:themeColor="text1"/>
            <w:sz w:val="24"/>
            <w:szCs w:val="24"/>
            <w:lang w:val="en-US"/>
          </w:rPr>
          <w:t>ty</w:t>
        </w:r>
      </w:ins>
      <w:r w:rsidR="00F40FA8">
        <w:rPr>
          <w:rFonts w:ascii="Times New Roman" w:hAnsi="Times New Roman" w:cs="Times New Roman"/>
          <w:color w:val="000000" w:themeColor="text1"/>
          <w:sz w:val="24"/>
          <w:szCs w:val="24"/>
          <w:lang w:val="en-US"/>
        </w:rPr>
        <w:t xml:space="preserve"> were included (n = </w:t>
      </w:r>
      <w:r w:rsidR="003639F9">
        <w:rPr>
          <w:rFonts w:ascii="Times New Roman" w:hAnsi="Times New Roman" w:cs="Times New Roman"/>
          <w:color w:val="000000" w:themeColor="text1"/>
          <w:sz w:val="24"/>
          <w:szCs w:val="24"/>
          <w:lang w:val="en-US"/>
        </w:rPr>
        <w:t>51, p = 0.01</w:t>
      </w:r>
      <w:r w:rsidR="00F40FA8">
        <w:rPr>
          <w:rFonts w:ascii="Times New Roman" w:hAnsi="Times New Roman" w:cs="Times New Roman"/>
          <w:color w:val="000000" w:themeColor="text1"/>
          <w:sz w:val="24"/>
          <w:szCs w:val="24"/>
          <w:lang w:val="en-US"/>
        </w:rPr>
        <w:t xml:space="preserve">). </w:t>
      </w:r>
      <w:r w:rsidR="007D1CB5">
        <w:rPr>
          <w:rFonts w:ascii="Times New Roman" w:hAnsi="Times New Roman" w:cs="Times New Roman"/>
          <w:color w:val="000000" w:themeColor="text1"/>
          <w:sz w:val="24"/>
          <w:szCs w:val="24"/>
          <w:lang w:val="en-US"/>
        </w:rPr>
        <w:t>Females were thus overrepresented among roadkill cases</w:t>
      </w:r>
      <w:ins w:id="884" w:author="Benhaiem, Sarah" w:date="2022-03-17T12:45:00Z">
        <w:r w:rsidR="009B1648">
          <w:rPr>
            <w:rFonts w:ascii="Times New Roman" w:hAnsi="Times New Roman" w:cs="Times New Roman"/>
            <w:color w:val="000000" w:themeColor="text1"/>
            <w:sz w:val="24"/>
            <w:szCs w:val="24"/>
            <w:lang w:val="en-US"/>
          </w:rPr>
          <w:t xml:space="preserve"> in adults</w:t>
        </w:r>
      </w:ins>
      <w:r w:rsidR="007D1CB5">
        <w:rPr>
          <w:rFonts w:ascii="Times New Roman" w:hAnsi="Times New Roman" w:cs="Times New Roman"/>
          <w:color w:val="000000" w:themeColor="text1"/>
          <w:sz w:val="24"/>
          <w:szCs w:val="24"/>
          <w:lang w:val="en-US"/>
        </w:rPr>
        <w:t>.</w:t>
      </w:r>
    </w:p>
    <w:p w14:paraId="1FB2FB26" w14:textId="00C4529C" w:rsidR="00552201" w:rsidRPr="00850320" w:rsidRDefault="00EE2A36" w:rsidP="009453A0">
      <w:pPr>
        <w:spacing w:line="600" w:lineRule="auto"/>
        <w:ind w:firstLine="720"/>
        <w:rPr>
          <w:rFonts w:ascii="Times New Roman" w:hAnsi="Times New Roman" w:cs="Times New Roman"/>
          <w:color w:val="000000" w:themeColor="text1"/>
          <w:sz w:val="24"/>
          <w:szCs w:val="24"/>
          <w:lang w:val="en-US"/>
        </w:rPr>
      </w:pPr>
      <w:r w:rsidRPr="00850320">
        <w:rPr>
          <w:rFonts w:ascii="Times New Roman" w:hAnsi="Times New Roman" w:cs="Times New Roman"/>
          <w:color w:val="000000" w:themeColor="text1"/>
          <w:sz w:val="24"/>
          <w:szCs w:val="24"/>
          <w:lang w:val="en-US"/>
        </w:rPr>
        <w:lastRenderedPageBreak/>
        <w:t xml:space="preserve">Among </w:t>
      </w:r>
      <w:r w:rsidR="006E73A5" w:rsidRPr="00850320">
        <w:rPr>
          <w:rFonts w:ascii="Times New Roman" w:hAnsi="Times New Roman" w:cs="Times New Roman"/>
          <w:color w:val="000000" w:themeColor="text1"/>
          <w:sz w:val="24"/>
          <w:szCs w:val="24"/>
          <w:lang w:val="en-US"/>
        </w:rPr>
        <w:t xml:space="preserve">the </w:t>
      </w:r>
      <w:r w:rsidR="006E73A5" w:rsidRPr="000F1092">
        <w:rPr>
          <w:rFonts w:ascii="Times New Roman" w:hAnsi="Times New Roman" w:cs="Times New Roman"/>
          <w:color w:val="000000" w:themeColor="text1"/>
          <w:sz w:val="24"/>
          <w:szCs w:val="24"/>
          <w:lang w:val="en-US"/>
        </w:rPr>
        <w:t>1</w:t>
      </w:r>
      <w:r w:rsidR="00AE1834">
        <w:rPr>
          <w:rFonts w:ascii="Times New Roman" w:hAnsi="Times New Roman" w:cs="Times New Roman"/>
          <w:color w:val="000000" w:themeColor="text1"/>
          <w:sz w:val="24"/>
          <w:szCs w:val="24"/>
          <w:lang w:val="en-US"/>
        </w:rPr>
        <w:t>3</w:t>
      </w:r>
      <w:r w:rsidRPr="000F1092">
        <w:rPr>
          <w:rFonts w:ascii="Times New Roman" w:hAnsi="Times New Roman" w:cs="Times New Roman"/>
          <w:color w:val="000000" w:themeColor="text1"/>
          <w:sz w:val="24"/>
          <w:szCs w:val="24"/>
          <w:lang w:val="en-US"/>
        </w:rPr>
        <w:t xml:space="preserve"> carcasses of </w:t>
      </w:r>
      <w:r w:rsidR="006E73A5" w:rsidRPr="000F1092">
        <w:rPr>
          <w:rFonts w:ascii="Times New Roman" w:hAnsi="Times New Roman" w:cs="Times New Roman"/>
          <w:color w:val="000000" w:themeColor="text1"/>
          <w:sz w:val="24"/>
          <w:szCs w:val="24"/>
          <w:lang w:val="en-US"/>
        </w:rPr>
        <w:t>stud</w:t>
      </w:r>
      <w:r w:rsidR="00876C80" w:rsidRPr="000F1092">
        <w:rPr>
          <w:rFonts w:ascii="Times New Roman" w:hAnsi="Times New Roman" w:cs="Times New Roman"/>
          <w:color w:val="000000" w:themeColor="text1"/>
          <w:sz w:val="24"/>
          <w:szCs w:val="24"/>
          <w:lang w:val="en-US"/>
        </w:rPr>
        <w:t>y</w:t>
      </w:r>
      <w:r w:rsidR="006E73A5" w:rsidRPr="000F1092">
        <w:rPr>
          <w:rFonts w:ascii="Times New Roman" w:hAnsi="Times New Roman" w:cs="Times New Roman"/>
          <w:color w:val="000000" w:themeColor="text1"/>
          <w:sz w:val="24"/>
          <w:szCs w:val="24"/>
          <w:lang w:val="en-US"/>
        </w:rPr>
        <w:t xml:space="preserve"> cla</w:t>
      </w:r>
      <w:r w:rsidR="00CD3182" w:rsidRPr="000F1092">
        <w:rPr>
          <w:rFonts w:ascii="Times New Roman" w:hAnsi="Times New Roman" w:cs="Times New Roman"/>
          <w:color w:val="000000" w:themeColor="text1"/>
          <w:sz w:val="24"/>
          <w:szCs w:val="24"/>
          <w:lang w:val="en-US"/>
        </w:rPr>
        <w:t>n</w:t>
      </w:r>
      <w:r w:rsidR="00876C80" w:rsidRPr="000F1092">
        <w:rPr>
          <w:rFonts w:ascii="Times New Roman" w:hAnsi="Times New Roman" w:cs="Times New Roman"/>
          <w:color w:val="000000" w:themeColor="text1"/>
          <w:sz w:val="24"/>
          <w:szCs w:val="24"/>
          <w:lang w:val="en-US"/>
        </w:rPr>
        <w:t xml:space="preserve"> members</w:t>
      </w:r>
      <w:r w:rsidRPr="000F1092">
        <w:rPr>
          <w:rFonts w:ascii="Times New Roman" w:hAnsi="Times New Roman" w:cs="Times New Roman"/>
          <w:color w:val="000000" w:themeColor="text1"/>
          <w:sz w:val="24"/>
          <w:szCs w:val="24"/>
          <w:lang w:val="en-US"/>
        </w:rPr>
        <w:t xml:space="preserve">, </w:t>
      </w:r>
      <w:del w:id="885" w:author="Hofer, Heribert" w:date="2022-03-07T07:36:00Z">
        <w:r w:rsidR="00AE1834" w:rsidDel="003E37B0">
          <w:rPr>
            <w:rFonts w:ascii="Times New Roman" w:hAnsi="Times New Roman" w:cs="Times New Roman"/>
            <w:color w:val="000000" w:themeColor="text1"/>
            <w:sz w:val="24"/>
            <w:szCs w:val="24"/>
            <w:lang w:val="en-US"/>
          </w:rPr>
          <w:delText>9</w:delText>
        </w:r>
        <w:r w:rsidR="00FA6433" w:rsidRPr="000F1092" w:rsidDel="003E37B0">
          <w:rPr>
            <w:rFonts w:ascii="Times New Roman" w:hAnsi="Times New Roman" w:cs="Times New Roman"/>
            <w:color w:val="000000" w:themeColor="text1"/>
            <w:sz w:val="24"/>
            <w:szCs w:val="24"/>
            <w:lang w:val="en-US"/>
          </w:rPr>
          <w:delText xml:space="preserve"> </w:delText>
        </w:r>
      </w:del>
      <w:ins w:id="886" w:author="Hofer, Heribert" w:date="2022-03-07T07:36:00Z">
        <w:r w:rsidR="003E37B0">
          <w:rPr>
            <w:rFonts w:ascii="Times New Roman" w:hAnsi="Times New Roman" w:cs="Times New Roman"/>
            <w:color w:val="000000" w:themeColor="text1"/>
            <w:sz w:val="24"/>
            <w:szCs w:val="24"/>
            <w:lang w:val="en-US"/>
          </w:rPr>
          <w:t>nine</w:t>
        </w:r>
        <w:r w:rsidR="003E37B0" w:rsidRPr="000F1092">
          <w:rPr>
            <w:rFonts w:ascii="Times New Roman" w:hAnsi="Times New Roman" w:cs="Times New Roman"/>
            <w:color w:val="000000" w:themeColor="text1"/>
            <w:sz w:val="24"/>
            <w:szCs w:val="24"/>
            <w:lang w:val="en-US"/>
          </w:rPr>
          <w:t xml:space="preserve"> </w:t>
        </w:r>
      </w:ins>
      <w:r w:rsidR="00FA6433" w:rsidRPr="00850320">
        <w:rPr>
          <w:rFonts w:ascii="Times New Roman" w:hAnsi="Times New Roman" w:cs="Times New Roman"/>
          <w:color w:val="000000" w:themeColor="text1"/>
          <w:sz w:val="24"/>
          <w:szCs w:val="24"/>
          <w:lang w:val="en-US"/>
        </w:rPr>
        <w:t xml:space="preserve">were </w:t>
      </w:r>
      <w:r w:rsidR="00FA6433" w:rsidRPr="000F1092">
        <w:rPr>
          <w:rFonts w:ascii="Times New Roman" w:hAnsi="Times New Roman" w:cs="Times New Roman"/>
          <w:color w:val="000000" w:themeColor="text1"/>
          <w:sz w:val="24"/>
          <w:szCs w:val="24"/>
          <w:lang w:val="en-US"/>
        </w:rPr>
        <w:t>females (seven</w:t>
      </w:r>
      <w:r w:rsidRPr="000F1092">
        <w:rPr>
          <w:rFonts w:ascii="Times New Roman" w:hAnsi="Times New Roman" w:cs="Times New Roman"/>
          <w:color w:val="000000" w:themeColor="text1"/>
          <w:sz w:val="24"/>
          <w:szCs w:val="24"/>
          <w:lang w:val="en-US"/>
        </w:rPr>
        <w:t xml:space="preserve"> adults, one subadult, one cub), and </w:t>
      </w:r>
      <w:r w:rsidR="000F1092" w:rsidRPr="000F1092">
        <w:rPr>
          <w:rFonts w:ascii="Times New Roman" w:hAnsi="Times New Roman" w:cs="Times New Roman"/>
          <w:color w:val="000000" w:themeColor="text1"/>
          <w:sz w:val="24"/>
          <w:szCs w:val="24"/>
          <w:lang w:val="en-US"/>
        </w:rPr>
        <w:t>four</w:t>
      </w:r>
      <w:r w:rsidRPr="000F1092">
        <w:rPr>
          <w:rFonts w:ascii="Times New Roman" w:hAnsi="Times New Roman" w:cs="Times New Roman"/>
          <w:color w:val="000000" w:themeColor="text1"/>
          <w:sz w:val="24"/>
          <w:szCs w:val="24"/>
          <w:lang w:val="en-US"/>
        </w:rPr>
        <w:t xml:space="preserve"> were </w:t>
      </w:r>
      <w:r w:rsidR="00370DCA" w:rsidRPr="000F1092">
        <w:rPr>
          <w:rFonts w:ascii="Times New Roman" w:hAnsi="Times New Roman" w:cs="Times New Roman"/>
          <w:color w:val="000000" w:themeColor="text1"/>
          <w:sz w:val="24"/>
          <w:szCs w:val="24"/>
          <w:lang w:val="en-US"/>
        </w:rPr>
        <w:t>(</w:t>
      </w:r>
      <w:r w:rsidRPr="000F1092">
        <w:rPr>
          <w:rFonts w:ascii="Times New Roman" w:hAnsi="Times New Roman" w:cs="Times New Roman"/>
          <w:color w:val="000000" w:themeColor="text1"/>
          <w:sz w:val="24"/>
          <w:szCs w:val="24"/>
          <w:lang w:val="en-US"/>
        </w:rPr>
        <w:t>adult</w:t>
      </w:r>
      <w:r w:rsidR="00370DCA" w:rsidRPr="000F1092">
        <w:rPr>
          <w:rFonts w:ascii="Times New Roman" w:hAnsi="Times New Roman" w:cs="Times New Roman"/>
          <w:color w:val="000000" w:themeColor="text1"/>
          <w:sz w:val="24"/>
          <w:szCs w:val="24"/>
          <w:lang w:val="en-US"/>
        </w:rPr>
        <w:t>)</w:t>
      </w:r>
      <w:r w:rsidRPr="000F1092">
        <w:rPr>
          <w:rFonts w:ascii="Times New Roman" w:hAnsi="Times New Roman" w:cs="Times New Roman"/>
          <w:color w:val="000000" w:themeColor="text1"/>
          <w:sz w:val="24"/>
          <w:szCs w:val="24"/>
          <w:lang w:val="en-US"/>
        </w:rPr>
        <w:t xml:space="preserve"> males. Among adult and subadult fem</w:t>
      </w:r>
      <w:r w:rsidRPr="00850320">
        <w:rPr>
          <w:rFonts w:ascii="Times New Roman" w:hAnsi="Times New Roman" w:cs="Times New Roman"/>
          <w:color w:val="000000" w:themeColor="text1"/>
          <w:sz w:val="24"/>
          <w:szCs w:val="24"/>
          <w:lang w:val="en-US"/>
        </w:rPr>
        <w:t>ales, high-ranking individuals were over</w:t>
      </w:r>
      <w:r w:rsidR="006B2CF0" w:rsidRPr="00850320">
        <w:rPr>
          <w:rFonts w:ascii="Times New Roman" w:hAnsi="Times New Roman" w:cs="Times New Roman"/>
          <w:color w:val="000000" w:themeColor="text1"/>
          <w:sz w:val="24"/>
          <w:szCs w:val="24"/>
          <w:lang w:val="en-US"/>
        </w:rPr>
        <w:t>-</w:t>
      </w:r>
      <w:r w:rsidRPr="00850320">
        <w:rPr>
          <w:rFonts w:ascii="Times New Roman" w:hAnsi="Times New Roman" w:cs="Times New Roman"/>
          <w:color w:val="000000" w:themeColor="text1"/>
          <w:sz w:val="24"/>
          <w:szCs w:val="24"/>
          <w:lang w:val="en-US"/>
        </w:rPr>
        <w:t xml:space="preserve">represented (one-sample Wilcoxon test, </w:t>
      </w:r>
      <w:r w:rsidRPr="00AE1834">
        <w:rPr>
          <w:rFonts w:ascii="Times New Roman" w:hAnsi="Times New Roman" w:cs="Times New Roman"/>
          <w:color w:val="000000" w:themeColor="text1"/>
          <w:sz w:val="24"/>
          <w:szCs w:val="24"/>
          <w:lang w:val="en-US"/>
        </w:rPr>
        <w:t>V</w:t>
      </w:r>
      <w:r w:rsidR="00FA6433" w:rsidRPr="00AE1834">
        <w:rPr>
          <w:rFonts w:ascii="Times New Roman" w:hAnsi="Times New Roman" w:cs="Times New Roman"/>
          <w:color w:val="000000" w:themeColor="text1"/>
          <w:sz w:val="24"/>
          <w:szCs w:val="24"/>
          <w:lang w:val="en-US"/>
        </w:rPr>
        <w:t xml:space="preserve"> </w:t>
      </w:r>
      <w:r w:rsidRPr="00AE1834">
        <w:rPr>
          <w:rFonts w:ascii="Times New Roman" w:hAnsi="Times New Roman" w:cs="Times New Roman"/>
          <w:color w:val="000000" w:themeColor="text1"/>
          <w:sz w:val="24"/>
          <w:szCs w:val="24"/>
          <w:lang w:val="en-US"/>
        </w:rPr>
        <w:t>=</w:t>
      </w:r>
      <w:r w:rsidR="00FA6433" w:rsidRPr="00AE1834">
        <w:rPr>
          <w:rFonts w:ascii="Times New Roman" w:hAnsi="Times New Roman" w:cs="Times New Roman"/>
          <w:color w:val="000000" w:themeColor="text1"/>
          <w:sz w:val="24"/>
          <w:szCs w:val="24"/>
          <w:lang w:val="en-US"/>
        </w:rPr>
        <w:t xml:space="preserve"> </w:t>
      </w:r>
      <w:r w:rsidRPr="00AE1834">
        <w:rPr>
          <w:rFonts w:ascii="Times New Roman" w:hAnsi="Times New Roman" w:cs="Times New Roman"/>
          <w:color w:val="000000" w:themeColor="text1"/>
          <w:sz w:val="24"/>
          <w:szCs w:val="24"/>
          <w:lang w:val="en-US"/>
        </w:rPr>
        <w:t>34, p</w:t>
      </w:r>
      <w:r w:rsidR="00FA6433" w:rsidRPr="00AE1834">
        <w:rPr>
          <w:rFonts w:ascii="Times New Roman" w:hAnsi="Times New Roman" w:cs="Times New Roman"/>
          <w:color w:val="000000" w:themeColor="text1"/>
          <w:sz w:val="24"/>
          <w:szCs w:val="24"/>
          <w:lang w:val="en-US"/>
        </w:rPr>
        <w:t xml:space="preserve"> </w:t>
      </w:r>
      <w:r w:rsidRPr="00AE1834">
        <w:rPr>
          <w:rFonts w:ascii="Times New Roman" w:hAnsi="Times New Roman" w:cs="Times New Roman"/>
          <w:color w:val="000000" w:themeColor="text1"/>
          <w:sz w:val="24"/>
          <w:szCs w:val="24"/>
          <w:lang w:val="en-US"/>
        </w:rPr>
        <w:t>=</w:t>
      </w:r>
      <w:r w:rsidR="00FA6433" w:rsidRPr="00AE1834">
        <w:rPr>
          <w:rFonts w:ascii="Times New Roman" w:hAnsi="Times New Roman" w:cs="Times New Roman"/>
          <w:color w:val="000000" w:themeColor="text1"/>
          <w:sz w:val="24"/>
          <w:szCs w:val="24"/>
          <w:lang w:val="en-US"/>
        </w:rPr>
        <w:t xml:space="preserve"> </w:t>
      </w:r>
      <w:r w:rsidRPr="00AE1834">
        <w:rPr>
          <w:rFonts w:ascii="Times New Roman" w:hAnsi="Times New Roman" w:cs="Times New Roman"/>
          <w:color w:val="000000" w:themeColor="text1"/>
          <w:sz w:val="24"/>
          <w:szCs w:val="24"/>
          <w:lang w:val="en-US"/>
        </w:rPr>
        <w:t>0.023, µ</w:t>
      </w:r>
      <w:r w:rsidR="00FA6433" w:rsidRPr="00AE1834">
        <w:rPr>
          <w:rFonts w:ascii="Times New Roman" w:hAnsi="Times New Roman" w:cs="Times New Roman"/>
          <w:color w:val="000000" w:themeColor="text1"/>
          <w:sz w:val="24"/>
          <w:szCs w:val="24"/>
          <w:lang w:val="en-US"/>
        </w:rPr>
        <w:t xml:space="preserve"> </w:t>
      </w:r>
      <w:r w:rsidRPr="00AE1834">
        <w:rPr>
          <w:rFonts w:ascii="Times New Roman" w:hAnsi="Times New Roman" w:cs="Times New Roman"/>
          <w:color w:val="000000" w:themeColor="text1"/>
          <w:sz w:val="24"/>
          <w:szCs w:val="24"/>
          <w:lang w:val="en-US"/>
        </w:rPr>
        <w:t>=</w:t>
      </w:r>
      <w:r w:rsidR="00FA6433" w:rsidRPr="00AE1834">
        <w:rPr>
          <w:rFonts w:ascii="Times New Roman" w:hAnsi="Times New Roman" w:cs="Times New Roman"/>
          <w:color w:val="000000" w:themeColor="text1"/>
          <w:sz w:val="24"/>
          <w:szCs w:val="24"/>
          <w:lang w:val="en-US"/>
        </w:rPr>
        <w:t xml:space="preserve"> </w:t>
      </w:r>
      <w:r w:rsidRPr="00AE1834">
        <w:rPr>
          <w:rFonts w:ascii="Times New Roman" w:hAnsi="Times New Roman" w:cs="Times New Roman"/>
          <w:color w:val="000000" w:themeColor="text1"/>
          <w:sz w:val="24"/>
          <w:szCs w:val="24"/>
          <w:lang w:val="en-US"/>
        </w:rPr>
        <w:t>0, Fig. 4</w:t>
      </w:r>
      <w:del w:id="887" w:author="Sarah Benhaiem" w:date="2022-03-17T15:34:00Z">
        <w:r w:rsidRPr="00AE1834" w:rsidDel="00A87A67">
          <w:rPr>
            <w:rFonts w:ascii="Times New Roman" w:hAnsi="Times New Roman" w:cs="Times New Roman"/>
            <w:color w:val="000000" w:themeColor="text1"/>
            <w:sz w:val="24"/>
            <w:szCs w:val="24"/>
            <w:lang w:val="en-US"/>
          </w:rPr>
          <w:delText>d</w:delText>
        </w:r>
      </w:del>
      <w:ins w:id="888" w:author="Sarah Benhaiem" w:date="2022-03-17T15:34:00Z">
        <w:r w:rsidR="00A87A67">
          <w:rPr>
            <w:rFonts w:ascii="Times New Roman" w:hAnsi="Times New Roman" w:cs="Times New Roman"/>
            <w:color w:val="000000" w:themeColor="text1"/>
            <w:sz w:val="24"/>
            <w:szCs w:val="24"/>
            <w:lang w:val="en-US"/>
          </w:rPr>
          <w:t>c</w:t>
        </w:r>
      </w:ins>
      <w:r w:rsidRPr="00AE1834">
        <w:rPr>
          <w:rFonts w:ascii="Times New Roman" w:hAnsi="Times New Roman" w:cs="Times New Roman"/>
          <w:color w:val="000000" w:themeColor="text1"/>
          <w:sz w:val="24"/>
          <w:szCs w:val="24"/>
          <w:lang w:val="en-US"/>
        </w:rPr>
        <w:t>).</w:t>
      </w:r>
      <w:r w:rsidRPr="00850320">
        <w:rPr>
          <w:rFonts w:ascii="Times New Roman" w:hAnsi="Times New Roman" w:cs="Times New Roman"/>
          <w:color w:val="000000" w:themeColor="text1"/>
          <w:sz w:val="24"/>
          <w:szCs w:val="24"/>
          <w:lang w:val="en-US"/>
        </w:rPr>
        <w:t xml:space="preserve"> </w:t>
      </w:r>
      <w:commentRangeStart w:id="889"/>
      <w:commentRangeStart w:id="890"/>
      <w:r w:rsidR="00586AD5" w:rsidRPr="00850320">
        <w:rPr>
          <w:rFonts w:ascii="Times New Roman" w:hAnsi="Times New Roman" w:cs="Times New Roman"/>
          <w:color w:val="000000" w:themeColor="text1"/>
          <w:sz w:val="24"/>
          <w:szCs w:val="24"/>
          <w:lang w:val="en-US"/>
        </w:rPr>
        <w:t>Among the 1</w:t>
      </w:r>
      <w:r w:rsidR="000F1092">
        <w:rPr>
          <w:rFonts w:ascii="Times New Roman" w:hAnsi="Times New Roman" w:cs="Times New Roman"/>
          <w:color w:val="000000" w:themeColor="text1"/>
          <w:sz w:val="24"/>
          <w:szCs w:val="24"/>
          <w:lang w:val="en-US"/>
        </w:rPr>
        <w:t>2</w:t>
      </w:r>
      <w:r w:rsidR="00586AD5" w:rsidRPr="00850320">
        <w:rPr>
          <w:rFonts w:ascii="Times New Roman" w:hAnsi="Times New Roman" w:cs="Times New Roman"/>
          <w:color w:val="000000" w:themeColor="text1"/>
          <w:sz w:val="24"/>
          <w:szCs w:val="24"/>
          <w:lang w:val="en-US"/>
        </w:rPr>
        <w:t xml:space="preserve"> carcasses of adults and subadults</w:t>
      </w:r>
      <w:r w:rsidR="007B054A" w:rsidRPr="00850320">
        <w:rPr>
          <w:rFonts w:ascii="Times New Roman" w:hAnsi="Times New Roman" w:cs="Times New Roman"/>
          <w:color w:val="000000" w:themeColor="text1"/>
          <w:sz w:val="24"/>
          <w:szCs w:val="24"/>
          <w:lang w:val="en-US"/>
        </w:rPr>
        <w:t>,</w:t>
      </w:r>
      <w:r w:rsidR="00586AD5" w:rsidRPr="00850320">
        <w:rPr>
          <w:rFonts w:ascii="Times New Roman" w:hAnsi="Times New Roman" w:cs="Times New Roman"/>
          <w:color w:val="000000" w:themeColor="text1"/>
          <w:sz w:val="24"/>
          <w:szCs w:val="24"/>
          <w:lang w:val="en-US"/>
        </w:rPr>
        <w:t xml:space="preserve"> </w:t>
      </w:r>
      <w:r w:rsidR="00F10B70" w:rsidRPr="00643D4D">
        <w:rPr>
          <w:rFonts w:ascii="Times New Roman" w:hAnsi="Times New Roman" w:cs="Times New Roman"/>
          <w:color w:val="000000" w:themeColor="text1"/>
          <w:sz w:val="24"/>
          <w:szCs w:val="24"/>
          <w:lang w:val="en-US"/>
        </w:rPr>
        <w:t>11</w:t>
      </w:r>
      <w:r w:rsidR="00552201" w:rsidRPr="00643D4D">
        <w:rPr>
          <w:rFonts w:ascii="Times New Roman" w:hAnsi="Times New Roman" w:cs="Times New Roman"/>
          <w:color w:val="000000" w:themeColor="text1"/>
          <w:sz w:val="24"/>
          <w:szCs w:val="24"/>
          <w:lang w:val="en-US"/>
        </w:rPr>
        <w:t xml:space="preserve"> died outside their clan territory, </w:t>
      </w:r>
      <w:r w:rsidR="007B054A" w:rsidRPr="00643D4D">
        <w:rPr>
          <w:rFonts w:ascii="Times New Roman" w:hAnsi="Times New Roman" w:cs="Times New Roman"/>
          <w:color w:val="000000" w:themeColor="text1"/>
          <w:sz w:val="24"/>
          <w:szCs w:val="24"/>
          <w:lang w:val="en-US"/>
        </w:rPr>
        <w:t xml:space="preserve">i.e. </w:t>
      </w:r>
      <w:r w:rsidR="00D73A58" w:rsidRPr="00643D4D">
        <w:rPr>
          <w:rFonts w:ascii="Times New Roman" w:hAnsi="Times New Roman" w:cs="Times New Roman"/>
          <w:color w:val="000000" w:themeColor="text1"/>
          <w:sz w:val="24"/>
          <w:szCs w:val="24"/>
          <w:lang w:val="en-US"/>
        </w:rPr>
        <w:t>during commuting</w:t>
      </w:r>
      <w:commentRangeEnd w:id="889"/>
      <w:r w:rsidR="006E186D">
        <w:rPr>
          <w:rStyle w:val="CommentReference"/>
        </w:rPr>
        <w:commentReference w:id="889"/>
      </w:r>
      <w:commentRangeEnd w:id="890"/>
      <w:r w:rsidR="00C63239">
        <w:rPr>
          <w:rStyle w:val="CommentReference"/>
        </w:rPr>
        <w:commentReference w:id="890"/>
      </w:r>
      <w:r w:rsidR="00D73A58" w:rsidRPr="00643D4D">
        <w:rPr>
          <w:rFonts w:ascii="Times New Roman" w:hAnsi="Times New Roman" w:cs="Times New Roman"/>
          <w:color w:val="000000" w:themeColor="text1"/>
          <w:sz w:val="24"/>
          <w:szCs w:val="24"/>
          <w:lang w:val="en-US"/>
        </w:rPr>
        <w:t>.</w:t>
      </w:r>
    </w:p>
    <w:p w14:paraId="459166DC" w14:textId="6CB70720" w:rsidR="00EE2A36" w:rsidRDefault="00EE2A36" w:rsidP="009453A0">
      <w:pPr>
        <w:spacing w:line="600" w:lineRule="auto"/>
        <w:rPr>
          <w:ins w:id="891" w:author="Sarah Benhaiem" w:date="2022-03-16T18:03:00Z"/>
          <w:rFonts w:ascii="Times New Roman" w:hAnsi="Times New Roman" w:cs="Times New Roman"/>
          <w:b/>
          <w:sz w:val="24"/>
          <w:szCs w:val="24"/>
          <w:lang w:val="en-US"/>
        </w:rPr>
      </w:pPr>
      <w:bookmarkStart w:id="892" w:name="_Hlk66776385"/>
      <w:r w:rsidRPr="00850320">
        <w:rPr>
          <w:rFonts w:ascii="Times New Roman" w:hAnsi="Times New Roman" w:cs="Times New Roman"/>
          <w:b/>
          <w:sz w:val="24"/>
          <w:szCs w:val="24"/>
          <w:lang w:val="en-US"/>
        </w:rPr>
        <w:t xml:space="preserve">DISCUSSION </w:t>
      </w:r>
    </w:p>
    <w:p w14:paraId="691C7985" w14:textId="77777777" w:rsidR="00ED569C" w:rsidRDefault="00567179" w:rsidP="008F3643">
      <w:pPr>
        <w:spacing w:line="600" w:lineRule="auto"/>
        <w:rPr>
          <w:ins w:id="893" w:author="Aima P" w:date="2022-03-22T14:59:00Z"/>
          <w:rFonts w:ascii="Times New Roman" w:hAnsi="Times New Roman" w:cs="Times New Roman"/>
          <w:color w:val="000000" w:themeColor="text1"/>
          <w:sz w:val="24"/>
          <w:szCs w:val="24"/>
          <w:lang w:val="en-US"/>
        </w:rPr>
      </w:pPr>
      <w:ins w:id="894" w:author="Aima P" w:date="2022-03-22T14:53:00Z">
        <w:r>
          <w:rPr>
            <w:rFonts w:ascii="Times New Roman" w:hAnsi="Times New Roman" w:cs="Times New Roman"/>
            <w:color w:val="000000" w:themeColor="text1"/>
            <w:sz w:val="24"/>
            <w:szCs w:val="24"/>
            <w:lang w:val="en-US"/>
          </w:rPr>
          <w:t>Using three decades of roadkill data of spotted hyenas in the Serengeti NP</w:t>
        </w:r>
      </w:ins>
      <w:ins w:id="895" w:author="Aima P" w:date="2022-03-22T14:56:00Z">
        <w:r>
          <w:rPr>
            <w:rFonts w:ascii="Times New Roman" w:hAnsi="Times New Roman" w:cs="Times New Roman"/>
            <w:color w:val="000000" w:themeColor="text1"/>
            <w:sz w:val="24"/>
            <w:szCs w:val="24"/>
            <w:lang w:val="en-US"/>
          </w:rPr>
          <w:t>,</w:t>
        </w:r>
      </w:ins>
      <w:ins w:id="896" w:author="Aima P" w:date="2022-03-22T14:53:00Z">
        <w:r>
          <w:rPr>
            <w:rFonts w:ascii="Times New Roman" w:hAnsi="Times New Roman" w:cs="Times New Roman"/>
            <w:color w:val="000000" w:themeColor="text1"/>
            <w:sz w:val="24"/>
            <w:szCs w:val="24"/>
            <w:lang w:val="en-US"/>
          </w:rPr>
          <w:t xml:space="preserve"> we showed that </w:t>
        </w:r>
      </w:ins>
      <w:ins w:id="897" w:author="Aima P" w:date="2022-03-22T14:57:00Z">
        <w:r>
          <w:rPr>
            <w:rFonts w:ascii="Times New Roman" w:hAnsi="Times New Roman" w:cs="Times New Roman"/>
            <w:color w:val="000000" w:themeColor="text1"/>
            <w:sz w:val="24"/>
            <w:szCs w:val="24"/>
            <w:lang w:val="en-US"/>
          </w:rPr>
          <w:t xml:space="preserve">the main risk is posed by </w:t>
        </w:r>
      </w:ins>
      <w:ins w:id="898" w:author="Aima P" w:date="2022-03-22T14:55:00Z">
        <w:r>
          <w:rPr>
            <w:rFonts w:ascii="Times New Roman" w:hAnsi="Times New Roman" w:cs="Times New Roman"/>
            <w:color w:val="000000" w:themeColor="text1"/>
            <w:sz w:val="24"/>
            <w:szCs w:val="24"/>
            <w:lang w:val="en-US"/>
          </w:rPr>
          <w:t xml:space="preserve">main roads in proximity to </w:t>
        </w:r>
      </w:ins>
      <w:ins w:id="899" w:author="Aima P" w:date="2022-03-22T14:56:00Z">
        <w:r>
          <w:rPr>
            <w:rFonts w:ascii="Times New Roman" w:hAnsi="Times New Roman" w:cs="Times New Roman"/>
            <w:color w:val="000000" w:themeColor="text1"/>
            <w:sz w:val="24"/>
            <w:szCs w:val="24"/>
            <w:lang w:val="en-US"/>
          </w:rPr>
          <w:t xml:space="preserve">touristic amenities, </w:t>
        </w:r>
      </w:ins>
      <w:ins w:id="900" w:author="Aima P" w:date="2022-03-22T14:55:00Z">
        <w:r>
          <w:rPr>
            <w:rFonts w:ascii="Times New Roman" w:hAnsi="Times New Roman" w:cs="Times New Roman"/>
            <w:color w:val="000000" w:themeColor="text1"/>
            <w:sz w:val="24"/>
            <w:szCs w:val="24"/>
            <w:lang w:val="en-US"/>
          </w:rPr>
          <w:t>water sources,</w:t>
        </w:r>
      </w:ins>
      <w:ins w:id="901" w:author="Aima P" w:date="2022-03-22T14:56:00Z">
        <w:r>
          <w:rPr>
            <w:rFonts w:ascii="Times New Roman" w:hAnsi="Times New Roman" w:cs="Times New Roman"/>
            <w:color w:val="000000" w:themeColor="text1"/>
            <w:sz w:val="24"/>
            <w:szCs w:val="24"/>
            <w:lang w:val="en-US"/>
          </w:rPr>
          <w:t xml:space="preserve"> or dense vegetation. </w:t>
        </w:r>
      </w:ins>
      <w:ins w:id="902" w:author="Aima P" w:date="2022-03-22T14:57:00Z">
        <w:r>
          <w:rPr>
            <w:rFonts w:ascii="Times New Roman" w:hAnsi="Times New Roman" w:cs="Times New Roman"/>
            <w:color w:val="000000" w:themeColor="text1"/>
            <w:sz w:val="24"/>
            <w:szCs w:val="24"/>
            <w:lang w:val="en-US"/>
          </w:rPr>
          <w:t>Additionally, we found a seasonal pattern of roa</w:t>
        </w:r>
      </w:ins>
      <w:ins w:id="903" w:author="Aima P" w:date="2022-03-22T14:58:00Z">
        <w:r>
          <w:rPr>
            <w:rFonts w:ascii="Times New Roman" w:hAnsi="Times New Roman" w:cs="Times New Roman"/>
            <w:color w:val="000000" w:themeColor="text1"/>
            <w:sz w:val="24"/>
            <w:szCs w:val="24"/>
            <w:lang w:val="en-US"/>
          </w:rPr>
          <w:t xml:space="preserve">dkills parallel to the migration of the large herbivores, and </w:t>
        </w:r>
        <w:r w:rsidR="00ED569C">
          <w:rPr>
            <w:rFonts w:ascii="Times New Roman" w:hAnsi="Times New Roman" w:cs="Times New Roman"/>
            <w:color w:val="000000" w:themeColor="text1"/>
            <w:sz w:val="24"/>
            <w:szCs w:val="24"/>
            <w:lang w:val="en-US"/>
          </w:rPr>
          <w:t>that roadkill mortality risk affect disproportionally to high ranking a</w:t>
        </w:r>
      </w:ins>
      <w:ins w:id="904" w:author="Aima P" w:date="2022-03-22T14:59:00Z">
        <w:r w:rsidR="00ED569C">
          <w:rPr>
            <w:rFonts w:ascii="Times New Roman" w:hAnsi="Times New Roman" w:cs="Times New Roman"/>
            <w:color w:val="000000" w:themeColor="text1"/>
            <w:sz w:val="24"/>
            <w:szCs w:val="24"/>
            <w:lang w:val="en-US"/>
          </w:rPr>
          <w:t xml:space="preserve">dult females in the population. </w:t>
        </w:r>
      </w:ins>
      <w:ins w:id="905" w:author="Aima P" w:date="2022-03-22T14:58:00Z">
        <w:r w:rsidR="00ED569C">
          <w:rPr>
            <w:rFonts w:ascii="Times New Roman" w:hAnsi="Times New Roman" w:cs="Times New Roman"/>
            <w:color w:val="000000" w:themeColor="text1"/>
            <w:sz w:val="24"/>
            <w:szCs w:val="24"/>
            <w:lang w:val="en-US"/>
          </w:rPr>
          <w:t xml:space="preserve"> </w:t>
        </w:r>
      </w:ins>
    </w:p>
    <w:p w14:paraId="1957CE8E" w14:textId="575814A2" w:rsidR="00080EBA" w:rsidRPr="00080EBA" w:rsidRDefault="008F3643" w:rsidP="008F3643">
      <w:pPr>
        <w:spacing w:line="600" w:lineRule="auto"/>
        <w:rPr>
          <w:rFonts w:ascii="Times New Roman" w:hAnsi="Times New Roman" w:cs="Times New Roman"/>
          <w:color w:val="000000" w:themeColor="text1"/>
          <w:sz w:val="24"/>
          <w:szCs w:val="24"/>
          <w:lang w:val="en-US"/>
        </w:rPr>
      </w:pPr>
      <w:r w:rsidRPr="00850320">
        <w:rPr>
          <w:rFonts w:ascii="Times New Roman" w:hAnsi="Times New Roman" w:cs="Times New Roman"/>
          <w:color w:val="000000" w:themeColor="text1"/>
          <w:sz w:val="24"/>
          <w:szCs w:val="24"/>
          <w:lang w:val="en-US"/>
        </w:rPr>
        <w:t xml:space="preserve">In line with many studies on carnivore roadkills outside protected areas </w:t>
      </w:r>
      <w:r w:rsidRPr="00603F73">
        <w:rPr>
          <w:rFonts w:ascii="Times New Roman" w:hAnsi="Times New Roman" w:cs="Times New Roman"/>
          <w:color w:val="000000" w:themeColor="text1"/>
          <w:sz w:val="24"/>
          <w:szCs w:val="24"/>
          <w:lang w:val="en-US"/>
        </w:rPr>
        <w:fldChar w:fldCharType="begin"/>
      </w:r>
      <w:r w:rsidR="00185A55">
        <w:rPr>
          <w:rFonts w:ascii="Times New Roman" w:hAnsi="Times New Roman" w:cs="Times New Roman"/>
          <w:color w:val="000000" w:themeColor="text1"/>
          <w:sz w:val="24"/>
          <w:szCs w:val="24"/>
          <w:lang w:val="en-US"/>
        </w:rPr>
        <w:instrText xml:space="preserve"> ADDIN ZOTERO_ITEM CSL_CITATION {"citationID":"413FmVTc","properties":{"formattedCitation":"(Grilo et al. 2015; Bencin et al. 2019; Gunson et al. 2020; Dennehy et al. 2021)","plainCitation":"(Grilo et al. 2015; Bencin et al. 2019; Gunson et al. 2020; Dennehy et al. 2021)","noteIndex":0},"citationItems":[{"id":"qX81ssgi/lAtXYmyJ","uris":["http://zotero.org/users/5432491/items/WIQLM6Z2"],"uri":["http://zotero.org/users/5432491/items/WIQLM6Z2"],"itemData":{"id":"TXjNrann/reQgr20N","type":"chapter","abstract":"Carnivores are a diverse group of wildlife that occur in most environments around the world. Large, wide-ranging carnivores play key ecological roles in natural systems. They regulate population sizes of herbivores and other small- and medium-sized carnivores that in turn affect the growth, structure and composition of plant communities and habitats and the health of the small-animal populations that live in these habitats. Carnivores are particularly susceptible to the impacts of roads because many species require large areas to sustain their populations, have low reproductive output and occur in low densities. 1 Carnivores with large home ranges, long dispersal distances or inability to tolerate human disturbance are particularly vulnerable to the effects of roads and traffic. 2 Threats from roads and traffic such as wildlife-vehicle collisions barriers to movement, habitat disturbance and road avoidance jeopardise the persistence of certain carnivore populations. 3 Road and landscape-related features influence behavioural responses of carnivores to roads, mortality risk and barrier effects. 4 Different types of crossing structures are needed to increase habitat connectivity for the wide diversity of carnivore species. 5 Fencing, when paired with crossing structures, is critical to reducing the negative effects of roads on carnivores. The effects of roads and traffic on carnivores are well understood and vary significantly because of the diversity in their body size, movement ecology, prey selection and habitat preferences. Consequently, carnivores require a diverse suite of mitigation options, many of which have been well studied. Further research is needed to evaluate effects of roads and mitigation success in maintaining genetic integrity that supports long-term viable populations of carnivores.","container-title":"Handbook of Road Ecology","ISBN":"978-1-118-56817-0","language":"en","note":"section: 35\n_eprint: https://onlinelibrary.wiley.com/doi/pdf/10.1002/9781118568170.ch35\nDOI: 10.1002/9781118568170.ch35","page":"300-312","publisher":"John Wiley &amp; Sons, Ltd","source":"Wiley Online Library","title":"Carnivores: struggling for survival in roaded landsCapes","URL":"https://onlinelibrary.wiley.com/doi/abs/10.1002/9781118568170.ch35","author":[{"family":"Grilo","given":"Clara"},{"family":"Smith","given":"Daniel J."},{"family":"Klar","given":"Nina"}],"accessed":{"date-parts":[["2020",5,18]]},"issued":{"date-parts":[["2015"]]}}},{"id":"qX81ssgi/iQ6Tm8BQ","uris":["http://zotero.org/users/5432491/items/RVRN5RPY"],"uri":["http://zotero.org/users/5432491/items/RVRN5RPY"],"itemData":{"id":"TXjNrann/ilQ9BSGg","type":"article-journal","abstract":"Roadways pose challenges for conserving wide-ranging animal species. As bobcat (Lynx rufus) populations recover in Ohio, an accurate evaluation of population metrics is critical to understanding future population trajectories. In this study, we integrated multiple datasets to examine overall road mortality rates in Ohio. First, we utilized a long-term vehicle-strike dataset (1978–2017) to determine landscape and local predictors of road mortality. We found that bobcats were killed at higher rates on interstates regardless of surrounding landscape composition, but that landscape variables were useful at predicting mortality on lower-traffic roads. To explore road avoidance behaviors, we used GPS telemetry data from 18 individuals to compare road crossings along trajectory paths with random road crossings simulated using Correlated Random Walks. Bobcats exhibited avoidance of certain route types (county, municipal, and US routes). Finally, by integrating traffic volume data, road crossing behavior, and accounting for the proportion of each route type present in the study area, we estimated that a minimum of 6% and up to 18% of the bobcat population in Ohio is lost to vehicle-strikes annually. To fully understand the population level impacts of this mortality, we recommend further monitoring of age structure and sex of roadkill animals. Our results identify potential areas for mitigation of vehicle-strikes and emphasize the importance of accounting for road mortality when making management decisions for Ohio’s recovering bobcat population.","container-title":"Scientific Reports","DOI":"10.1038/s41598-019-50931-5","ISSN":"2045-2322","issue":"1","language":"en","note":"container-title: Scientific Reports\nnumber: 1\npublisher: Nature Publishing Group","page":"15391","source":"www.nature.com","title":"Roadkill and space use data predict vehicle-strike hotspots and mortality rates in a recovering bobcat ( Lynx rufus ) population","volume":"9","author":[{"family":"Bencin","given":"Heidi L."},{"family":"Prange","given":"Suzanne"},{"family":"Rose","given":"Christa"},{"family":"Popescu","given":"Viorel D."}],"issued":{"date-parts":[["2019",10,28]]}}},{"id":2458,"uris":["http://zotero.org/users/5432491/items/JLADNG7Z"],"uri":["http://zotero.org/users/5432491/items/JLADNG7Z"],"itemData":{"id":2458,"type":"article-journal","abstract":"In addition to posing a serious risk to motorist safety, vehicle collisions with wildlife are a significant threat for many species. Previous spatial modeling has concluded that wildlife-vehicle collisions (WVCs) exhibit clustering on roads, which is","container-title":"Journal of Environmental Management","ISSN":"0301-4797","issue":"4","language":"en","note":"number: 4\ncontainer-title: Journal of Environmental Management","page":"1074-1082","source":"www.academia.edu","title":"Spatial wildlife-vehicle collision models: A review of current work and its application to transportation mitigation projects","title-short":"Spatial wildlife-vehicle collision models","volume":"92","author":[{"family":"Gunson","given":"Kari E."},{"family":"Mountrakis","given":"Giorgos"},{"family":"Quackenbush","given":"Lindi J."}],"issued":{"date-parts":[["2020",3,9]]}}},{"id":9039,"uris":["http://zotero.org/users/5432491/items/JBHF3EBS"],"uri":["http://zotero.org/users/5432491/items/JBHF3EBS"],"itemData":{"id":9039,"type":"article-journal","abstract":"In some regions of the world, large carnivores, such as wolves, persist in landscapes with dense networks of paved roads. However, beyond the general impacts of roads on wildlife, we still lack information on carnivore responses to different types of roads and traffic volume levels. Using wolves in NW Spain as a case study, we show how wolves respond differently to paved road classes depending on road size, speed limit and traffic volume. All wolves evaluated (25 GPS collared wolves) crossed paved roads. Overall, during 3,915 sampling days, we recorded 29,859 wolf crossings. Wolf crossings of all paved road classes were recorded at a mean rate of 0.022 crossings/day/km (95% CI 0.016–0.027). Wolves crossed low speed and low traffic volume roads more frequently, and more often during the night, in order to lessen the chances of encountering traffic. We found mortality to be highest on roads with high speed and high traffic volume. How wolves interact with paved roads should be considered in landscape planning strategies in order to guarantee wolf long-term persistence in human-dominated landscapes. In our case, our results support an increasing focus on primary roads (class II) to identify segments of these roads where road mitigation efforts should be prioritised. Our study also highlights the importance of considering paved road classes when studying the impact of roads on wildlife.","container-title":"Biodiversity and Conservation","DOI":"10.1007/s10531-021-02239-y","ISSN":"1572-9710","journalAbbreviation":"Biodivers Conserv","language":"en","source":"Springer Link","title":"Contrasting wolf responses to different paved roads and traffic volume levels","URL":"https://doi.org/10.1007/s10531-021-02239-y","author":[{"family":"Dennehy","given":"Emma"},{"family":"Llaneza","given":"Luis"},{"family":"López-Bao","given":"José Vicente"}],"accessed":{"date-parts":[["2021",8,9]]},"issued":{"date-parts":[["2021",7,13]]}}}],"schema":"https://github.com/citation-style-language/schema/raw/master/csl-citation.json"} </w:instrText>
      </w:r>
      <w:r w:rsidRPr="00603F73">
        <w:rPr>
          <w:rFonts w:ascii="Times New Roman" w:hAnsi="Times New Roman" w:cs="Times New Roman"/>
          <w:color w:val="000000" w:themeColor="text1"/>
          <w:sz w:val="24"/>
          <w:szCs w:val="24"/>
          <w:lang w:val="en-US"/>
        </w:rPr>
        <w:fldChar w:fldCharType="separate"/>
      </w:r>
      <w:r w:rsidR="00344322" w:rsidRPr="00B04563">
        <w:rPr>
          <w:rFonts w:ascii="Times New Roman" w:hAnsi="Times New Roman" w:cs="Times New Roman"/>
          <w:sz w:val="24"/>
          <w:lang w:val="en-US"/>
        </w:rPr>
        <w:t>(Grilo et al. 2015; Bencin et al. 2019; Gunson et al. 2020; Dennehy et al. 2021)</w:t>
      </w:r>
      <w:r w:rsidRPr="00603F73">
        <w:rPr>
          <w:rFonts w:ascii="Times New Roman" w:hAnsi="Times New Roman" w:cs="Times New Roman"/>
          <w:color w:val="000000" w:themeColor="text1"/>
          <w:sz w:val="24"/>
          <w:szCs w:val="24"/>
          <w:lang w:val="en-US"/>
        </w:rPr>
        <w:fldChar w:fldCharType="end"/>
      </w:r>
      <w:r w:rsidRPr="00850320">
        <w:rPr>
          <w:rFonts w:ascii="Times New Roman" w:hAnsi="Times New Roman" w:cs="Times New Roman"/>
          <w:color w:val="000000" w:themeColor="text1"/>
          <w:sz w:val="24"/>
          <w:szCs w:val="24"/>
          <w:lang w:val="en-US"/>
        </w:rPr>
        <w:t xml:space="preserve">, we found a higher incidence of hyena roadkills on </w:t>
      </w:r>
      <w:r w:rsidR="009222C5">
        <w:rPr>
          <w:rFonts w:ascii="Times New Roman" w:hAnsi="Times New Roman" w:cs="Times New Roman"/>
          <w:color w:val="000000" w:themeColor="text1"/>
          <w:sz w:val="24"/>
          <w:szCs w:val="24"/>
          <w:lang w:val="en-US"/>
        </w:rPr>
        <w:t>main</w:t>
      </w:r>
      <w:r w:rsidR="00E9305A">
        <w:rPr>
          <w:rFonts w:ascii="Times New Roman" w:hAnsi="Times New Roman" w:cs="Times New Roman"/>
          <w:color w:val="000000" w:themeColor="text1"/>
          <w:sz w:val="24"/>
          <w:szCs w:val="24"/>
          <w:lang w:val="en-US"/>
        </w:rPr>
        <w:t xml:space="preserve"> roads</w:t>
      </w:r>
      <w:r w:rsidRPr="00850320">
        <w:rPr>
          <w:rFonts w:ascii="Times New Roman" w:hAnsi="Times New Roman" w:cs="Times New Roman"/>
          <w:color w:val="000000" w:themeColor="text1"/>
          <w:sz w:val="24"/>
          <w:szCs w:val="24"/>
          <w:lang w:val="en-US"/>
        </w:rPr>
        <w:t xml:space="preserve">, where traffic volume and speed are </w:t>
      </w:r>
      <w:r w:rsidR="009222C5">
        <w:rPr>
          <w:rFonts w:ascii="Times New Roman" w:hAnsi="Times New Roman" w:cs="Times New Roman"/>
          <w:color w:val="000000" w:themeColor="text1"/>
          <w:sz w:val="24"/>
          <w:szCs w:val="24"/>
          <w:lang w:val="en-US"/>
        </w:rPr>
        <w:t xml:space="preserve">typically </w:t>
      </w:r>
      <w:r w:rsidRPr="00850320">
        <w:rPr>
          <w:rFonts w:ascii="Times New Roman" w:hAnsi="Times New Roman" w:cs="Times New Roman"/>
          <w:color w:val="000000" w:themeColor="text1"/>
          <w:sz w:val="24"/>
          <w:szCs w:val="24"/>
          <w:lang w:val="en-US"/>
        </w:rPr>
        <w:t>high</w:t>
      </w:r>
      <w:r w:rsidR="00AB72D6">
        <w:rPr>
          <w:rFonts w:ascii="Times New Roman" w:hAnsi="Times New Roman" w:cs="Times New Roman"/>
          <w:color w:val="000000" w:themeColor="text1"/>
          <w:sz w:val="24"/>
          <w:szCs w:val="24"/>
          <w:lang w:val="en-US"/>
        </w:rPr>
        <w:t xml:space="preserve">er, than on </w:t>
      </w:r>
      <w:ins w:id="906" w:author="Hofer, Heribert" w:date="2022-03-07T07:37:00Z">
        <w:r w:rsidR="003E37B0">
          <w:rPr>
            <w:rFonts w:ascii="Times New Roman" w:hAnsi="Times New Roman" w:cs="Times New Roman"/>
            <w:color w:val="000000" w:themeColor="text1"/>
            <w:sz w:val="24"/>
            <w:szCs w:val="24"/>
            <w:lang w:val="en-US"/>
          </w:rPr>
          <w:t xml:space="preserve">side </w:t>
        </w:r>
      </w:ins>
      <w:r w:rsidR="00AB72D6">
        <w:rPr>
          <w:rFonts w:ascii="Times New Roman" w:hAnsi="Times New Roman" w:cs="Times New Roman"/>
          <w:color w:val="000000" w:themeColor="text1"/>
          <w:sz w:val="24"/>
          <w:szCs w:val="24"/>
          <w:lang w:val="en-US"/>
        </w:rPr>
        <w:t>tracks</w:t>
      </w:r>
      <w:r w:rsidRPr="00850320">
        <w:rPr>
          <w:rFonts w:ascii="Times New Roman" w:hAnsi="Times New Roman" w:cs="Times New Roman"/>
          <w:color w:val="000000" w:themeColor="text1"/>
          <w:sz w:val="24"/>
          <w:szCs w:val="24"/>
          <w:lang w:val="en-US"/>
        </w:rPr>
        <w:t xml:space="preserve"> (Fig. 1b,c, Fig. 2a). Roadkill incidence </w:t>
      </w:r>
      <w:r w:rsidR="00757DC0">
        <w:rPr>
          <w:rFonts w:ascii="Times New Roman" w:hAnsi="Times New Roman" w:cs="Times New Roman"/>
          <w:color w:val="000000" w:themeColor="text1"/>
          <w:sz w:val="24"/>
          <w:szCs w:val="24"/>
          <w:lang w:val="en-US"/>
        </w:rPr>
        <w:t>was also</w:t>
      </w:r>
      <w:r w:rsidRPr="00850320">
        <w:rPr>
          <w:rFonts w:ascii="Times New Roman" w:hAnsi="Times New Roman" w:cs="Times New Roman"/>
          <w:color w:val="000000" w:themeColor="text1"/>
          <w:sz w:val="24"/>
          <w:szCs w:val="24"/>
          <w:lang w:val="en-US"/>
        </w:rPr>
        <w:t xml:space="preserve"> higher close to </w:t>
      </w:r>
      <w:r w:rsidR="00177CD5">
        <w:rPr>
          <w:rFonts w:ascii="Times New Roman" w:hAnsi="Times New Roman" w:cs="Times New Roman"/>
          <w:color w:val="000000" w:themeColor="text1"/>
          <w:sz w:val="24"/>
          <w:szCs w:val="24"/>
          <w:lang w:val="en-US"/>
        </w:rPr>
        <w:t>amenities</w:t>
      </w:r>
      <w:r w:rsidRPr="00850320">
        <w:rPr>
          <w:rFonts w:ascii="Times New Roman" w:hAnsi="Times New Roman" w:cs="Times New Roman"/>
          <w:color w:val="000000" w:themeColor="text1"/>
          <w:sz w:val="24"/>
          <w:szCs w:val="24"/>
          <w:lang w:val="en-US"/>
        </w:rPr>
        <w:t xml:space="preserve"> (Fig. 2b), </w:t>
      </w:r>
      <w:commentRangeStart w:id="907"/>
      <w:commentRangeStart w:id="908"/>
      <w:r w:rsidRPr="00850320">
        <w:rPr>
          <w:rFonts w:ascii="Times New Roman" w:hAnsi="Times New Roman" w:cs="Times New Roman"/>
          <w:color w:val="000000" w:themeColor="text1"/>
          <w:sz w:val="24"/>
          <w:szCs w:val="24"/>
          <w:lang w:val="en-US"/>
        </w:rPr>
        <w:t>possibly because hyenas are attracted to anthropogenic food associated with housing</w:t>
      </w:r>
      <w:r w:rsidR="009222C5">
        <w:rPr>
          <w:rFonts w:ascii="Times New Roman" w:hAnsi="Times New Roman" w:cs="Times New Roman"/>
          <w:color w:val="000000" w:themeColor="text1"/>
          <w:sz w:val="24"/>
          <w:szCs w:val="24"/>
          <w:lang w:val="en-US"/>
        </w:rPr>
        <w:t xml:space="preserve"> and</w:t>
      </w:r>
      <w:r w:rsidRPr="00850320">
        <w:rPr>
          <w:rFonts w:ascii="Times New Roman" w:hAnsi="Times New Roman" w:cs="Times New Roman"/>
          <w:color w:val="000000" w:themeColor="text1"/>
          <w:sz w:val="24"/>
          <w:szCs w:val="24"/>
          <w:lang w:val="en-US"/>
        </w:rPr>
        <w:t xml:space="preserve"> </w:t>
      </w:r>
      <w:r w:rsidR="009222C5">
        <w:rPr>
          <w:rFonts w:ascii="Times New Roman" w:hAnsi="Times New Roman" w:cs="Times New Roman"/>
          <w:color w:val="000000" w:themeColor="text1"/>
          <w:sz w:val="24"/>
          <w:szCs w:val="24"/>
          <w:lang w:val="en-US"/>
        </w:rPr>
        <w:t>tourist accommodation</w:t>
      </w:r>
      <w:r w:rsidR="00C21846">
        <w:rPr>
          <w:rFonts w:ascii="Times New Roman" w:hAnsi="Times New Roman" w:cs="Times New Roman"/>
          <w:color w:val="000000" w:themeColor="text1"/>
          <w:sz w:val="24"/>
          <w:szCs w:val="24"/>
          <w:lang w:val="en-US"/>
        </w:rPr>
        <w:t xml:space="preserve"> </w:t>
      </w:r>
      <w:commentRangeEnd w:id="907"/>
      <w:r w:rsidR="00F903BB">
        <w:rPr>
          <w:rStyle w:val="CommentReference"/>
        </w:rPr>
        <w:commentReference w:id="907"/>
      </w:r>
      <w:commentRangeEnd w:id="908"/>
      <w:r w:rsidR="00CE2E74">
        <w:rPr>
          <w:rStyle w:val="CommentReference"/>
        </w:rPr>
        <w:commentReference w:id="908"/>
      </w:r>
      <w:del w:id="909" w:author="Hofer, Heribert" w:date="2022-03-07T08:05:00Z">
        <w:r w:rsidR="003638BC" w:rsidDel="00C93BC8">
          <w:rPr>
            <w:rFonts w:ascii="Times New Roman" w:hAnsi="Times New Roman" w:cs="Times New Roman"/>
            <w:color w:val="000000" w:themeColor="text1"/>
            <w:sz w:val="24"/>
            <w:szCs w:val="24"/>
            <w:lang w:val="en-US"/>
          </w:rPr>
          <w:delText>(</w:delText>
        </w:r>
      </w:del>
      <w:r w:rsidR="003638BC">
        <w:rPr>
          <w:rFonts w:ascii="Times New Roman" w:hAnsi="Times New Roman" w:cs="Times New Roman"/>
          <w:color w:val="000000" w:themeColor="text1"/>
          <w:sz w:val="24"/>
          <w:szCs w:val="24"/>
          <w:lang w:val="en-US"/>
        </w:rPr>
        <w:fldChar w:fldCharType="begin"/>
      </w:r>
      <w:r w:rsidR="003638BC">
        <w:rPr>
          <w:rFonts w:ascii="Times New Roman" w:hAnsi="Times New Roman" w:cs="Times New Roman"/>
          <w:color w:val="000000" w:themeColor="text1"/>
          <w:sz w:val="24"/>
          <w:szCs w:val="24"/>
          <w:lang w:val="en-US"/>
        </w:rPr>
        <w:instrText xml:space="preserve"> ADDIN ZOTERO_ITEM CSL_CITATION {"citationID":"t63dbuLC","properties":{"formattedCitation":"(Hofer &amp; Mills 1998; Kolowski &amp; Holekamp 2008)","plainCitation":"(Hofer &amp; Mills 1998; Kolowski &amp; Holekamp 2008)","noteIndex":0},"citationItems":[{"id":4615,"uris":["http://zotero.org/users/5432491/items/US3BLEIP"],"uri":["http://zotero.org/users/5432491/items/US3BLEIP"],"itemData":{"id":4615,"type":"book","abstract":"Despite their low species density, hyaenas are both unique and vital components of most African and some Asian ecosystems. Although there are only 4 species, they tend to clash with the interests of humans to a greater extent than many other mammals and one of the biggest obstacles facing those committed to the conservation of this species is the negative feelings that many people have towards hyaenas. This action plan sets out to address some of the problems facing this species of animal, particularly the issue of public perception and awareness, and provides guidelines to rectify this situation.","ISBN":"978-2-8317-0442-5","language":"en","source":"portals.iucn.org","title":"Hyaenas : status survey and conservation action plan","title-short":"Hyaenas","URL":"https://portals.iucn.org/library/node/7402","author":[{"family":"Hofer","given":"Heribert"},{"family":"Mills","given":"Gus"}],"accessed":{"date-parts":[["2021",1,19]]},"issued":{"date-parts":[["1998"]]}}},{"id":4620,"uris":["http://zotero.org/users/5432491/items/N2BJY2R5"],"uri":["http://zotero.org/users/5432491/items/N2BJY2R5"],"itemData":{"id":4620,"type":"article-journal","abstract":"Although the use of anthropogenic food sources by carnivores is well documented, few studies have investigated the potential for these sites to influence the movements of livestock predators. We capitalized on a natural experiment in which a refuse pit, utilized by a group of intensively monitored spotted hyenas (Crocuta crocuta) in the Masai Mara National Reserve, Kenya, was closed midway through monitoring efforts. We compared hyena space use patterns before and after closure, while controlling for other variables, to investigate the influence of the pit on home range size, core area size and location, and the proximity of hyenas to dens and the refuse pit itself. We also investigated the influence of prey abundance and the social ranks of individual hyenas on variation in frequency of pit utilization. We found home range size to increase and core area size to decrease following pit closure. Space use was clearly influenced by the pit, as the group core area included the refuse site only while it was in operation, and hyenas were found closer to the pit before than after its closure. The most common rank group observed feeding at the pit were low-ranking females, and regular pit users were more likely to be found near the pit during times of relative prey scarcity. We discuss the potential of human refuse at pastoral villages to increase livestock losses to hyenas.","container-title":"African Journal of Ecology","DOI":"https://doi.org/10.1111/j.1365-2028.2007.00846.x","ISSN":"1365-2028","issue":"3","language":"en","note":"_eprint: https://onlinelibrary.wiley.com/doi/pdf/10.1111/j.1365-2028.2007.00846.x","page":"341-349","source":"Wiley Online Library","title":"Effects of an open refuse pit on space use patterns of spotted hyenas","volume":"46","author":[{"family":"Kolowski","given":"J. M."},{"family":"Holekamp","given":"K. E."}],"issued":{"date-parts":[["2008"]]}}}],"schema":"https://github.com/citation-style-language/schema/raw/master/csl-citation.json"} </w:instrText>
      </w:r>
      <w:r w:rsidR="003638BC">
        <w:rPr>
          <w:rFonts w:ascii="Times New Roman" w:hAnsi="Times New Roman" w:cs="Times New Roman"/>
          <w:color w:val="000000" w:themeColor="text1"/>
          <w:sz w:val="24"/>
          <w:szCs w:val="24"/>
          <w:lang w:val="en-US"/>
        </w:rPr>
        <w:fldChar w:fldCharType="separate"/>
      </w:r>
      <w:r w:rsidR="003638BC" w:rsidRPr="00B04563">
        <w:rPr>
          <w:rFonts w:ascii="Times New Roman" w:hAnsi="Times New Roman" w:cs="Times New Roman"/>
          <w:sz w:val="24"/>
          <w:lang w:val="en-US"/>
        </w:rPr>
        <w:t>(</w:t>
      </w:r>
      <w:del w:id="910" w:author="Hofer, Heribert" w:date="2022-03-07T08:37:00Z">
        <w:r w:rsidR="003638BC" w:rsidRPr="00B04563" w:rsidDel="00915BA4">
          <w:rPr>
            <w:rFonts w:ascii="Times New Roman" w:hAnsi="Times New Roman" w:cs="Times New Roman"/>
            <w:sz w:val="24"/>
            <w:lang w:val="en-US"/>
          </w:rPr>
          <w:delText>Hofer &amp;</w:delText>
        </w:r>
      </w:del>
      <w:del w:id="911" w:author="East, Marion" w:date="2022-03-14T17:34:00Z">
        <w:r w:rsidR="003638BC" w:rsidRPr="00B04563" w:rsidDel="0034362C">
          <w:rPr>
            <w:rFonts w:ascii="Times New Roman" w:hAnsi="Times New Roman" w:cs="Times New Roman"/>
            <w:sz w:val="24"/>
            <w:lang w:val="en-US"/>
          </w:rPr>
          <w:delText xml:space="preserve"> Mills </w:delText>
        </w:r>
      </w:del>
      <w:ins w:id="912" w:author="Hofer, Heribert" w:date="2022-03-07T08:37:00Z">
        <w:del w:id="913" w:author="East, Marion" w:date="2022-03-14T17:34:00Z">
          <w:r w:rsidR="00915BA4" w:rsidDel="0034362C">
            <w:rPr>
              <w:rFonts w:ascii="Times New Roman" w:hAnsi="Times New Roman" w:cs="Times New Roman"/>
              <w:sz w:val="24"/>
              <w:lang w:val="en-US"/>
            </w:rPr>
            <w:delText xml:space="preserve">&amp; </w:delText>
          </w:r>
          <w:r w:rsidR="00915BA4" w:rsidRPr="00B04563" w:rsidDel="0034362C">
            <w:rPr>
              <w:rFonts w:ascii="Times New Roman" w:hAnsi="Times New Roman" w:cs="Times New Roman"/>
              <w:sz w:val="24"/>
              <w:lang w:val="en-US"/>
            </w:rPr>
            <w:delText xml:space="preserve">Hofer </w:delText>
          </w:r>
        </w:del>
      </w:ins>
      <w:del w:id="914" w:author="East, Marion" w:date="2022-03-14T17:34:00Z">
        <w:r w:rsidR="003638BC" w:rsidRPr="00B04563" w:rsidDel="0034362C">
          <w:rPr>
            <w:rFonts w:ascii="Times New Roman" w:hAnsi="Times New Roman" w:cs="Times New Roman"/>
            <w:sz w:val="24"/>
            <w:lang w:val="en-US"/>
          </w:rPr>
          <w:delText>1998;</w:delText>
        </w:r>
      </w:del>
      <w:del w:id="915" w:author="Sarah Benhaiem" w:date="2022-03-17T15:54:00Z">
        <w:r w:rsidR="003638BC" w:rsidRPr="00B04563" w:rsidDel="00CE2E74">
          <w:rPr>
            <w:rFonts w:ascii="Times New Roman" w:hAnsi="Times New Roman" w:cs="Times New Roman"/>
            <w:sz w:val="24"/>
            <w:lang w:val="en-US"/>
          </w:rPr>
          <w:delText xml:space="preserve"> </w:delText>
        </w:r>
      </w:del>
      <w:r w:rsidR="003638BC" w:rsidRPr="00B04563">
        <w:rPr>
          <w:rFonts w:ascii="Times New Roman" w:hAnsi="Times New Roman" w:cs="Times New Roman"/>
          <w:sz w:val="24"/>
          <w:lang w:val="en-US"/>
        </w:rPr>
        <w:t>Kolowski &amp; Holekamp 2008</w:t>
      </w:r>
      <w:ins w:id="916" w:author="Hofer, Heribert" w:date="2022-03-07T08:05:00Z">
        <w:r w:rsidR="00C93BC8">
          <w:rPr>
            <w:rFonts w:ascii="Times New Roman" w:hAnsi="Times New Roman" w:cs="Times New Roman"/>
            <w:sz w:val="24"/>
            <w:lang w:val="en-US"/>
          </w:rPr>
          <w:t>;</w:t>
        </w:r>
      </w:ins>
      <w:ins w:id="917" w:author="East, Marion" w:date="2022-03-14T17:32:00Z">
        <w:r w:rsidR="0034362C">
          <w:rPr>
            <w:rFonts w:ascii="Times New Roman" w:hAnsi="Times New Roman" w:cs="Times New Roman"/>
            <w:sz w:val="24"/>
            <w:lang w:val="en-US"/>
          </w:rPr>
          <w:t xml:space="preserve"> Yirga et al. 2012</w:t>
        </w:r>
      </w:ins>
      <w:ins w:id="918" w:author="East, Marion" w:date="2022-03-14T17:34:00Z">
        <w:r w:rsidR="0034362C">
          <w:rPr>
            <w:rFonts w:ascii="Times New Roman" w:hAnsi="Times New Roman" w:cs="Times New Roman"/>
            <w:sz w:val="24"/>
            <w:lang w:val="en-US"/>
          </w:rPr>
          <w:t>:</w:t>
        </w:r>
      </w:ins>
      <w:ins w:id="919" w:author="East, Marion" w:date="2022-03-14T17:36:00Z">
        <w:r w:rsidR="0034362C">
          <w:rPr>
            <w:rFonts w:ascii="Times New Roman" w:hAnsi="Times New Roman" w:cs="Times New Roman"/>
            <w:sz w:val="24"/>
            <w:lang w:val="en-US"/>
          </w:rPr>
          <w:t xml:space="preserve"> Kalyahe et al. in press</w:t>
        </w:r>
      </w:ins>
      <w:ins w:id="920" w:author="East, Marion" w:date="2022-03-14T17:34:00Z">
        <w:del w:id="921" w:author="Sarah Benhaiem" w:date="2022-03-17T16:20:00Z">
          <w:r w:rsidR="0034362C" w:rsidDel="007B1CDD">
            <w:rPr>
              <w:rFonts w:ascii="Times New Roman" w:hAnsi="Times New Roman" w:cs="Times New Roman"/>
              <w:sz w:val="24"/>
              <w:lang w:val="en-US"/>
            </w:rPr>
            <w:delText xml:space="preserve"> </w:delText>
          </w:r>
        </w:del>
      </w:ins>
      <w:del w:id="922" w:author="Hofer, Heribert" w:date="2022-03-07T08:05:00Z">
        <w:r w:rsidR="003638BC" w:rsidRPr="00B04563" w:rsidDel="00C93BC8">
          <w:rPr>
            <w:rFonts w:ascii="Times New Roman" w:hAnsi="Times New Roman" w:cs="Times New Roman"/>
            <w:sz w:val="24"/>
            <w:lang w:val="en-US"/>
          </w:rPr>
          <w:delText>)</w:delText>
        </w:r>
      </w:del>
      <w:r w:rsidR="003638BC">
        <w:rPr>
          <w:rFonts w:ascii="Times New Roman" w:hAnsi="Times New Roman" w:cs="Times New Roman"/>
          <w:color w:val="000000" w:themeColor="text1"/>
          <w:sz w:val="24"/>
          <w:szCs w:val="24"/>
          <w:lang w:val="en-US"/>
        </w:rPr>
        <w:fldChar w:fldCharType="end"/>
      </w:r>
      <w:ins w:id="923" w:author="Hofer, Heribert" w:date="2022-03-07T08:05:00Z">
        <w:del w:id="924" w:author="Sarah Benhaiem" w:date="2022-03-17T16:20:00Z">
          <w:r w:rsidR="00C93BC8" w:rsidDel="007B1CDD">
            <w:rPr>
              <w:rFonts w:ascii="Times New Roman" w:hAnsi="Times New Roman" w:cs="Times New Roman"/>
              <w:color w:val="000000" w:themeColor="text1"/>
              <w:sz w:val="24"/>
              <w:szCs w:val="24"/>
              <w:lang w:val="en-US"/>
            </w:rPr>
            <w:delText xml:space="preserve"> </w:delText>
          </w:r>
        </w:del>
        <w:commentRangeStart w:id="925"/>
        <w:del w:id="926" w:author="East, Marion" w:date="2022-03-14T17:30:00Z">
          <w:r w:rsidR="00C93BC8" w:rsidDel="0034362C">
            <w:rPr>
              <w:rFonts w:ascii="Times New Roman" w:hAnsi="Times New Roman" w:cs="Times New Roman"/>
              <w:color w:val="000000" w:themeColor="text1"/>
              <w:sz w:val="24"/>
              <w:szCs w:val="24"/>
              <w:lang w:val="en-US"/>
            </w:rPr>
            <w:delText>ML</w:delText>
          </w:r>
        </w:del>
      </w:ins>
      <w:commentRangeEnd w:id="925"/>
      <w:r w:rsidR="0034362C">
        <w:rPr>
          <w:rStyle w:val="CommentReference"/>
        </w:rPr>
        <w:commentReference w:id="925"/>
      </w:r>
      <w:del w:id="927" w:author="East, Marion" w:date="2022-03-14T17:30:00Z">
        <w:r w:rsidR="003638BC" w:rsidDel="0034362C">
          <w:rPr>
            <w:rFonts w:ascii="Times New Roman" w:hAnsi="Times New Roman" w:cs="Times New Roman"/>
            <w:color w:val="000000" w:themeColor="text1"/>
            <w:sz w:val="24"/>
            <w:szCs w:val="24"/>
            <w:lang w:val="en-US"/>
          </w:rPr>
          <w:delText xml:space="preserve"> East &amp; </w:delText>
        </w:r>
      </w:del>
      <w:ins w:id="928" w:author="Hofer, Heribert" w:date="2022-03-07T08:05:00Z">
        <w:del w:id="929" w:author="East, Marion" w:date="2022-03-14T17:30:00Z">
          <w:r w:rsidR="00C93BC8" w:rsidDel="0034362C">
            <w:rPr>
              <w:rFonts w:ascii="Times New Roman" w:hAnsi="Times New Roman" w:cs="Times New Roman"/>
              <w:color w:val="000000" w:themeColor="text1"/>
              <w:sz w:val="24"/>
              <w:szCs w:val="24"/>
              <w:lang w:val="en-US"/>
            </w:rPr>
            <w:delText xml:space="preserve">H </w:delText>
          </w:r>
        </w:del>
      </w:ins>
      <w:del w:id="930" w:author="East, Marion" w:date="2022-03-14T17:30:00Z">
        <w:r w:rsidR="003638BC" w:rsidDel="0034362C">
          <w:rPr>
            <w:rFonts w:ascii="Times New Roman" w:hAnsi="Times New Roman" w:cs="Times New Roman"/>
            <w:color w:val="000000" w:themeColor="text1"/>
            <w:sz w:val="24"/>
            <w:szCs w:val="24"/>
            <w:lang w:val="en-US"/>
          </w:rPr>
          <w:delText>Hofer, unpublished data</w:delText>
        </w:r>
      </w:del>
      <w:r w:rsidR="003638BC">
        <w:rPr>
          <w:rFonts w:ascii="Times New Roman" w:hAnsi="Times New Roman" w:cs="Times New Roman"/>
          <w:color w:val="000000" w:themeColor="text1"/>
          <w:sz w:val="24"/>
          <w:szCs w:val="24"/>
          <w:lang w:val="en-US"/>
        </w:rPr>
        <w:t xml:space="preserve">) </w:t>
      </w:r>
      <w:r w:rsidR="00C21846">
        <w:rPr>
          <w:rFonts w:ascii="Times New Roman" w:hAnsi="Times New Roman" w:cs="Times New Roman"/>
          <w:color w:val="000000" w:themeColor="text1"/>
          <w:sz w:val="24"/>
          <w:szCs w:val="24"/>
          <w:lang w:val="en-US"/>
        </w:rPr>
        <w:t>and typically access facilities using vehicle track</w:t>
      </w:r>
      <w:ins w:id="931" w:author="Hofer, Heribert" w:date="2022-03-07T07:37:00Z">
        <w:r w:rsidR="003E37B0">
          <w:rPr>
            <w:rFonts w:ascii="Times New Roman" w:hAnsi="Times New Roman" w:cs="Times New Roman"/>
            <w:color w:val="000000" w:themeColor="text1"/>
            <w:sz w:val="24"/>
            <w:szCs w:val="24"/>
            <w:lang w:val="en-US"/>
          </w:rPr>
          <w:t>s</w:t>
        </w:r>
      </w:ins>
      <w:r w:rsidR="00C21846">
        <w:rPr>
          <w:rFonts w:ascii="Times New Roman" w:hAnsi="Times New Roman" w:cs="Times New Roman"/>
          <w:color w:val="000000" w:themeColor="text1"/>
          <w:sz w:val="24"/>
          <w:szCs w:val="24"/>
          <w:lang w:val="en-US"/>
        </w:rPr>
        <w:t xml:space="preserve"> which would increase their chance of encountering vehicles approaching and leaving these amenities</w:t>
      </w:r>
      <w:r w:rsidRPr="00850320">
        <w:rPr>
          <w:rFonts w:ascii="Times New Roman" w:hAnsi="Times New Roman" w:cs="Times New Roman"/>
          <w:color w:val="000000" w:themeColor="text1"/>
          <w:sz w:val="24"/>
          <w:szCs w:val="24"/>
          <w:lang w:val="en-US"/>
        </w:rPr>
        <w:t>.</w:t>
      </w:r>
      <w:r w:rsidR="00080EBA">
        <w:rPr>
          <w:rFonts w:ascii="Times New Roman" w:hAnsi="Times New Roman" w:cs="Times New Roman"/>
          <w:color w:val="000000" w:themeColor="text1"/>
          <w:sz w:val="24"/>
          <w:szCs w:val="24"/>
          <w:lang w:val="en-US"/>
        </w:rPr>
        <w:t xml:space="preserve"> </w:t>
      </w:r>
      <w:ins w:id="932" w:author="Sarah Benhaiem" w:date="2022-03-17T19:07:00Z">
        <w:r w:rsidR="00627776">
          <w:rPr>
            <w:rFonts w:ascii="Times New Roman" w:hAnsi="Times New Roman" w:cs="Times New Roman"/>
            <w:color w:val="000000" w:themeColor="text1"/>
            <w:sz w:val="24"/>
            <w:szCs w:val="24"/>
            <w:lang w:val="en-US"/>
          </w:rPr>
          <w:t xml:space="preserve">Roadkill risk </w:t>
        </w:r>
      </w:ins>
      <w:ins w:id="933" w:author="Sarah Benhaiem" w:date="2022-03-17T19:08:00Z">
        <w:r w:rsidR="00627776">
          <w:rPr>
            <w:rFonts w:ascii="Times New Roman" w:hAnsi="Times New Roman" w:cs="Times New Roman"/>
            <w:color w:val="000000" w:themeColor="text1"/>
            <w:sz w:val="24"/>
            <w:szCs w:val="24"/>
            <w:lang w:val="en-US"/>
          </w:rPr>
          <w:t>c</w:t>
        </w:r>
      </w:ins>
      <w:ins w:id="934" w:author="Sarah Benhaiem" w:date="2022-03-17T19:07:00Z">
        <w:r w:rsidR="00627776">
          <w:rPr>
            <w:rFonts w:ascii="Times New Roman" w:hAnsi="Times New Roman" w:cs="Times New Roman"/>
            <w:color w:val="000000" w:themeColor="text1"/>
            <w:sz w:val="24"/>
            <w:szCs w:val="24"/>
            <w:lang w:val="en-US"/>
          </w:rPr>
          <w:t xml:space="preserve">lose to </w:t>
        </w:r>
      </w:ins>
      <w:ins w:id="935" w:author="Sarah Benhaiem" w:date="2022-03-17T19:08:00Z">
        <w:r w:rsidR="00627776">
          <w:rPr>
            <w:rFonts w:ascii="Times New Roman" w:hAnsi="Times New Roman" w:cs="Times New Roman"/>
            <w:color w:val="000000" w:themeColor="text1"/>
            <w:sz w:val="24"/>
            <w:szCs w:val="24"/>
            <w:lang w:val="en-US"/>
          </w:rPr>
          <w:t>amenities</w:t>
        </w:r>
      </w:ins>
      <w:ins w:id="936" w:author="Sarah Benhaiem" w:date="2022-03-17T19:07:00Z">
        <w:r w:rsidR="00627776">
          <w:rPr>
            <w:rFonts w:ascii="Times New Roman" w:hAnsi="Times New Roman" w:cs="Times New Roman"/>
            <w:color w:val="000000" w:themeColor="text1"/>
            <w:sz w:val="24"/>
            <w:szCs w:val="24"/>
            <w:lang w:val="en-US"/>
          </w:rPr>
          <w:t xml:space="preserve"> is </w:t>
        </w:r>
      </w:ins>
      <w:ins w:id="937" w:author="Sarah Benhaiem" w:date="2022-03-17T19:08:00Z">
        <w:r w:rsidR="003468D3">
          <w:rPr>
            <w:rFonts w:ascii="Times New Roman" w:hAnsi="Times New Roman" w:cs="Times New Roman"/>
            <w:color w:val="000000" w:themeColor="text1"/>
            <w:sz w:val="24"/>
            <w:szCs w:val="24"/>
            <w:lang w:val="en-US"/>
          </w:rPr>
          <w:t>probably</w:t>
        </w:r>
      </w:ins>
      <w:ins w:id="938" w:author="Sarah Benhaiem" w:date="2022-03-17T19:07:00Z">
        <w:r w:rsidR="00627776">
          <w:rPr>
            <w:rFonts w:ascii="Times New Roman" w:hAnsi="Times New Roman" w:cs="Times New Roman"/>
            <w:color w:val="000000" w:themeColor="text1"/>
            <w:sz w:val="24"/>
            <w:szCs w:val="24"/>
            <w:lang w:val="en-US"/>
          </w:rPr>
          <w:t xml:space="preserve"> </w:t>
        </w:r>
        <w:r w:rsidR="00627776">
          <w:rPr>
            <w:rFonts w:ascii="Times New Roman" w:hAnsi="Times New Roman" w:cs="Times New Roman"/>
            <w:color w:val="000000" w:themeColor="text1"/>
            <w:sz w:val="24"/>
            <w:szCs w:val="24"/>
            <w:lang w:val="en-US"/>
          </w:rPr>
          <w:lastRenderedPageBreak/>
          <w:t>exacerbated by the fact that t</w:t>
        </w:r>
      </w:ins>
      <w:ins w:id="939" w:author="Sarah Benhaiem" w:date="2022-03-17T18:58:00Z">
        <w:r w:rsidR="008F412E">
          <w:rPr>
            <w:rFonts w:ascii="Times New Roman" w:hAnsi="Times New Roman" w:cs="Times New Roman"/>
            <w:color w:val="000000" w:themeColor="text1"/>
            <w:sz w:val="24"/>
            <w:szCs w:val="24"/>
            <w:lang w:val="en-US"/>
          </w:rPr>
          <w:t xml:space="preserve">raffic </w:t>
        </w:r>
      </w:ins>
      <w:ins w:id="940" w:author="Sarah Benhaiem" w:date="2022-03-17T19:08:00Z">
        <w:r w:rsidR="003468D3">
          <w:rPr>
            <w:rFonts w:ascii="Times New Roman" w:hAnsi="Times New Roman" w:cs="Times New Roman"/>
            <w:color w:val="000000" w:themeColor="text1"/>
            <w:sz w:val="24"/>
            <w:szCs w:val="24"/>
            <w:lang w:val="en-US"/>
          </w:rPr>
          <w:t>around</w:t>
        </w:r>
      </w:ins>
      <w:ins w:id="941" w:author="Sarah Benhaiem" w:date="2022-03-17T19:00:00Z">
        <w:r w:rsidR="001379F6">
          <w:rPr>
            <w:rFonts w:ascii="Times New Roman" w:hAnsi="Times New Roman" w:cs="Times New Roman"/>
            <w:color w:val="000000" w:themeColor="text1"/>
            <w:sz w:val="24"/>
            <w:szCs w:val="24"/>
            <w:lang w:val="en-US"/>
          </w:rPr>
          <w:t xml:space="preserve"> housing and tourist campsites </w:t>
        </w:r>
      </w:ins>
      <w:ins w:id="942" w:author="Sarah Benhaiem" w:date="2022-03-17T18:59:00Z">
        <w:r w:rsidR="008F412E">
          <w:rPr>
            <w:rFonts w:ascii="Times New Roman" w:hAnsi="Times New Roman" w:cs="Times New Roman"/>
            <w:color w:val="000000" w:themeColor="text1"/>
            <w:sz w:val="24"/>
            <w:szCs w:val="24"/>
            <w:lang w:val="en-US"/>
          </w:rPr>
          <w:t xml:space="preserve">is </w:t>
        </w:r>
      </w:ins>
      <w:ins w:id="943" w:author="Sarah Benhaiem" w:date="2022-03-17T19:03:00Z">
        <w:r w:rsidR="00353D52">
          <w:rPr>
            <w:rFonts w:ascii="Times New Roman" w:hAnsi="Times New Roman" w:cs="Times New Roman"/>
            <w:color w:val="000000" w:themeColor="text1"/>
            <w:sz w:val="24"/>
            <w:szCs w:val="24"/>
            <w:lang w:val="en-US"/>
          </w:rPr>
          <w:t>particularly</w:t>
        </w:r>
      </w:ins>
      <w:ins w:id="944" w:author="Sarah Benhaiem" w:date="2022-03-17T18:59:00Z">
        <w:r w:rsidR="008F412E">
          <w:rPr>
            <w:rFonts w:ascii="Times New Roman" w:hAnsi="Times New Roman" w:cs="Times New Roman"/>
            <w:color w:val="000000" w:themeColor="text1"/>
            <w:sz w:val="24"/>
            <w:szCs w:val="24"/>
            <w:lang w:val="en-US"/>
          </w:rPr>
          <w:t xml:space="preserve"> </w:t>
        </w:r>
        <w:r w:rsidR="00A4080D">
          <w:rPr>
            <w:rFonts w:ascii="Times New Roman" w:hAnsi="Times New Roman" w:cs="Times New Roman"/>
            <w:color w:val="000000" w:themeColor="text1"/>
            <w:sz w:val="24"/>
            <w:szCs w:val="24"/>
            <w:lang w:val="en-US"/>
          </w:rPr>
          <w:t xml:space="preserve">high </w:t>
        </w:r>
      </w:ins>
      <w:ins w:id="945" w:author="Sarah Benhaiem" w:date="2022-03-17T18:58:00Z">
        <w:r w:rsidR="008F412E">
          <w:rPr>
            <w:rFonts w:ascii="Times New Roman" w:hAnsi="Times New Roman" w:cs="Times New Roman"/>
            <w:color w:val="000000" w:themeColor="text1"/>
            <w:sz w:val="24"/>
            <w:szCs w:val="24"/>
            <w:lang w:val="en-US"/>
          </w:rPr>
          <w:t xml:space="preserve">at </w:t>
        </w:r>
        <w:commentRangeStart w:id="946"/>
        <w:r w:rsidR="008F412E">
          <w:rPr>
            <w:rFonts w:ascii="Times New Roman" w:hAnsi="Times New Roman" w:cs="Times New Roman"/>
            <w:color w:val="000000" w:themeColor="text1"/>
            <w:sz w:val="24"/>
            <w:szCs w:val="24"/>
            <w:lang w:val="en-US"/>
          </w:rPr>
          <w:t>dawn and dusk</w:t>
        </w:r>
      </w:ins>
      <w:ins w:id="947" w:author="Sarah Benhaiem" w:date="2022-03-17T19:03:00Z">
        <w:r w:rsidR="00353D52">
          <w:rPr>
            <w:rFonts w:ascii="Times New Roman" w:hAnsi="Times New Roman" w:cs="Times New Roman"/>
            <w:color w:val="000000" w:themeColor="text1"/>
            <w:sz w:val="24"/>
            <w:szCs w:val="24"/>
            <w:lang w:val="en-US"/>
          </w:rPr>
          <w:t xml:space="preserve"> when hyenas are </w:t>
        </w:r>
      </w:ins>
      <w:ins w:id="948" w:author="Sarah Benhaiem" w:date="2022-03-17T19:06:00Z">
        <w:r w:rsidR="00627776">
          <w:rPr>
            <w:rFonts w:ascii="Times New Roman" w:hAnsi="Times New Roman" w:cs="Times New Roman"/>
            <w:color w:val="000000" w:themeColor="text1"/>
            <w:sz w:val="24"/>
            <w:szCs w:val="24"/>
            <w:lang w:val="en-US"/>
          </w:rPr>
          <w:t xml:space="preserve">active and </w:t>
        </w:r>
      </w:ins>
      <w:ins w:id="949" w:author="Sarah Benhaiem" w:date="2022-03-17T19:03:00Z">
        <w:r w:rsidR="00353D52">
          <w:rPr>
            <w:rFonts w:ascii="Times New Roman" w:hAnsi="Times New Roman" w:cs="Times New Roman"/>
            <w:color w:val="000000" w:themeColor="text1"/>
            <w:sz w:val="24"/>
            <w:szCs w:val="24"/>
            <w:lang w:val="en-US"/>
          </w:rPr>
          <w:t>highly mobile</w:t>
        </w:r>
      </w:ins>
      <w:ins w:id="950" w:author="Sarah Benhaiem" w:date="2022-03-17T18:58:00Z">
        <w:r w:rsidR="008F412E">
          <w:rPr>
            <w:rFonts w:ascii="Times New Roman" w:hAnsi="Times New Roman" w:cs="Times New Roman"/>
            <w:color w:val="000000" w:themeColor="text1"/>
            <w:sz w:val="24"/>
            <w:szCs w:val="24"/>
            <w:lang w:val="en-US"/>
          </w:rPr>
          <w:t xml:space="preserve">, </w:t>
        </w:r>
      </w:ins>
      <w:ins w:id="951" w:author="Sarah Benhaiem" w:date="2022-03-17T19:01:00Z">
        <w:r w:rsidR="00D40373">
          <w:rPr>
            <w:rFonts w:ascii="Times New Roman" w:hAnsi="Times New Roman" w:cs="Times New Roman"/>
            <w:color w:val="000000" w:themeColor="text1"/>
            <w:sz w:val="24"/>
            <w:szCs w:val="24"/>
            <w:lang w:val="en-US"/>
          </w:rPr>
          <w:t>as</w:t>
        </w:r>
      </w:ins>
      <w:ins w:id="952" w:author="Sarah Benhaiem" w:date="2022-03-17T19:00:00Z">
        <w:r w:rsidR="00D40373">
          <w:rPr>
            <w:rFonts w:ascii="Times New Roman" w:hAnsi="Times New Roman" w:cs="Times New Roman"/>
            <w:color w:val="000000" w:themeColor="text1"/>
            <w:sz w:val="24"/>
            <w:szCs w:val="24"/>
            <w:lang w:val="en-US"/>
          </w:rPr>
          <w:t xml:space="preserve"> tou</w:t>
        </w:r>
      </w:ins>
      <w:ins w:id="953" w:author="Sarah Benhaiem" w:date="2022-03-17T19:01:00Z">
        <w:r w:rsidR="00D40373">
          <w:rPr>
            <w:rFonts w:ascii="Times New Roman" w:hAnsi="Times New Roman" w:cs="Times New Roman"/>
            <w:color w:val="000000" w:themeColor="text1"/>
            <w:sz w:val="24"/>
            <w:szCs w:val="24"/>
            <w:lang w:val="en-US"/>
          </w:rPr>
          <w:t>rist cars and support vehicles typically leave early and arrive late</w:t>
        </w:r>
      </w:ins>
      <w:ins w:id="954" w:author="Sarah Benhaiem" w:date="2022-03-17T19:07:00Z">
        <w:r w:rsidR="00627776">
          <w:rPr>
            <w:rFonts w:ascii="Times New Roman" w:hAnsi="Times New Roman" w:cs="Times New Roman"/>
            <w:color w:val="000000" w:themeColor="text1"/>
            <w:sz w:val="24"/>
            <w:szCs w:val="24"/>
            <w:lang w:val="en-US"/>
          </w:rPr>
          <w:t xml:space="preserve">. </w:t>
        </w:r>
      </w:ins>
      <w:commentRangeEnd w:id="946"/>
      <w:r w:rsidR="00ED569C">
        <w:rPr>
          <w:rStyle w:val="CommentReference"/>
        </w:rPr>
        <w:commentReference w:id="946"/>
      </w:r>
      <w:r w:rsidR="00080EBA">
        <w:rPr>
          <w:rFonts w:ascii="Times New Roman" w:hAnsi="Times New Roman" w:cs="Times New Roman"/>
          <w:color w:val="000000" w:themeColor="text1"/>
          <w:sz w:val="24"/>
          <w:szCs w:val="24"/>
          <w:lang w:val="en-US"/>
        </w:rPr>
        <w:t>Roadkill incidence was also higher close to riverine habitat</w:t>
      </w:r>
      <w:r w:rsidR="002B38C7">
        <w:rPr>
          <w:rFonts w:ascii="Times New Roman" w:hAnsi="Times New Roman" w:cs="Times New Roman"/>
          <w:color w:val="000000" w:themeColor="text1"/>
          <w:sz w:val="24"/>
          <w:szCs w:val="24"/>
          <w:lang w:val="en-US"/>
        </w:rPr>
        <w:t xml:space="preserve"> and potential water</w:t>
      </w:r>
      <w:r w:rsidR="00080EBA">
        <w:rPr>
          <w:rFonts w:ascii="Times New Roman" w:hAnsi="Times New Roman" w:cs="Times New Roman"/>
          <w:color w:val="000000" w:themeColor="text1"/>
          <w:sz w:val="24"/>
          <w:szCs w:val="24"/>
          <w:lang w:val="en-US"/>
        </w:rPr>
        <w:t xml:space="preserve">, </w:t>
      </w:r>
      <w:del w:id="955" w:author="Hofer, Heribert" w:date="2022-03-07T07:39:00Z">
        <w:r w:rsidR="00080EBA" w:rsidDel="003E37B0">
          <w:rPr>
            <w:rFonts w:ascii="Times New Roman" w:hAnsi="Times New Roman" w:cs="Times New Roman"/>
            <w:color w:val="000000" w:themeColor="text1"/>
            <w:sz w:val="24"/>
            <w:szCs w:val="24"/>
            <w:lang w:val="en-US"/>
          </w:rPr>
          <w:delText xml:space="preserve">possibly </w:delText>
        </w:r>
      </w:del>
      <w:ins w:id="956" w:author="Hofer, Heribert" w:date="2022-03-07T07:39:00Z">
        <w:r w:rsidR="003E37B0">
          <w:rPr>
            <w:rFonts w:ascii="Times New Roman" w:hAnsi="Times New Roman" w:cs="Times New Roman"/>
            <w:color w:val="000000" w:themeColor="text1"/>
            <w:sz w:val="24"/>
            <w:szCs w:val="24"/>
            <w:lang w:val="en-US"/>
          </w:rPr>
          <w:t xml:space="preserve">probably </w:t>
        </w:r>
      </w:ins>
      <w:r w:rsidR="00080EBA">
        <w:rPr>
          <w:rFonts w:ascii="Times New Roman" w:hAnsi="Times New Roman" w:cs="Times New Roman"/>
          <w:color w:val="000000" w:themeColor="text1"/>
          <w:sz w:val="24"/>
          <w:szCs w:val="24"/>
          <w:lang w:val="en-US"/>
        </w:rPr>
        <w:t>because hyenas are directly attracted there (</w:t>
      </w:r>
      <w:r w:rsidR="004C2B95">
        <w:rPr>
          <w:rFonts w:ascii="Times New Roman" w:hAnsi="Times New Roman" w:cs="Times New Roman"/>
          <w:color w:val="000000" w:themeColor="text1"/>
          <w:sz w:val="24"/>
          <w:szCs w:val="24"/>
          <w:lang w:val="en-US"/>
        </w:rPr>
        <w:t>to drink</w:t>
      </w:r>
      <w:del w:id="957" w:author="East, Marion" w:date="2022-03-13T17:57:00Z">
        <w:r w:rsidR="00080EBA" w:rsidDel="00BE6473">
          <w:rPr>
            <w:rFonts w:ascii="Times New Roman" w:hAnsi="Times New Roman" w:cs="Times New Roman"/>
            <w:color w:val="000000" w:themeColor="text1"/>
            <w:sz w:val="24"/>
            <w:szCs w:val="24"/>
            <w:lang w:val="en-US"/>
          </w:rPr>
          <w:delText>,</w:delText>
        </w:r>
      </w:del>
      <w:r w:rsidR="002C01A6">
        <w:rPr>
          <w:rFonts w:ascii="Times New Roman" w:hAnsi="Times New Roman" w:cs="Times New Roman"/>
          <w:color w:val="000000" w:themeColor="text1"/>
          <w:sz w:val="24"/>
          <w:szCs w:val="24"/>
          <w:lang w:val="en-US"/>
        </w:rPr>
        <w:t xml:space="preserve"> </w:t>
      </w:r>
      <w:ins w:id="958" w:author="East, Marion" w:date="2022-03-13T17:57:00Z">
        <w:r w:rsidR="00BE6473">
          <w:rPr>
            <w:rFonts w:ascii="Times New Roman" w:hAnsi="Times New Roman" w:cs="Times New Roman"/>
            <w:color w:val="000000" w:themeColor="text1"/>
            <w:sz w:val="24"/>
            <w:szCs w:val="24"/>
            <w:lang w:val="en-US"/>
          </w:rPr>
          <w:t xml:space="preserve">and/or </w:t>
        </w:r>
      </w:ins>
      <w:del w:id="959" w:author="East, Marion" w:date="2022-03-13T17:57:00Z">
        <w:r w:rsidR="002B38C7" w:rsidDel="00BE6473">
          <w:rPr>
            <w:rFonts w:ascii="Times New Roman" w:hAnsi="Times New Roman" w:cs="Times New Roman"/>
            <w:color w:val="000000" w:themeColor="text1"/>
            <w:sz w:val="24"/>
            <w:szCs w:val="24"/>
            <w:lang w:val="en-US"/>
          </w:rPr>
          <w:delText xml:space="preserve">or </w:delText>
        </w:r>
        <w:r w:rsidR="00080EBA" w:rsidDel="00BE6473">
          <w:rPr>
            <w:rFonts w:ascii="Times New Roman" w:hAnsi="Times New Roman" w:cs="Times New Roman"/>
            <w:color w:val="000000" w:themeColor="text1"/>
            <w:sz w:val="24"/>
            <w:szCs w:val="24"/>
            <w:lang w:val="en-US"/>
          </w:rPr>
          <w:delText xml:space="preserve">to </w:delText>
        </w:r>
      </w:del>
      <w:r w:rsidR="00080EBA">
        <w:rPr>
          <w:rFonts w:ascii="Times New Roman" w:hAnsi="Times New Roman" w:cs="Times New Roman"/>
          <w:color w:val="000000" w:themeColor="text1"/>
          <w:sz w:val="24"/>
          <w:szCs w:val="24"/>
          <w:lang w:val="en-US"/>
        </w:rPr>
        <w:t>rest</w:t>
      </w:r>
      <w:ins w:id="960" w:author="East, Marion" w:date="2022-03-13T17:57:00Z">
        <w:r w:rsidR="00BE6473">
          <w:rPr>
            <w:rFonts w:ascii="Times New Roman" w:hAnsi="Times New Roman" w:cs="Times New Roman"/>
            <w:color w:val="000000" w:themeColor="text1"/>
            <w:sz w:val="24"/>
            <w:szCs w:val="24"/>
            <w:lang w:val="en-US"/>
          </w:rPr>
          <w:t>)</w:t>
        </w:r>
      </w:ins>
      <w:del w:id="961" w:author="East, Marion" w:date="2022-03-13T17:57:00Z">
        <w:r w:rsidR="00080EBA" w:rsidDel="00BE6473">
          <w:rPr>
            <w:rFonts w:ascii="Times New Roman" w:hAnsi="Times New Roman" w:cs="Times New Roman"/>
            <w:color w:val="000000" w:themeColor="text1"/>
            <w:sz w:val="24"/>
            <w:szCs w:val="24"/>
            <w:lang w:val="en-US"/>
          </w:rPr>
          <w:delText xml:space="preserve"> in</w:delText>
        </w:r>
        <w:r w:rsidR="002C01A6" w:rsidDel="00BE6473">
          <w:rPr>
            <w:rFonts w:ascii="Times New Roman" w:hAnsi="Times New Roman" w:cs="Times New Roman"/>
            <w:color w:val="000000" w:themeColor="text1"/>
            <w:sz w:val="24"/>
            <w:szCs w:val="24"/>
            <w:lang w:val="en-US"/>
          </w:rPr>
          <w:delText xml:space="preserve"> wet, muddy and</w:delText>
        </w:r>
        <w:r w:rsidR="00080EBA" w:rsidDel="00BE6473">
          <w:rPr>
            <w:rFonts w:ascii="Times New Roman" w:hAnsi="Times New Roman" w:cs="Times New Roman"/>
            <w:color w:val="000000" w:themeColor="text1"/>
            <w:sz w:val="24"/>
            <w:szCs w:val="24"/>
            <w:lang w:val="en-US"/>
          </w:rPr>
          <w:delText xml:space="preserve"> </w:delText>
        </w:r>
        <w:r w:rsidR="005A649D" w:rsidDel="00BE6473">
          <w:rPr>
            <w:rFonts w:ascii="Times New Roman" w:hAnsi="Times New Roman" w:cs="Times New Roman"/>
            <w:color w:val="000000" w:themeColor="text1"/>
            <w:sz w:val="24"/>
            <w:szCs w:val="24"/>
            <w:lang w:val="en-US"/>
          </w:rPr>
          <w:delText>concealed sites</w:delText>
        </w:r>
      </w:del>
      <w:commentRangeStart w:id="962"/>
      <w:commentRangeStart w:id="963"/>
      <w:del w:id="964" w:author="Hofer, Heribert" w:date="2022-03-07T07:38:00Z">
        <w:r w:rsidR="005107DF" w:rsidDel="003E37B0">
          <w:rPr>
            <w:rFonts w:ascii="Times New Roman" w:hAnsi="Times New Roman" w:cs="Times New Roman"/>
            <w:color w:val="000000" w:themeColor="text1"/>
            <w:sz w:val="24"/>
            <w:szCs w:val="24"/>
            <w:lang w:val="en-US"/>
          </w:rPr>
          <w:delText>, as they do in the MMR</w:delText>
        </w:r>
        <w:r w:rsidR="004048BA" w:rsidDel="003E37B0">
          <w:rPr>
            <w:rFonts w:ascii="Times New Roman" w:hAnsi="Times New Roman" w:cs="Times New Roman"/>
            <w:color w:val="000000" w:themeColor="text1"/>
            <w:sz w:val="24"/>
            <w:szCs w:val="24"/>
            <w:lang w:val="en-US"/>
          </w:rPr>
          <w:delText xml:space="preserve"> </w:delText>
        </w:r>
        <w:r w:rsidR="004048BA" w:rsidDel="003E37B0">
          <w:rPr>
            <w:rFonts w:ascii="Times New Roman" w:hAnsi="Times New Roman" w:cs="Times New Roman"/>
            <w:color w:val="000000" w:themeColor="text1"/>
            <w:sz w:val="24"/>
            <w:szCs w:val="24"/>
            <w:lang w:val="en-US"/>
          </w:rPr>
          <w:fldChar w:fldCharType="begin"/>
        </w:r>
        <w:r w:rsidR="004048BA" w:rsidDel="003E37B0">
          <w:rPr>
            <w:rFonts w:ascii="Times New Roman" w:hAnsi="Times New Roman" w:cs="Times New Roman"/>
            <w:color w:val="000000" w:themeColor="text1"/>
            <w:sz w:val="24"/>
            <w:szCs w:val="24"/>
            <w:lang w:val="en-US"/>
          </w:rPr>
          <w:delInstrText xml:space="preserve"> ADDIN ZOTERO_ITEM CSL_CITATION {"citationID":"fuY4oSZ1","properties":{"formattedCitation":"(Kolowski &amp; Holekamp 2009)","plainCitation":"(Kolowski &amp; Holekamp 2009)","noteIndex":0},"citationItems":[{"id":2915,"uris":["http://zotero.org/users/5432491/items/6WJ9CKMD"],"uri":["http://zotero.org/users/5432491/items/6WJ9CKMD"],"itemData":{"id":2915,"type":"article-journal","abstract":"Due to increasing human encroachment into the remaining habitat of many large carnivore species, there is an immediate need to understand the ecological and anthropogenic factors influencing carnivore space use decisions. In particular, knowledge of changes in space use in response to disturbance, and the costs associated with these changes, will be critical in guiding conservation efforts. To investigate the ecological factors influencing carnivore space use, we intensively radiotracked members of two large social groups (clans) of spotted hyaenas Crocuta crocuta in the Masai Mara National Reserve, Kenya. In addition, we studied the influence of livestock grazing by comparing space use between two study clans that differed dramatically in exposure to grazing. Logistic regression modeling indicated that space use in the absence of livestock was most influenced by the location of the clan's communal den. However, hyaenas were also found to select shrubland, areas of high prey density, and proximity to seasonal streams. Movements of hyaenas exposed to livestock grazing were most influenced by vegetation type, with a strong avoidance of open grass plains. Den location and prey density had less influence on space use decisions in the disturbed than the undisturbed clan. Livestock distribution did not directly influence hyaena movements either during daytime, when livestock were present, or at night. We suggest that direct livestock avoidance was unnecessary due to the observed increased use of vegetative cover by hyaenas exposed to grazing livestock. The greater distances from the den, and from areas of high prey density at which hyaenas were found in disturbed than undisturbed areas indicates potential energetic costs incurred by disturbed hyaenas. Our results therefore suggest that reduced vegetative cover, as is often found outside protected areas, may result in more dramatic modifications of hyaena movements in the presence of livestock.","container-title":"Journal of Zoology","DOI":"10.1111/j.1469-7998.2008.00505.x","ISSN":"1469-7998","issue":"1","language":"en","note":"number: 1\n_eprint: https://onlinelibrary.wiley.com/doi/pdf/10.1111/j.1469-7998.2008.00505.x","page":"23-36","source":"Wiley Online Library","title":"Ecological and anthropogenic influences on space use by spotted hyaenas","volume":"277","author":[{"family":"Kolowski","given":"J. M."},{"family":"Holekamp","given":"K. E."}],"issued":{"date-parts":[["2009"]]}}}],"schema":"https://github.com/citation-style-language/schema/raw/master/csl-citation.json"} </w:delInstrText>
        </w:r>
        <w:r w:rsidR="004048BA" w:rsidDel="003E37B0">
          <w:rPr>
            <w:rFonts w:ascii="Times New Roman" w:hAnsi="Times New Roman" w:cs="Times New Roman"/>
            <w:color w:val="000000" w:themeColor="text1"/>
            <w:sz w:val="24"/>
            <w:szCs w:val="24"/>
            <w:lang w:val="en-US"/>
          </w:rPr>
          <w:fldChar w:fldCharType="separate"/>
        </w:r>
        <w:r w:rsidR="004048BA" w:rsidRPr="00B04563" w:rsidDel="003E37B0">
          <w:rPr>
            <w:rFonts w:ascii="Times New Roman" w:hAnsi="Times New Roman" w:cs="Times New Roman"/>
            <w:sz w:val="24"/>
            <w:lang w:val="en-US"/>
          </w:rPr>
          <w:delText>(Kolowski &amp; Holekamp 2009)</w:delText>
        </w:r>
        <w:r w:rsidR="004048BA" w:rsidDel="003E37B0">
          <w:rPr>
            <w:rFonts w:ascii="Times New Roman" w:hAnsi="Times New Roman" w:cs="Times New Roman"/>
            <w:color w:val="000000" w:themeColor="text1"/>
            <w:sz w:val="24"/>
            <w:szCs w:val="24"/>
            <w:lang w:val="en-US"/>
          </w:rPr>
          <w:fldChar w:fldCharType="end"/>
        </w:r>
      </w:del>
      <w:r w:rsidR="00080EBA">
        <w:rPr>
          <w:rFonts w:ascii="Times New Roman" w:hAnsi="Times New Roman" w:cs="Times New Roman"/>
          <w:color w:val="000000" w:themeColor="text1"/>
          <w:sz w:val="24"/>
          <w:szCs w:val="24"/>
          <w:lang w:val="en-US"/>
        </w:rPr>
        <w:t>)</w:t>
      </w:r>
      <w:commentRangeEnd w:id="962"/>
      <w:r w:rsidR="003E37B0">
        <w:rPr>
          <w:rStyle w:val="CommentReference"/>
        </w:rPr>
        <w:commentReference w:id="962"/>
      </w:r>
      <w:commentRangeEnd w:id="963"/>
      <w:r w:rsidR="007B1CDD">
        <w:rPr>
          <w:rStyle w:val="CommentReference"/>
        </w:rPr>
        <w:commentReference w:id="963"/>
      </w:r>
      <w:commentRangeStart w:id="965"/>
      <w:commentRangeStart w:id="966"/>
      <w:del w:id="967" w:author="Hofer, Heribert" w:date="2022-03-07T07:39:00Z">
        <w:r w:rsidR="00080EBA" w:rsidDel="003E37B0">
          <w:rPr>
            <w:rFonts w:ascii="Times New Roman" w:hAnsi="Times New Roman" w:cs="Times New Roman"/>
            <w:color w:val="000000" w:themeColor="text1"/>
            <w:sz w:val="24"/>
            <w:szCs w:val="24"/>
            <w:lang w:val="en-US"/>
          </w:rPr>
          <w:delText xml:space="preserve">, </w:delText>
        </w:r>
        <w:r w:rsidR="004C2B95" w:rsidDel="003E37B0">
          <w:rPr>
            <w:rFonts w:ascii="Times New Roman" w:hAnsi="Times New Roman" w:cs="Times New Roman"/>
            <w:color w:val="000000" w:themeColor="text1"/>
            <w:sz w:val="24"/>
            <w:szCs w:val="24"/>
            <w:lang w:val="en-US"/>
          </w:rPr>
          <w:delText>and</w:delText>
        </w:r>
      </w:del>
      <w:ins w:id="968" w:author="Hofer, Heribert" w:date="2022-03-07T07:39:00Z">
        <w:r w:rsidR="003E37B0">
          <w:rPr>
            <w:rFonts w:ascii="Times New Roman" w:hAnsi="Times New Roman" w:cs="Times New Roman"/>
            <w:color w:val="000000" w:themeColor="text1"/>
            <w:sz w:val="24"/>
            <w:szCs w:val="24"/>
            <w:lang w:val="en-US"/>
          </w:rPr>
          <w:t xml:space="preserve">. </w:t>
        </w:r>
      </w:ins>
      <w:commentRangeEnd w:id="965"/>
      <w:ins w:id="969" w:author="Hofer, Heribert" w:date="2022-03-07T07:40:00Z">
        <w:r w:rsidR="00D97B42">
          <w:rPr>
            <w:rStyle w:val="CommentReference"/>
          </w:rPr>
          <w:commentReference w:id="965"/>
        </w:r>
      </w:ins>
      <w:commentRangeEnd w:id="966"/>
      <w:r w:rsidR="00E239C9">
        <w:rPr>
          <w:rStyle w:val="CommentReference"/>
        </w:rPr>
        <w:commentReference w:id="966"/>
      </w:r>
      <w:ins w:id="970" w:author="Hofer, Heribert" w:date="2022-03-07T07:39:00Z">
        <w:r w:rsidR="003E37B0">
          <w:rPr>
            <w:rFonts w:ascii="Times New Roman" w:hAnsi="Times New Roman" w:cs="Times New Roman"/>
            <w:color w:val="000000" w:themeColor="text1"/>
            <w:sz w:val="24"/>
            <w:szCs w:val="24"/>
            <w:lang w:val="en-US"/>
          </w:rPr>
          <w:t xml:space="preserve">Such </w:t>
        </w:r>
        <w:r w:rsidR="00D97B42">
          <w:rPr>
            <w:rFonts w:ascii="Times New Roman" w:hAnsi="Times New Roman" w:cs="Times New Roman"/>
            <w:color w:val="000000" w:themeColor="text1"/>
            <w:sz w:val="24"/>
            <w:szCs w:val="24"/>
            <w:lang w:val="en-US"/>
          </w:rPr>
          <w:t xml:space="preserve">habitats </w:t>
        </w:r>
        <w:r w:rsidR="003E37B0">
          <w:rPr>
            <w:rFonts w:ascii="Times New Roman" w:hAnsi="Times New Roman" w:cs="Times New Roman"/>
            <w:color w:val="000000" w:themeColor="text1"/>
            <w:sz w:val="24"/>
            <w:szCs w:val="24"/>
            <w:lang w:val="en-US"/>
          </w:rPr>
          <w:t xml:space="preserve">also may attract some </w:t>
        </w:r>
      </w:ins>
      <w:del w:id="971" w:author="Hofer, Heribert" w:date="2022-03-07T07:39:00Z">
        <w:r w:rsidR="004C2B95" w:rsidDel="003E37B0">
          <w:rPr>
            <w:rFonts w:ascii="Times New Roman" w:hAnsi="Times New Roman" w:cs="Times New Roman"/>
            <w:color w:val="000000" w:themeColor="text1"/>
            <w:sz w:val="24"/>
            <w:szCs w:val="24"/>
            <w:lang w:val="en-US"/>
          </w:rPr>
          <w:delText>/</w:delText>
        </w:r>
        <w:r w:rsidR="00080EBA" w:rsidDel="003E37B0">
          <w:rPr>
            <w:rFonts w:ascii="Times New Roman" w:hAnsi="Times New Roman" w:cs="Times New Roman"/>
            <w:color w:val="000000" w:themeColor="text1"/>
            <w:sz w:val="24"/>
            <w:szCs w:val="24"/>
            <w:lang w:val="en-US"/>
          </w:rPr>
          <w:delText xml:space="preserve">or perhaps because their </w:delText>
        </w:r>
      </w:del>
      <w:r w:rsidR="00080EBA">
        <w:rPr>
          <w:rFonts w:ascii="Times New Roman" w:hAnsi="Times New Roman" w:cs="Times New Roman"/>
          <w:color w:val="000000" w:themeColor="text1"/>
          <w:sz w:val="24"/>
          <w:szCs w:val="24"/>
          <w:lang w:val="en-US"/>
        </w:rPr>
        <w:t>prey</w:t>
      </w:r>
      <w:ins w:id="972" w:author="Hofer, Heribert" w:date="2022-03-07T07:42:00Z">
        <w:r w:rsidR="00D97B42">
          <w:rPr>
            <w:rFonts w:ascii="Times New Roman" w:hAnsi="Times New Roman" w:cs="Times New Roman"/>
            <w:color w:val="000000" w:themeColor="text1"/>
            <w:sz w:val="24"/>
            <w:szCs w:val="24"/>
            <w:lang w:val="en-US"/>
          </w:rPr>
          <w:t xml:space="preserve"> species</w:t>
        </w:r>
      </w:ins>
      <w:r w:rsidR="00080EBA">
        <w:rPr>
          <w:rFonts w:ascii="Times New Roman" w:hAnsi="Times New Roman" w:cs="Times New Roman"/>
          <w:color w:val="000000" w:themeColor="text1"/>
          <w:sz w:val="24"/>
          <w:szCs w:val="24"/>
          <w:lang w:val="en-US"/>
        </w:rPr>
        <w:t xml:space="preserve"> </w:t>
      </w:r>
      <w:del w:id="973" w:author="Hofer, Heribert" w:date="2022-03-07T07:39:00Z">
        <w:r w:rsidR="00080EBA" w:rsidDel="00D97B42">
          <w:rPr>
            <w:rFonts w:ascii="Times New Roman" w:hAnsi="Times New Roman" w:cs="Times New Roman"/>
            <w:color w:val="000000" w:themeColor="text1"/>
            <w:sz w:val="24"/>
            <w:szCs w:val="24"/>
            <w:lang w:val="en-US"/>
          </w:rPr>
          <w:delText xml:space="preserve">may be attracted there </w:delText>
        </w:r>
      </w:del>
      <w:r w:rsidR="00C23EE7">
        <w:rPr>
          <w:rFonts w:ascii="Times New Roman" w:hAnsi="Times New Roman" w:cs="Times New Roman"/>
          <w:color w:val="000000" w:themeColor="text1"/>
          <w:sz w:val="24"/>
          <w:szCs w:val="24"/>
          <w:lang w:val="en-US"/>
        </w:rPr>
        <w:fldChar w:fldCharType="begin"/>
      </w:r>
      <w:r w:rsidR="00A13C71">
        <w:rPr>
          <w:rFonts w:ascii="Times New Roman" w:hAnsi="Times New Roman" w:cs="Times New Roman"/>
          <w:color w:val="000000" w:themeColor="text1"/>
          <w:sz w:val="24"/>
          <w:szCs w:val="24"/>
          <w:lang w:val="en-US"/>
        </w:rPr>
        <w:instrText xml:space="preserve"> ADDIN ZOTERO_ITEM CSL_CITATION {"citationID":"BD8G0n3v","properties":{"formattedCitation":"(Redfern et al. 2003; Valeix et al. 2010)","plainCitation":"(Redfern et al. 2003; Valeix et al. 2010)","noteIndex":0},"citationItems":[{"id":9266,"uris":["http://zotero.org/users/5432491/items/76Y8LZ7N"],"uri":["http://zotero.org/users/5432491/items/76Y8LZ7N"],"itemData":{"id":9266,"type":"article-journal","abstract":"At a landscape scale, the combined influence of biotic and abiotic factors may determine the distribution patterns of large herbivores in African savanna ecosystems. Herbivores foraging in these ecosystems may become nutritionally stressed during an annual dry season when both forage quality and quantity are reduced. Additionally, the locations of water sources may impose a landscape-scale constraint on dry-season herbivore distributions. We used logistic regression to analyze 13 years of aerial census data collected in the Kruger National Park (KNP), South Africa, and evaluated hypotheses regarding the relative influences that surface water, forage quality, and forage quantity exert on the dry-season, landscape-scale distribution patterns of eight herbivore species. Hypotheses regarding the degree of correlation between species' distributions and distance to water were developed using previous observations of species' relative water dependence. We also developed hypotheses regarding species' responses to the trade-off that may occur between surface-water constraints and nutritional requirements when either forage quality or quantity is reduced. In general, we expect an increase in species' mean distance to water as a result of individuals mitigating limitations in nutritional requirements (i.e., intake quality or quantity) by foraging farther from water. Our analyses suggest that the trade-off between nutritional requirements and surface-water constraints that species face varies according to the species' water dependence, size, and gut morphology. Of the four grazers considered in our analyses, waterbuck distributions appear to be constrained primarily by surface-water availability. Distributions of buffalo, a large ruminant grazer, suggest that individuals face a trade-off between nutritional requirements and surface-water constraints when forage quantity is reduced. Alternatively, distributions of wildebeest, a smaller ruminant grazer, suggest that individuals face this trade-off when access to high-quality forage is limited. In comparison to buffalo and wildebeest, the strength of this trade-off is moderate for zebra, a nonruminant similar in size to wildebeest, when either forage quality or quantity is reduced. Distribution patterns for browsers are characterized by a weak relationship with distance to water, as expected for these relatively water-independent species. Population densities relative to forage quality confound exploration of this trade-off for mixed feeders.","container-title":"Ecology","DOI":"10.1890/01-0625","ISSN":"1939-9170","issue":"8","language":"en","note":"_eprint: https://esajournals.onlinelibrary.wiley.com/doi/pdf/10.1890/01-0625","page":"2092-2107","source":"Wiley Online Library","title":"Surface-Water Constraints on Herbivore Foraging in the Kruger National Park, South Africa","volume":"84","author":[{"family":"Redfern","given":"Jessica V."},{"family":"Grant","given":"Rina"},{"family":"Biggs","given":"Harry"},{"family":"Getz","given":"Wayne M."}],"issued":{"date-parts":[["2003"]]}}},{"id":2438,"uris":["http://zotero.org/users/5432491/items/E6SXYUXM"],"uri":["http://zotero.org/users/5432491/items/E6SXYUXM"],"itemData":{"id":2438,"type":"article-journal","abstract":"Within a landscape where prey has an aggregated distribution, predators can take advantage of the spatial autocorrelation of prey density and intensify their search effort in areas of high prey density by using area-restricted search behaviour. In African arid and semi-arid savannas, large herbivores tend to aggregate around scarce water sources. We tested the hypothesis that water sources are a key determinant of habitat selection and movement patterns of large free-ranging predators in such savannas, using the example of the African lion. We used data from 19 GPS radio-collared lions in Hwange National Park, Zimbabwe. Maps of lions’ trajectories showed that waterholes are key loci on the lions’ route-maps. Compositional analyses revealed that lions significantly selected for areas located within 2 km of a waterhole. In addition, analysis of lions’ night paths showed that when lions are close to a waterhole (&lt;2 km), they move at lower speed, cover shorter distances per night (both path length and net displacement) and follow a more tortuous path (higher turning angle, lower straightness index and higher fractal dimension) than when they are further from a waterhole. Hence, our results strongly suggest that lions adopt area-restricted searching in the vicinity of waterholes, and reduce their search effort to minimize the time spent far from a waterhole. They provide an illustration of how key habitat features that determine the dispersion of prey (e.g. waterholes in this study) have an influence on the spatial ecology and movement patterns of terrestrial predators.","container-title":"Landscape Ecology","DOI":"10.1007/s10980-009-9425-x","ISSN":"1572-9761","issue":"3","journalAbbreviation":"Landscape Ecol","language":"en","note":"number: 3\ncontainer-title: Landscape Ecology","page":"337-351","source":"Springer Link","title":"How key habitat features influence large terrestrial carnivore movements: waterholes and African lions in a semi-arid savanna of north-western Zimbabwe","title-short":"How key habitat features influence large terrestrial carnivore movements","volume":"25","author":[{"family":"Valeix","given":"Marion"},{"family":"Loveridge","given":"Andrew J."},{"family":"Davidson","given":"Zeke"},{"family":"Madzikanda","given":"Hillary"},{"family":"Fritz","given":"Hervé"},{"family":"Macdonald","given":"David W."}],"issued":{"date-parts":[["2010",3,1]]}}}],"schema":"https://github.com/citation-style-language/schema/raw/master/csl-citation.json"} </w:instrText>
      </w:r>
      <w:r w:rsidR="00C23EE7">
        <w:rPr>
          <w:rFonts w:ascii="Times New Roman" w:hAnsi="Times New Roman" w:cs="Times New Roman"/>
          <w:color w:val="000000" w:themeColor="text1"/>
          <w:sz w:val="24"/>
          <w:szCs w:val="24"/>
          <w:lang w:val="en-US"/>
        </w:rPr>
        <w:fldChar w:fldCharType="separate"/>
      </w:r>
      <w:r w:rsidR="00A13C71" w:rsidRPr="00B04563">
        <w:rPr>
          <w:rFonts w:ascii="Times New Roman" w:hAnsi="Times New Roman" w:cs="Times New Roman"/>
          <w:sz w:val="24"/>
          <w:lang w:val="en-US"/>
        </w:rPr>
        <w:t>(Redfern et al. 2003; Valeix et al. 2010)</w:t>
      </w:r>
      <w:r w:rsidR="00C23EE7">
        <w:rPr>
          <w:rFonts w:ascii="Times New Roman" w:hAnsi="Times New Roman" w:cs="Times New Roman"/>
          <w:color w:val="000000" w:themeColor="text1"/>
          <w:sz w:val="24"/>
          <w:szCs w:val="24"/>
          <w:lang w:val="en-US"/>
        </w:rPr>
        <w:fldChar w:fldCharType="end"/>
      </w:r>
      <w:r w:rsidR="00080EBA">
        <w:rPr>
          <w:rFonts w:ascii="Times New Roman" w:hAnsi="Times New Roman" w:cs="Times New Roman"/>
          <w:color w:val="000000" w:themeColor="text1"/>
          <w:sz w:val="24"/>
          <w:szCs w:val="24"/>
          <w:lang w:val="en-US"/>
        </w:rPr>
        <w:t xml:space="preserve">. Roadkill incidence </w:t>
      </w:r>
      <w:r w:rsidR="004E1547">
        <w:rPr>
          <w:rFonts w:ascii="Times New Roman" w:hAnsi="Times New Roman" w:cs="Times New Roman"/>
          <w:color w:val="000000" w:themeColor="text1"/>
          <w:sz w:val="24"/>
          <w:szCs w:val="24"/>
          <w:lang w:val="en-US"/>
        </w:rPr>
        <w:t xml:space="preserve">was </w:t>
      </w:r>
      <w:del w:id="974" w:author="Hofer, Heribert" w:date="2022-03-07T07:42:00Z">
        <w:r w:rsidR="004E1547" w:rsidDel="00D97B42">
          <w:rPr>
            <w:rFonts w:ascii="Times New Roman" w:hAnsi="Times New Roman" w:cs="Times New Roman"/>
            <w:color w:val="000000" w:themeColor="text1"/>
            <w:sz w:val="24"/>
            <w:szCs w:val="24"/>
            <w:lang w:val="en-US"/>
          </w:rPr>
          <w:delText xml:space="preserve">also </w:delText>
        </w:r>
      </w:del>
      <w:r w:rsidR="004E1547">
        <w:rPr>
          <w:rFonts w:ascii="Times New Roman" w:hAnsi="Times New Roman" w:cs="Times New Roman"/>
          <w:color w:val="000000" w:themeColor="text1"/>
          <w:sz w:val="24"/>
          <w:szCs w:val="24"/>
          <w:lang w:val="en-US"/>
        </w:rPr>
        <w:t xml:space="preserve">lower on woodland-surrounded roads and tracks, potentially because </w:t>
      </w:r>
      <w:r w:rsidR="00EC6A60">
        <w:rPr>
          <w:rFonts w:ascii="Times New Roman" w:hAnsi="Times New Roman" w:cs="Times New Roman"/>
          <w:color w:val="000000" w:themeColor="text1"/>
          <w:sz w:val="24"/>
          <w:szCs w:val="24"/>
          <w:lang w:val="en-US"/>
        </w:rPr>
        <w:t>the density of hyenas is lower there</w:t>
      </w:r>
      <w:r w:rsidR="00185A55">
        <w:rPr>
          <w:rFonts w:ascii="Times New Roman" w:hAnsi="Times New Roman" w:cs="Times New Roman"/>
          <w:color w:val="000000" w:themeColor="text1"/>
          <w:sz w:val="24"/>
          <w:szCs w:val="24"/>
          <w:lang w:val="en-US"/>
        </w:rPr>
        <w:t xml:space="preserve"> </w:t>
      </w:r>
      <w:r w:rsidR="00185A55">
        <w:rPr>
          <w:rFonts w:ascii="Times New Roman" w:hAnsi="Times New Roman" w:cs="Times New Roman"/>
          <w:color w:val="000000" w:themeColor="text1"/>
          <w:sz w:val="24"/>
          <w:szCs w:val="24"/>
          <w:lang w:val="en-US"/>
        </w:rPr>
        <w:fldChar w:fldCharType="begin"/>
      </w:r>
      <w:r w:rsidR="00185A55">
        <w:rPr>
          <w:rFonts w:ascii="Times New Roman" w:hAnsi="Times New Roman" w:cs="Times New Roman"/>
          <w:color w:val="000000" w:themeColor="text1"/>
          <w:sz w:val="24"/>
          <w:szCs w:val="24"/>
          <w:lang w:val="en-US"/>
        </w:rPr>
        <w:instrText xml:space="preserve"> ADDIN ZOTERO_ITEM CSL_CITATION {"citationID":"MthHRKn6","properties":{"formattedCitation":"(Hofer &amp; East 1995)","plainCitation":"(Hofer &amp; East 1995)","noteIndex":0},"citationItems":[{"id":2510,"uris":["http://zotero.org/users/5432491/items/ILWAQKLD"],"uri":["http://zotero.org/users/5432491/items/ILWAQKLD"],"itemData":{"id":2510,"type":"chapter","collection-title":"Serengeti","container-title":"Serengeti II: Dynamics, Management, and Conservation of an Ecosystem","language":"en","page":"665","publisher":"University of Chicago Press","title":"Population Dynamics, Population Size, and the Commuting System of Serengeti Spotted Hyenas","title-short":"Serengeti II","volume":"II","author":[{"family":"Hofer","given":"Heribert"},{"family":"East","given":"Marion"}],"issued":{"date-parts":[["1995",8]]}}}],"schema":"https://github.com/citation-style-language/schema/raw/master/csl-citation.json"} </w:instrText>
      </w:r>
      <w:r w:rsidR="00185A55">
        <w:rPr>
          <w:rFonts w:ascii="Times New Roman" w:hAnsi="Times New Roman" w:cs="Times New Roman"/>
          <w:color w:val="000000" w:themeColor="text1"/>
          <w:sz w:val="24"/>
          <w:szCs w:val="24"/>
          <w:lang w:val="en-US"/>
        </w:rPr>
        <w:fldChar w:fldCharType="separate"/>
      </w:r>
      <w:r w:rsidR="00185A55" w:rsidRPr="00B04563">
        <w:rPr>
          <w:rFonts w:ascii="Times New Roman" w:hAnsi="Times New Roman" w:cs="Times New Roman"/>
          <w:sz w:val="24"/>
          <w:lang w:val="en-US"/>
        </w:rPr>
        <w:t>(Hofer &amp; East 1995)</w:t>
      </w:r>
      <w:r w:rsidR="00185A55">
        <w:rPr>
          <w:rFonts w:ascii="Times New Roman" w:hAnsi="Times New Roman" w:cs="Times New Roman"/>
          <w:color w:val="000000" w:themeColor="text1"/>
          <w:sz w:val="24"/>
          <w:szCs w:val="24"/>
          <w:lang w:val="en-US"/>
        </w:rPr>
        <w:fldChar w:fldCharType="end"/>
      </w:r>
      <w:r w:rsidR="00185A55">
        <w:rPr>
          <w:rFonts w:ascii="Times New Roman" w:hAnsi="Times New Roman" w:cs="Times New Roman"/>
          <w:color w:val="000000" w:themeColor="text1"/>
          <w:sz w:val="24"/>
          <w:szCs w:val="24"/>
          <w:lang w:val="en-US"/>
        </w:rPr>
        <w:t>.</w:t>
      </w:r>
    </w:p>
    <w:p w14:paraId="7CBF98FB" w14:textId="7AE9F89A" w:rsidR="00181EBF" w:rsidDel="00ED569C" w:rsidRDefault="00ED569C">
      <w:pPr>
        <w:spacing w:line="600" w:lineRule="auto"/>
        <w:ind w:firstLine="720"/>
        <w:jc w:val="both"/>
        <w:rPr>
          <w:del w:id="975" w:author="Aima P" w:date="2022-03-22T15:06:00Z"/>
          <w:rFonts w:ascii="Times New Roman" w:hAnsi="Times New Roman" w:cs="Times New Roman"/>
          <w:sz w:val="24"/>
          <w:szCs w:val="24"/>
          <w:lang w:val="en-US"/>
        </w:rPr>
        <w:pPrChange w:id="976" w:author="Hofer, Heribert" w:date="2022-03-07T08:20:00Z">
          <w:pPr>
            <w:spacing w:line="600" w:lineRule="auto"/>
            <w:jc w:val="both"/>
          </w:pPr>
        </w:pPrChange>
      </w:pPr>
      <w:ins w:id="977" w:author="Aima P" w:date="2022-03-22T15:04:00Z">
        <w:r>
          <w:rPr>
            <w:rFonts w:ascii="Times New Roman" w:hAnsi="Times New Roman" w:cs="Times New Roman"/>
            <w:color w:val="000000" w:themeColor="text1"/>
            <w:sz w:val="24"/>
            <w:szCs w:val="24"/>
            <w:lang w:val="en-US"/>
          </w:rPr>
          <w:t xml:space="preserve">Our results indicate </w:t>
        </w:r>
      </w:ins>
      <w:del w:id="978" w:author="Aima P" w:date="2022-03-22T15:04:00Z">
        <w:r w:rsidR="008F3643" w:rsidRPr="00850320" w:rsidDel="00ED569C">
          <w:rPr>
            <w:rFonts w:ascii="Times New Roman" w:hAnsi="Times New Roman" w:cs="Times New Roman"/>
            <w:color w:val="000000" w:themeColor="text1"/>
            <w:sz w:val="24"/>
            <w:szCs w:val="24"/>
            <w:lang w:val="en-US"/>
          </w:rPr>
          <w:delText xml:space="preserve">Several lines of evidence suggest </w:delText>
        </w:r>
      </w:del>
      <w:r w:rsidR="008F3643" w:rsidRPr="00850320">
        <w:rPr>
          <w:rFonts w:ascii="Times New Roman" w:hAnsi="Times New Roman" w:cs="Times New Roman"/>
          <w:color w:val="000000" w:themeColor="text1"/>
          <w:sz w:val="24"/>
          <w:szCs w:val="24"/>
          <w:lang w:val="en-US"/>
        </w:rPr>
        <w:t xml:space="preserve">that </w:t>
      </w:r>
      <w:r w:rsidR="00D03915">
        <w:rPr>
          <w:rFonts w:ascii="Times New Roman" w:hAnsi="Times New Roman" w:cs="Times New Roman"/>
          <w:color w:val="000000" w:themeColor="text1"/>
          <w:sz w:val="24"/>
          <w:szCs w:val="24"/>
          <w:lang w:val="en-US"/>
        </w:rPr>
        <w:t xml:space="preserve">the </w:t>
      </w:r>
      <w:r w:rsidR="009222C5">
        <w:rPr>
          <w:rFonts w:ascii="Times New Roman" w:hAnsi="Times New Roman" w:cs="Times New Roman"/>
          <w:color w:val="000000" w:themeColor="text1"/>
          <w:sz w:val="24"/>
          <w:szCs w:val="24"/>
          <w:lang w:val="en-US"/>
        </w:rPr>
        <w:t xml:space="preserve">long-distance </w:t>
      </w:r>
      <w:r w:rsidR="008F3643" w:rsidRPr="00850320">
        <w:rPr>
          <w:rFonts w:ascii="Times New Roman" w:hAnsi="Times New Roman" w:cs="Times New Roman"/>
          <w:color w:val="000000" w:themeColor="text1"/>
          <w:sz w:val="24"/>
          <w:szCs w:val="24"/>
          <w:lang w:val="en-US"/>
        </w:rPr>
        <w:t xml:space="preserve">commuting </w:t>
      </w:r>
      <w:r w:rsidR="009222C5">
        <w:rPr>
          <w:rFonts w:ascii="Times New Roman" w:hAnsi="Times New Roman" w:cs="Times New Roman"/>
          <w:color w:val="000000" w:themeColor="text1"/>
          <w:sz w:val="24"/>
          <w:szCs w:val="24"/>
          <w:lang w:val="en-US"/>
        </w:rPr>
        <w:t xml:space="preserve">behavior </w:t>
      </w:r>
      <w:r w:rsidR="00D03915">
        <w:rPr>
          <w:rFonts w:ascii="Times New Roman" w:hAnsi="Times New Roman" w:cs="Times New Roman"/>
          <w:color w:val="000000" w:themeColor="text1"/>
          <w:sz w:val="24"/>
          <w:szCs w:val="24"/>
          <w:lang w:val="en-US"/>
        </w:rPr>
        <w:t>of</w:t>
      </w:r>
      <w:r w:rsidR="009222C5">
        <w:rPr>
          <w:rFonts w:ascii="Times New Roman" w:hAnsi="Times New Roman" w:cs="Times New Roman"/>
          <w:color w:val="000000" w:themeColor="text1"/>
          <w:sz w:val="24"/>
          <w:szCs w:val="24"/>
          <w:lang w:val="en-US"/>
        </w:rPr>
        <w:t xml:space="preserve"> hyenas to and from </w:t>
      </w:r>
      <w:r w:rsidR="00D03915">
        <w:rPr>
          <w:rFonts w:ascii="Times New Roman" w:hAnsi="Times New Roman" w:cs="Times New Roman"/>
          <w:color w:val="000000" w:themeColor="text1"/>
          <w:sz w:val="24"/>
          <w:szCs w:val="24"/>
          <w:lang w:val="en-US"/>
        </w:rPr>
        <w:t>areas containing</w:t>
      </w:r>
      <w:r w:rsidR="008F3643" w:rsidRPr="00850320">
        <w:rPr>
          <w:rFonts w:ascii="Times New Roman" w:hAnsi="Times New Roman" w:cs="Times New Roman"/>
          <w:color w:val="000000" w:themeColor="text1"/>
          <w:sz w:val="24"/>
          <w:szCs w:val="24"/>
          <w:lang w:val="en-US"/>
        </w:rPr>
        <w:t xml:space="preserve"> </w:t>
      </w:r>
      <w:r w:rsidR="009222C5">
        <w:rPr>
          <w:rFonts w:ascii="Times New Roman" w:hAnsi="Times New Roman" w:cs="Times New Roman"/>
          <w:color w:val="000000" w:themeColor="text1"/>
          <w:sz w:val="24"/>
          <w:szCs w:val="24"/>
          <w:lang w:val="en-US"/>
        </w:rPr>
        <w:t xml:space="preserve">large </w:t>
      </w:r>
      <w:r w:rsidR="008F3643" w:rsidRPr="00850320">
        <w:rPr>
          <w:rFonts w:ascii="Times New Roman" w:hAnsi="Times New Roman" w:cs="Times New Roman"/>
          <w:color w:val="000000" w:themeColor="text1"/>
          <w:sz w:val="24"/>
          <w:szCs w:val="24"/>
          <w:lang w:val="en-US"/>
        </w:rPr>
        <w:t xml:space="preserve">migratory </w:t>
      </w:r>
      <w:r w:rsidR="009222C5">
        <w:rPr>
          <w:rFonts w:ascii="Times New Roman" w:hAnsi="Times New Roman" w:cs="Times New Roman"/>
          <w:color w:val="000000" w:themeColor="text1"/>
          <w:sz w:val="24"/>
          <w:szCs w:val="24"/>
          <w:lang w:val="en-US"/>
        </w:rPr>
        <w:t xml:space="preserve">herds </w:t>
      </w:r>
      <w:r w:rsidR="006024C4">
        <w:rPr>
          <w:rFonts w:ascii="Times New Roman" w:hAnsi="Times New Roman" w:cs="Times New Roman"/>
          <w:color w:val="000000" w:themeColor="text1"/>
          <w:sz w:val="24"/>
          <w:szCs w:val="24"/>
          <w:lang w:val="en-US"/>
        </w:rPr>
        <w:t xml:space="preserve">contribute to the </w:t>
      </w:r>
      <w:r w:rsidR="009222C5">
        <w:rPr>
          <w:rFonts w:ascii="Times New Roman" w:hAnsi="Times New Roman" w:cs="Times New Roman"/>
          <w:color w:val="000000" w:themeColor="text1"/>
          <w:sz w:val="24"/>
          <w:szCs w:val="24"/>
          <w:lang w:val="en-US"/>
        </w:rPr>
        <w:t xml:space="preserve">hyena </w:t>
      </w:r>
      <w:r w:rsidR="008F3643" w:rsidRPr="00850320">
        <w:rPr>
          <w:rFonts w:ascii="Times New Roman" w:hAnsi="Times New Roman" w:cs="Times New Roman"/>
          <w:color w:val="000000" w:themeColor="text1"/>
          <w:sz w:val="24"/>
          <w:szCs w:val="24"/>
          <w:lang w:val="en-US"/>
        </w:rPr>
        <w:t>roadkill patterns. First, the</w:t>
      </w:r>
      <w:r w:rsidR="006024C4">
        <w:rPr>
          <w:rFonts w:ascii="Times New Roman" w:hAnsi="Times New Roman" w:cs="Times New Roman"/>
          <w:color w:val="000000" w:themeColor="text1"/>
          <w:sz w:val="24"/>
          <w:szCs w:val="24"/>
          <w:lang w:val="en-US"/>
        </w:rPr>
        <w:t xml:space="preserve"> </w:t>
      </w:r>
      <w:r w:rsidR="008F3643" w:rsidRPr="00850320">
        <w:rPr>
          <w:rFonts w:ascii="Times New Roman" w:hAnsi="Times New Roman" w:cs="Times New Roman"/>
          <w:color w:val="000000" w:themeColor="text1"/>
          <w:sz w:val="24"/>
          <w:szCs w:val="24"/>
          <w:lang w:val="en-US"/>
        </w:rPr>
        <w:t>location</w:t>
      </w:r>
      <w:r w:rsidR="00DF0BEF">
        <w:rPr>
          <w:rFonts w:ascii="Times New Roman" w:hAnsi="Times New Roman" w:cs="Times New Roman"/>
          <w:color w:val="000000" w:themeColor="text1"/>
          <w:sz w:val="24"/>
          <w:szCs w:val="24"/>
          <w:lang w:val="en-US"/>
        </w:rPr>
        <w:t>s</w:t>
      </w:r>
      <w:r w:rsidR="008F3643" w:rsidRPr="00850320">
        <w:rPr>
          <w:rFonts w:ascii="Times New Roman" w:hAnsi="Times New Roman" w:cs="Times New Roman"/>
          <w:color w:val="000000" w:themeColor="text1"/>
          <w:sz w:val="24"/>
          <w:szCs w:val="24"/>
          <w:lang w:val="en-US"/>
        </w:rPr>
        <w:t xml:space="preserve"> of hyena roadkills </w:t>
      </w:r>
      <w:r w:rsidR="00D03915">
        <w:rPr>
          <w:rFonts w:ascii="Times New Roman" w:hAnsi="Times New Roman" w:cs="Times New Roman"/>
          <w:color w:val="000000" w:themeColor="text1"/>
          <w:sz w:val="24"/>
          <w:szCs w:val="24"/>
          <w:lang w:val="en-US"/>
        </w:rPr>
        <w:t xml:space="preserve">were </w:t>
      </w:r>
      <w:r w:rsidR="008F1C72">
        <w:rPr>
          <w:rFonts w:ascii="Times New Roman" w:hAnsi="Times New Roman" w:cs="Times New Roman"/>
          <w:color w:val="000000" w:themeColor="text1"/>
          <w:sz w:val="24"/>
          <w:szCs w:val="24"/>
          <w:lang w:val="en-US"/>
        </w:rPr>
        <w:t>linked</w:t>
      </w:r>
      <w:r w:rsidR="00D03915">
        <w:rPr>
          <w:rFonts w:ascii="Times New Roman" w:hAnsi="Times New Roman" w:cs="Times New Roman"/>
          <w:color w:val="000000" w:themeColor="text1"/>
          <w:sz w:val="24"/>
          <w:szCs w:val="24"/>
          <w:lang w:val="en-US"/>
        </w:rPr>
        <w:t xml:space="preserve"> </w:t>
      </w:r>
      <w:del w:id="979" w:author="Hofer, Heribert" w:date="2022-03-07T08:06:00Z">
        <w:r w:rsidR="00D03915" w:rsidDel="00C93BC8">
          <w:rPr>
            <w:rFonts w:ascii="Times New Roman" w:hAnsi="Times New Roman" w:cs="Times New Roman"/>
            <w:color w:val="000000" w:themeColor="text1"/>
            <w:sz w:val="24"/>
            <w:szCs w:val="24"/>
            <w:lang w:val="en-US"/>
          </w:rPr>
          <w:delText xml:space="preserve">with </w:delText>
        </w:r>
      </w:del>
      <w:ins w:id="980" w:author="Hofer, Heribert" w:date="2022-03-07T08:06:00Z">
        <w:r w:rsidR="00C93BC8">
          <w:rPr>
            <w:rFonts w:ascii="Times New Roman" w:hAnsi="Times New Roman" w:cs="Times New Roman"/>
            <w:color w:val="000000" w:themeColor="text1"/>
            <w:sz w:val="24"/>
            <w:szCs w:val="24"/>
            <w:lang w:val="en-US"/>
          </w:rPr>
          <w:t xml:space="preserve">to </w:t>
        </w:r>
      </w:ins>
      <w:r w:rsidR="00D03915">
        <w:rPr>
          <w:rFonts w:ascii="Times New Roman" w:hAnsi="Times New Roman" w:cs="Times New Roman"/>
          <w:color w:val="000000" w:themeColor="text1"/>
          <w:sz w:val="24"/>
          <w:szCs w:val="24"/>
          <w:lang w:val="en-US"/>
        </w:rPr>
        <w:t xml:space="preserve">the location of </w:t>
      </w:r>
      <w:r w:rsidR="008F3643" w:rsidRPr="00850320">
        <w:rPr>
          <w:rFonts w:ascii="Times New Roman" w:hAnsi="Times New Roman" w:cs="Times New Roman"/>
          <w:color w:val="000000" w:themeColor="text1"/>
          <w:sz w:val="24"/>
          <w:szCs w:val="24"/>
          <w:lang w:val="en-US"/>
        </w:rPr>
        <w:t xml:space="preserve">migratory herds (Fig. </w:t>
      </w:r>
      <w:r w:rsidR="001F4AC3">
        <w:rPr>
          <w:rFonts w:ascii="Times New Roman" w:hAnsi="Times New Roman" w:cs="Times New Roman"/>
          <w:color w:val="000000" w:themeColor="text1"/>
          <w:sz w:val="24"/>
          <w:szCs w:val="24"/>
          <w:lang w:val="en-US"/>
        </w:rPr>
        <w:t>1b</w:t>
      </w:r>
      <w:r w:rsidR="008F3643" w:rsidRPr="00850320">
        <w:rPr>
          <w:rFonts w:ascii="Times New Roman" w:hAnsi="Times New Roman" w:cs="Times New Roman"/>
          <w:color w:val="000000" w:themeColor="text1"/>
          <w:sz w:val="24"/>
          <w:szCs w:val="24"/>
          <w:lang w:val="en-US"/>
        </w:rPr>
        <w:t>, 3</w:t>
      </w:r>
      <w:r w:rsidR="00E36789">
        <w:rPr>
          <w:rFonts w:ascii="Times New Roman" w:hAnsi="Times New Roman" w:cs="Times New Roman"/>
          <w:color w:val="000000" w:themeColor="text1"/>
          <w:sz w:val="24"/>
          <w:szCs w:val="24"/>
          <w:lang w:val="en-US"/>
        </w:rPr>
        <w:t>c</w:t>
      </w:r>
      <w:r w:rsidR="008F3643" w:rsidRPr="00850320">
        <w:rPr>
          <w:rFonts w:ascii="Times New Roman" w:hAnsi="Times New Roman" w:cs="Times New Roman"/>
          <w:color w:val="000000" w:themeColor="text1"/>
          <w:sz w:val="24"/>
          <w:szCs w:val="24"/>
          <w:lang w:val="en-US"/>
        </w:rPr>
        <w:t>)</w:t>
      </w:r>
      <w:r w:rsidR="009222C5">
        <w:rPr>
          <w:rFonts w:ascii="Times New Roman" w:hAnsi="Times New Roman" w:cs="Times New Roman"/>
          <w:color w:val="000000" w:themeColor="text1"/>
          <w:sz w:val="24"/>
          <w:szCs w:val="24"/>
          <w:lang w:val="en-US"/>
        </w:rPr>
        <w:t>.</w:t>
      </w:r>
      <w:r w:rsidR="006024C4">
        <w:rPr>
          <w:rFonts w:ascii="Times New Roman" w:hAnsi="Times New Roman" w:cs="Times New Roman"/>
          <w:color w:val="000000" w:themeColor="text1"/>
          <w:sz w:val="24"/>
          <w:szCs w:val="24"/>
          <w:lang w:val="en-US"/>
        </w:rPr>
        <w:t xml:space="preserve"> </w:t>
      </w:r>
      <w:ins w:id="981" w:author="Sarah Benhaiem" w:date="2022-03-17T16:59:00Z">
        <w:r w:rsidR="00213B71">
          <w:rPr>
            <w:rFonts w:ascii="Times New Roman" w:hAnsi="Times New Roman" w:cs="Times New Roman"/>
            <w:color w:val="000000" w:themeColor="text1"/>
            <w:sz w:val="24"/>
            <w:szCs w:val="24"/>
            <w:lang w:val="en-US"/>
          </w:rPr>
          <w:t xml:space="preserve">The </w:t>
        </w:r>
        <w:r w:rsidR="00213B71" w:rsidRPr="00850320">
          <w:rPr>
            <w:rFonts w:ascii="Times New Roman" w:hAnsi="Times New Roman" w:cs="Times New Roman"/>
            <w:color w:val="000000" w:themeColor="text1"/>
            <w:sz w:val="24"/>
            <w:szCs w:val="24"/>
            <w:lang w:val="en-US"/>
          </w:rPr>
          <w:t xml:space="preserve">incidence </w:t>
        </w:r>
        <w:r w:rsidR="00213B71">
          <w:rPr>
            <w:rFonts w:ascii="Times New Roman" w:hAnsi="Times New Roman" w:cs="Times New Roman"/>
            <w:color w:val="000000" w:themeColor="text1"/>
            <w:sz w:val="24"/>
            <w:szCs w:val="24"/>
            <w:lang w:val="en-US"/>
          </w:rPr>
          <w:t>of roadkills was higher during the wet season</w:t>
        </w:r>
      </w:ins>
      <w:ins w:id="982" w:author="Sarah Benhaiem" w:date="2022-03-17T17:00:00Z">
        <w:r w:rsidR="00213B71">
          <w:rPr>
            <w:rFonts w:ascii="Times New Roman" w:hAnsi="Times New Roman" w:cs="Times New Roman"/>
            <w:color w:val="000000" w:themeColor="text1"/>
            <w:sz w:val="24"/>
            <w:szCs w:val="24"/>
            <w:lang w:val="en-US"/>
          </w:rPr>
          <w:t>,</w:t>
        </w:r>
      </w:ins>
      <w:ins w:id="983" w:author="Sarah Benhaiem" w:date="2022-03-17T16:59:00Z">
        <w:r w:rsidR="00213B71">
          <w:rPr>
            <w:rFonts w:ascii="Times New Roman" w:hAnsi="Times New Roman" w:cs="Times New Roman"/>
            <w:color w:val="000000" w:themeColor="text1"/>
            <w:sz w:val="24"/>
            <w:szCs w:val="24"/>
            <w:lang w:val="en-US"/>
          </w:rPr>
          <w:t xml:space="preserve"> </w:t>
        </w:r>
      </w:ins>
      <w:ins w:id="984" w:author="Sarah Benhaiem" w:date="2022-03-17T17:00:00Z">
        <w:r w:rsidR="00213B71">
          <w:rPr>
            <w:rFonts w:ascii="Times New Roman" w:hAnsi="Times New Roman" w:cs="Times New Roman"/>
            <w:color w:val="000000" w:themeColor="text1"/>
            <w:sz w:val="24"/>
            <w:szCs w:val="24"/>
            <w:lang w:val="en-US"/>
          </w:rPr>
          <w:t>w</w:t>
        </w:r>
      </w:ins>
      <w:del w:id="985" w:author="Sarah Benhaiem" w:date="2022-03-17T17:00:00Z">
        <w:r w:rsidR="007A2582" w:rsidDel="00213B71">
          <w:rPr>
            <w:rFonts w:ascii="Times New Roman" w:hAnsi="Times New Roman" w:cs="Times New Roman"/>
            <w:color w:val="000000" w:themeColor="text1"/>
            <w:sz w:val="24"/>
            <w:szCs w:val="24"/>
            <w:lang w:val="en-US"/>
          </w:rPr>
          <w:delText>W</w:delText>
        </w:r>
      </w:del>
      <w:r w:rsidR="007A2582">
        <w:rPr>
          <w:rFonts w:ascii="Times New Roman" w:hAnsi="Times New Roman" w:cs="Times New Roman"/>
          <w:color w:val="000000" w:themeColor="text1"/>
          <w:sz w:val="24"/>
          <w:szCs w:val="24"/>
          <w:lang w:val="en-US"/>
        </w:rPr>
        <w:t xml:space="preserve">hen the migratory herds </w:t>
      </w:r>
      <w:del w:id="986" w:author="Sarah Benhaiem" w:date="2022-03-17T17:00:00Z">
        <w:r w:rsidR="007A2582" w:rsidDel="00213B71">
          <w:rPr>
            <w:rFonts w:ascii="Times New Roman" w:hAnsi="Times New Roman" w:cs="Times New Roman"/>
            <w:color w:val="000000" w:themeColor="text1"/>
            <w:sz w:val="24"/>
            <w:szCs w:val="24"/>
            <w:lang w:val="en-US"/>
          </w:rPr>
          <w:delText>where</w:delText>
        </w:r>
      </w:del>
      <w:ins w:id="987" w:author="Sarah Benhaiem" w:date="2022-03-17T17:00:00Z">
        <w:r w:rsidR="00213B71">
          <w:rPr>
            <w:rFonts w:ascii="Times New Roman" w:hAnsi="Times New Roman" w:cs="Times New Roman"/>
            <w:color w:val="000000" w:themeColor="text1"/>
            <w:sz w:val="24"/>
            <w:szCs w:val="24"/>
            <w:lang w:val="en-US"/>
          </w:rPr>
          <w:t>are clumped</w:t>
        </w:r>
      </w:ins>
      <w:r w:rsidR="007A2582">
        <w:rPr>
          <w:rFonts w:ascii="Times New Roman" w:hAnsi="Times New Roman" w:cs="Times New Roman"/>
          <w:color w:val="000000" w:themeColor="text1"/>
          <w:sz w:val="24"/>
          <w:szCs w:val="24"/>
          <w:lang w:val="en-US"/>
        </w:rPr>
        <w:t xml:space="preserve"> </w:t>
      </w:r>
      <w:ins w:id="988" w:author="East, Marion" w:date="2022-03-13T18:04:00Z">
        <w:r w:rsidR="00BE6473">
          <w:rPr>
            <w:rFonts w:ascii="Times New Roman" w:hAnsi="Times New Roman" w:cs="Times New Roman"/>
            <w:color w:val="000000" w:themeColor="text1"/>
            <w:sz w:val="24"/>
            <w:szCs w:val="24"/>
            <w:lang w:val="en-US"/>
          </w:rPr>
          <w:t>o</w:t>
        </w:r>
      </w:ins>
      <w:del w:id="989" w:author="East, Marion" w:date="2022-03-13T18:04:00Z">
        <w:r w:rsidR="007A2582" w:rsidDel="00BE6473">
          <w:rPr>
            <w:rFonts w:ascii="Times New Roman" w:hAnsi="Times New Roman" w:cs="Times New Roman"/>
            <w:color w:val="000000" w:themeColor="text1"/>
            <w:sz w:val="24"/>
            <w:szCs w:val="24"/>
            <w:lang w:val="en-US"/>
          </w:rPr>
          <w:delText>i</w:delText>
        </w:r>
      </w:del>
      <w:r w:rsidR="007A2582">
        <w:rPr>
          <w:rFonts w:ascii="Times New Roman" w:hAnsi="Times New Roman" w:cs="Times New Roman"/>
          <w:color w:val="000000" w:themeColor="text1"/>
          <w:sz w:val="24"/>
          <w:szCs w:val="24"/>
          <w:lang w:val="en-US"/>
        </w:rPr>
        <w:t>n the short-grass plains in the southeast</w:t>
      </w:r>
      <w:del w:id="990" w:author="Sarah Benhaiem" w:date="2022-03-17T17:00:00Z">
        <w:r w:rsidR="008F3643" w:rsidRPr="00850320" w:rsidDel="00213B71">
          <w:rPr>
            <w:rFonts w:ascii="Times New Roman" w:hAnsi="Times New Roman" w:cs="Times New Roman"/>
            <w:color w:val="000000" w:themeColor="text1"/>
            <w:sz w:val="24"/>
            <w:szCs w:val="24"/>
            <w:lang w:val="en-US"/>
          </w:rPr>
          <w:delText>,</w:delText>
        </w:r>
      </w:del>
      <w:r w:rsidR="008F3643" w:rsidRPr="00850320">
        <w:rPr>
          <w:rFonts w:ascii="Times New Roman" w:hAnsi="Times New Roman" w:cs="Times New Roman"/>
          <w:color w:val="000000" w:themeColor="text1"/>
          <w:sz w:val="24"/>
          <w:szCs w:val="24"/>
          <w:lang w:val="en-US"/>
        </w:rPr>
        <w:t xml:space="preserve"> </w:t>
      </w:r>
      <w:del w:id="991" w:author="Sarah Benhaiem" w:date="2022-03-17T16:59:00Z">
        <w:r w:rsidR="007A2582" w:rsidDel="00213B71">
          <w:rPr>
            <w:rFonts w:ascii="Times New Roman" w:hAnsi="Times New Roman" w:cs="Times New Roman"/>
            <w:color w:val="000000" w:themeColor="text1"/>
            <w:sz w:val="24"/>
            <w:szCs w:val="24"/>
            <w:lang w:val="en-US"/>
          </w:rPr>
          <w:delText xml:space="preserve">the </w:delText>
        </w:r>
        <w:r w:rsidR="008F3643" w:rsidRPr="00850320" w:rsidDel="00213B71">
          <w:rPr>
            <w:rFonts w:ascii="Times New Roman" w:hAnsi="Times New Roman" w:cs="Times New Roman"/>
            <w:color w:val="000000" w:themeColor="text1"/>
            <w:sz w:val="24"/>
            <w:szCs w:val="24"/>
            <w:lang w:val="en-US"/>
          </w:rPr>
          <w:delText xml:space="preserve">incidence </w:delText>
        </w:r>
        <w:r w:rsidR="007A2582" w:rsidDel="00213B71">
          <w:rPr>
            <w:rFonts w:ascii="Times New Roman" w:hAnsi="Times New Roman" w:cs="Times New Roman"/>
            <w:color w:val="000000" w:themeColor="text1"/>
            <w:sz w:val="24"/>
            <w:szCs w:val="24"/>
            <w:lang w:val="en-US"/>
          </w:rPr>
          <w:delText>of roadkills was higher</w:delText>
        </w:r>
      </w:del>
      <w:del w:id="992" w:author="Sarah Benhaiem" w:date="2022-03-17T16:52:00Z">
        <w:r w:rsidR="007A2582" w:rsidDel="00FE458C">
          <w:rPr>
            <w:rFonts w:ascii="Times New Roman" w:hAnsi="Times New Roman" w:cs="Times New Roman"/>
            <w:color w:val="000000" w:themeColor="text1"/>
            <w:sz w:val="24"/>
            <w:szCs w:val="24"/>
            <w:lang w:val="en-US"/>
          </w:rPr>
          <w:delText xml:space="preserve"> </w:delText>
        </w:r>
      </w:del>
      <w:r w:rsidR="008F3643" w:rsidRPr="00850320">
        <w:rPr>
          <w:rFonts w:ascii="Times New Roman" w:hAnsi="Times New Roman" w:cs="Times New Roman"/>
          <w:color w:val="000000" w:themeColor="text1"/>
          <w:sz w:val="24"/>
          <w:szCs w:val="24"/>
          <w:lang w:val="en-US"/>
        </w:rPr>
        <w:t>(Fig. 3b)</w:t>
      </w:r>
      <w:r w:rsidR="007A2582">
        <w:rPr>
          <w:rFonts w:ascii="Times New Roman" w:hAnsi="Times New Roman" w:cs="Times New Roman"/>
          <w:color w:val="000000" w:themeColor="text1"/>
          <w:sz w:val="24"/>
          <w:szCs w:val="24"/>
          <w:lang w:val="en-US"/>
        </w:rPr>
        <w:t>.</w:t>
      </w:r>
      <w:r w:rsidR="008F3643" w:rsidRPr="00850320">
        <w:rPr>
          <w:rFonts w:ascii="Times New Roman" w:hAnsi="Times New Roman" w:cs="Times New Roman"/>
          <w:color w:val="000000" w:themeColor="text1"/>
          <w:sz w:val="24"/>
          <w:szCs w:val="24"/>
          <w:lang w:val="en-US"/>
        </w:rPr>
        <w:t xml:space="preserve"> </w:t>
      </w:r>
      <w:r w:rsidR="007A2582">
        <w:rPr>
          <w:rFonts w:ascii="Times New Roman" w:hAnsi="Times New Roman" w:cs="Times New Roman"/>
          <w:color w:val="000000" w:themeColor="text1"/>
          <w:sz w:val="24"/>
          <w:szCs w:val="24"/>
          <w:lang w:val="en-US"/>
        </w:rPr>
        <w:t xml:space="preserve">This is probably because </w:t>
      </w:r>
      <w:r w:rsidR="008F3643" w:rsidRPr="00850320">
        <w:rPr>
          <w:rFonts w:ascii="Times New Roman" w:hAnsi="Times New Roman" w:cs="Times New Roman"/>
          <w:color w:val="000000" w:themeColor="text1"/>
          <w:sz w:val="24"/>
          <w:szCs w:val="24"/>
          <w:lang w:val="en-US"/>
        </w:rPr>
        <w:t>the</w:t>
      </w:r>
      <w:r w:rsidR="006024C4">
        <w:rPr>
          <w:rFonts w:ascii="Times New Roman" w:hAnsi="Times New Roman" w:cs="Times New Roman"/>
          <w:color w:val="000000" w:themeColor="text1"/>
          <w:sz w:val="24"/>
          <w:szCs w:val="24"/>
          <w:lang w:val="en-US"/>
        </w:rPr>
        <w:t xml:space="preserve"> </w:t>
      </w:r>
      <w:r w:rsidR="008F3643" w:rsidRPr="00850320" w:rsidDel="000F3ED8">
        <w:rPr>
          <w:rFonts w:ascii="Times New Roman" w:hAnsi="Times New Roman" w:cs="Times New Roman"/>
          <w:color w:val="000000" w:themeColor="text1"/>
          <w:sz w:val="24"/>
          <w:szCs w:val="24"/>
          <w:lang w:val="en-US"/>
        </w:rPr>
        <w:t>southeast</w:t>
      </w:r>
      <w:r w:rsidR="008F3643" w:rsidRPr="00031640">
        <w:rPr>
          <w:rFonts w:ascii="Times New Roman" w:hAnsi="Times New Roman" w:cs="Times New Roman"/>
          <w:color w:val="000000" w:themeColor="text1"/>
          <w:sz w:val="24"/>
          <w:szCs w:val="24"/>
          <w:lang w:val="en-US"/>
        </w:rPr>
        <w:t xml:space="preserve"> </w:t>
      </w:r>
      <w:r w:rsidR="009222C5">
        <w:rPr>
          <w:rFonts w:ascii="Times New Roman" w:hAnsi="Times New Roman" w:cs="Times New Roman"/>
          <w:color w:val="000000" w:themeColor="text1"/>
          <w:sz w:val="24"/>
          <w:szCs w:val="24"/>
          <w:lang w:val="en-US"/>
        </w:rPr>
        <w:t xml:space="preserve">to northwest main road </w:t>
      </w:r>
      <w:del w:id="993" w:author="Hofer, Heribert" w:date="2022-03-07T08:06:00Z">
        <w:r w:rsidR="008F3643" w:rsidRPr="00850320" w:rsidDel="00C93BC8">
          <w:rPr>
            <w:rFonts w:ascii="Times New Roman" w:hAnsi="Times New Roman" w:cs="Times New Roman"/>
            <w:color w:val="000000" w:themeColor="text1"/>
            <w:sz w:val="24"/>
            <w:szCs w:val="24"/>
            <w:lang w:val="en-US"/>
          </w:rPr>
          <w:delText xml:space="preserve">served </w:delText>
        </w:r>
      </w:del>
      <w:ins w:id="994" w:author="Hofer, Heribert" w:date="2022-03-07T08:06:00Z">
        <w:r w:rsidR="00C93BC8" w:rsidRPr="00850320">
          <w:rPr>
            <w:rFonts w:ascii="Times New Roman" w:hAnsi="Times New Roman" w:cs="Times New Roman"/>
            <w:color w:val="000000" w:themeColor="text1"/>
            <w:sz w:val="24"/>
            <w:szCs w:val="24"/>
            <w:lang w:val="en-US"/>
          </w:rPr>
          <w:t>serve</w:t>
        </w:r>
        <w:r w:rsidR="00C93BC8">
          <w:rPr>
            <w:rFonts w:ascii="Times New Roman" w:hAnsi="Times New Roman" w:cs="Times New Roman"/>
            <w:color w:val="000000" w:themeColor="text1"/>
            <w:sz w:val="24"/>
            <w:szCs w:val="24"/>
            <w:lang w:val="en-US"/>
          </w:rPr>
          <w:t>s</w:t>
        </w:r>
        <w:r w:rsidR="00C93BC8" w:rsidRPr="00850320">
          <w:rPr>
            <w:rFonts w:ascii="Times New Roman" w:hAnsi="Times New Roman" w:cs="Times New Roman"/>
            <w:color w:val="000000" w:themeColor="text1"/>
            <w:sz w:val="24"/>
            <w:szCs w:val="24"/>
            <w:lang w:val="en-US"/>
          </w:rPr>
          <w:t xml:space="preserve"> </w:t>
        </w:r>
      </w:ins>
      <w:r w:rsidR="008F3643" w:rsidRPr="00850320">
        <w:rPr>
          <w:rFonts w:ascii="Times New Roman" w:hAnsi="Times New Roman" w:cs="Times New Roman"/>
          <w:color w:val="000000" w:themeColor="text1"/>
          <w:sz w:val="24"/>
          <w:szCs w:val="24"/>
          <w:lang w:val="en-US"/>
        </w:rPr>
        <w:t>as a</w:t>
      </w:r>
      <w:r w:rsidR="009222C5">
        <w:rPr>
          <w:rFonts w:ascii="Times New Roman" w:hAnsi="Times New Roman" w:cs="Times New Roman"/>
          <w:color w:val="000000" w:themeColor="text1"/>
          <w:sz w:val="24"/>
          <w:szCs w:val="24"/>
          <w:lang w:val="en-US"/>
        </w:rPr>
        <w:t>n important commuting route</w:t>
      </w:r>
      <w:r w:rsidR="008F3643" w:rsidRPr="00850320">
        <w:rPr>
          <w:rFonts w:ascii="Times New Roman" w:hAnsi="Times New Roman" w:cs="Times New Roman"/>
          <w:color w:val="000000" w:themeColor="text1"/>
          <w:sz w:val="24"/>
          <w:szCs w:val="24"/>
          <w:lang w:val="en-US"/>
        </w:rPr>
        <w:t xml:space="preserve"> for hyenas</w:t>
      </w:r>
      <w:r w:rsidR="009222C5">
        <w:rPr>
          <w:rFonts w:ascii="Times New Roman" w:hAnsi="Times New Roman" w:cs="Times New Roman"/>
          <w:color w:val="000000" w:themeColor="text1"/>
          <w:sz w:val="24"/>
          <w:szCs w:val="24"/>
          <w:lang w:val="en-US"/>
        </w:rPr>
        <w:t xml:space="preserve"> belonging to clans in the north and west of the park </w:t>
      </w:r>
      <w:r w:rsidR="007C426E">
        <w:rPr>
          <w:rFonts w:ascii="Times New Roman" w:hAnsi="Times New Roman" w:cs="Times New Roman"/>
          <w:color w:val="000000" w:themeColor="text1"/>
          <w:sz w:val="24"/>
          <w:szCs w:val="24"/>
          <w:lang w:val="en-US"/>
        </w:rPr>
        <w:t>that</w:t>
      </w:r>
      <w:r w:rsidR="008F3643" w:rsidRPr="00850320">
        <w:rPr>
          <w:rFonts w:ascii="Times New Roman" w:hAnsi="Times New Roman" w:cs="Times New Roman"/>
          <w:color w:val="000000" w:themeColor="text1"/>
          <w:sz w:val="24"/>
          <w:szCs w:val="24"/>
          <w:lang w:val="en-US"/>
        </w:rPr>
        <w:t xml:space="preserve"> </w:t>
      </w:r>
      <w:r w:rsidR="009222C5">
        <w:rPr>
          <w:rFonts w:ascii="Times New Roman" w:hAnsi="Times New Roman" w:cs="Times New Roman"/>
          <w:color w:val="000000" w:themeColor="text1"/>
          <w:sz w:val="24"/>
          <w:szCs w:val="24"/>
          <w:lang w:val="en-US"/>
        </w:rPr>
        <w:t xml:space="preserve">travel to and from the short-grass plains </w:t>
      </w:r>
      <w:r w:rsidR="008F3643" w:rsidRPr="00850320">
        <w:rPr>
          <w:rFonts w:ascii="Times New Roman" w:hAnsi="Times New Roman" w:cs="Times New Roman"/>
          <w:color w:val="000000" w:themeColor="text1"/>
          <w:sz w:val="24"/>
          <w:szCs w:val="24"/>
          <w:lang w:val="en-US"/>
        </w:rPr>
        <w:t xml:space="preserve">(Fig. 1c). </w:t>
      </w:r>
      <w:del w:id="995" w:author="Hofer, Heribert" w:date="2022-03-07T08:07:00Z">
        <w:r w:rsidR="00394775" w:rsidDel="00C93BC8">
          <w:rPr>
            <w:rFonts w:ascii="Times New Roman" w:hAnsi="Times New Roman" w:cs="Times New Roman"/>
            <w:color w:val="000000" w:themeColor="text1"/>
            <w:sz w:val="24"/>
            <w:szCs w:val="24"/>
            <w:lang w:val="en-US"/>
          </w:rPr>
          <w:delText>This c</w:delText>
        </w:r>
      </w:del>
      <w:ins w:id="996" w:author="Hofer, Heribert" w:date="2022-03-07T08:07:00Z">
        <w:r w:rsidR="00C93BC8">
          <w:rPr>
            <w:rFonts w:ascii="Times New Roman" w:hAnsi="Times New Roman" w:cs="Times New Roman"/>
            <w:color w:val="000000" w:themeColor="text1"/>
            <w:sz w:val="24"/>
            <w:szCs w:val="24"/>
            <w:lang w:val="en-US"/>
          </w:rPr>
          <w:t>C</w:t>
        </w:r>
      </w:ins>
      <w:r w:rsidR="00394775">
        <w:rPr>
          <w:rFonts w:ascii="Times New Roman" w:hAnsi="Times New Roman" w:cs="Times New Roman"/>
          <w:color w:val="000000" w:themeColor="text1"/>
          <w:sz w:val="24"/>
          <w:szCs w:val="24"/>
          <w:lang w:val="en-US"/>
        </w:rPr>
        <w:t>oupled with</w:t>
      </w:r>
      <w:r w:rsidR="008F3643" w:rsidRPr="00850320">
        <w:rPr>
          <w:rFonts w:ascii="Times New Roman" w:hAnsi="Times New Roman" w:cs="Times New Roman"/>
          <w:color w:val="000000" w:themeColor="text1"/>
          <w:sz w:val="24"/>
          <w:szCs w:val="24"/>
          <w:lang w:val="en-US"/>
        </w:rPr>
        <w:t xml:space="preserve"> increased </w:t>
      </w:r>
      <w:r w:rsidR="007C426E">
        <w:rPr>
          <w:rFonts w:ascii="Times New Roman" w:hAnsi="Times New Roman" w:cs="Times New Roman"/>
          <w:color w:val="000000" w:themeColor="text1"/>
          <w:sz w:val="24"/>
          <w:szCs w:val="24"/>
          <w:lang w:val="en-US"/>
        </w:rPr>
        <w:t>tourist</w:t>
      </w:r>
      <w:r w:rsidR="008F3643" w:rsidRPr="00850320">
        <w:rPr>
          <w:rFonts w:ascii="Times New Roman" w:hAnsi="Times New Roman" w:cs="Times New Roman"/>
          <w:color w:val="000000" w:themeColor="text1"/>
          <w:sz w:val="24"/>
          <w:szCs w:val="24"/>
          <w:lang w:val="en-US"/>
        </w:rPr>
        <w:t xml:space="preserve"> traffic </w:t>
      </w:r>
      <w:r w:rsidR="00394775">
        <w:rPr>
          <w:rFonts w:ascii="Times New Roman" w:hAnsi="Times New Roman" w:cs="Times New Roman"/>
          <w:color w:val="000000" w:themeColor="text1"/>
          <w:sz w:val="24"/>
          <w:szCs w:val="24"/>
          <w:lang w:val="en-US"/>
        </w:rPr>
        <w:t>in areas containing</w:t>
      </w:r>
      <w:r w:rsidR="007C426E">
        <w:rPr>
          <w:rFonts w:ascii="Times New Roman" w:hAnsi="Times New Roman" w:cs="Times New Roman"/>
          <w:color w:val="000000" w:themeColor="text1"/>
          <w:sz w:val="24"/>
          <w:szCs w:val="24"/>
          <w:lang w:val="en-US"/>
        </w:rPr>
        <w:t xml:space="preserve"> large </w:t>
      </w:r>
      <w:r w:rsidR="008F3643" w:rsidRPr="00850320">
        <w:rPr>
          <w:rFonts w:ascii="Times New Roman" w:hAnsi="Times New Roman" w:cs="Times New Roman"/>
          <w:color w:val="000000" w:themeColor="text1"/>
          <w:sz w:val="24"/>
          <w:szCs w:val="24"/>
          <w:lang w:val="en-US"/>
        </w:rPr>
        <w:t>migratory herds (Larsen et al. 2020)</w:t>
      </w:r>
      <w:ins w:id="997" w:author="Hofer, Heribert" w:date="2022-03-07T08:07:00Z">
        <w:r w:rsidR="00C93BC8">
          <w:rPr>
            <w:rFonts w:ascii="Times New Roman" w:hAnsi="Times New Roman" w:cs="Times New Roman"/>
            <w:color w:val="000000" w:themeColor="text1"/>
            <w:sz w:val="24"/>
            <w:szCs w:val="24"/>
            <w:lang w:val="en-US"/>
          </w:rPr>
          <w:t>, this</w:t>
        </w:r>
      </w:ins>
      <w:r w:rsidR="008F3643" w:rsidRPr="00850320">
        <w:rPr>
          <w:rFonts w:ascii="Times New Roman" w:hAnsi="Times New Roman" w:cs="Times New Roman"/>
          <w:color w:val="000000" w:themeColor="text1"/>
          <w:sz w:val="24"/>
          <w:szCs w:val="24"/>
          <w:lang w:val="en-US"/>
        </w:rPr>
        <w:t xml:space="preserve"> may </w:t>
      </w:r>
      <w:r w:rsidR="007C426E">
        <w:rPr>
          <w:rFonts w:ascii="Times New Roman" w:hAnsi="Times New Roman" w:cs="Times New Roman"/>
          <w:color w:val="000000" w:themeColor="text1"/>
          <w:sz w:val="24"/>
          <w:szCs w:val="24"/>
          <w:lang w:val="en-US"/>
        </w:rPr>
        <w:t>contribute to the</w:t>
      </w:r>
      <w:r w:rsidR="006024C4">
        <w:rPr>
          <w:rFonts w:ascii="Times New Roman" w:hAnsi="Times New Roman" w:cs="Times New Roman"/>
          <w:color w:val="000000" w:themeColor="text1"/>
          <w:sz w:val="24"/>
          <w:szCs w:val="24"/>
          <w:lang w:val="en-US"/>
        </w:rPr>
        <w:t xml:space="preserve"> </w:t>
      </w:r>
      <w:r w:rsidR="007C426E">
        <w:rPr>
          <w:rFonts w:ascii="Times New Roman" w:hAnsi="Times New Roman" w:cs="Times New Roman"/>
          <w:color w:val="000000" w:themeColor="text1"/>
          <w:sz w:val="24"/>
          <w:szCs w:val="24"/>
          <w:lang w:val="en-US"/>
        </w:rPr>
        <w:t>concentration of roadkills in the south of the Serengeti NP</w:t>
      </w:r>
      <w:ins w:id="998" w:author="East, Marion" w:date="2022-03-11T11:58:00Z">
        <w:r w:rsidR="00021C5F">
          <w:rPr>
            <w:rFonts w:ascii="Times New Roman" w:hAnsi="Times New Roman" w:cs="Times New Roman"/>
            <w:color w:val="000000" w:themeColor="text1"/>
            <w:sz w:val="24"/>
            <w:szCs w:val="24"/>
            <w:lang w:val="en-US"/>
          </w:rPr>
          <w:t xml:space="preserve"> in</w:t>
        </w:r>
        <w:r w:rsidR="002A490A">
          <w:rPr>
            <w:rFonts w:ascii="Times New Roman" w:hAnsi="Times New Roman" w:cs="Times New Roman"/>
            <w:color w:val="000000" w:themeColor="text1"/>
            <w:sz w:val="24"/>
            <w:szCs w:val="24"/>
            <w:lang w:val="en-US"/>
          </w:rPr>
          <w:t xml:space="preserve"> the wet season</w:t>
        </w:r>
      </w:ins>
      <w:r w:rsidR="002E3545">
        <w:rPr>
          <w:rFonts w:ascii="Times New Roman" w:hAnsi="Times New Roman" w:cs="Times New Roman"/>
          <w:color w:val="000000" w:themeColor="text1"/>
          <w:sz w:val="24"/>
          <w:szCs w:val="24"/>
          <w:lang w:val="en-US"/>
        </w:rPr>
        <w:t>.</w:t>
      </w:r>
      <w:r w:rsidR="008F3643" w:rsidRPr="00850320">
        <w:rPr>
          <w:rFonts w:ascii="Times New Roman" w:hAnsi="Times New Roman" w:cs="Times New Roman"/>
          <w:sz w:val="24"/>
          <w:szCs w:val="24"/>
          <w:lang w:val="en-US"/>
        </w:rPr>
        <w:t xml:space="preserve"> </w:t>
      </w:r>
      <w:r w:rsidR="009222C5">
        <w:rPr>
          <w:rFonts w:ascii="Times New Roman" w:hAnsi="Times New Roman" w:cs="Times New Roman"/>
          <w:sz w:val="24"/>
          <w:szCs w:val="24"/>
          <w:lang w:val="en-US"/>
        </w:rPr>
        <w:t xml:space="preserve">In the dry season, the migratory herds move </w:t>
      </w:r>
      <w:r w:rsidR="009222C5">
        <w:rPr>
          <w:rFonts w:ascii="Times New Roman" w:hAnsi="Times New Roman" w:cs="Times New Roman"/>
          <w:sz w:val="24"/>
          <w:szCs w:val="24"/>
          <w:lang w:val="en-US"/>
        </w:rPr>
        <w:lastRenderedPageBreak/>
        <w:t xml:space="preserve">to their </w:t>
      </w:r>
      <w:ins w:id="999" w:author="Sarah Benhaiem" w:date="2022-03-17T17:05:00Z">
        <w:r w:rsidR="000150CF">
          <w:rPr>
            <w:rFonts w:ascii="Times New Roman" w:hAnsi="Times New Roman" w:cs="Times New Roman"/>
            <w:sz w:val="24"/>
            <w:szCs w:val="24"/>
            <w:lang w:val="en-US"/>
          </w:rPr>
          <w:t xml:space="preserve">wider </w:t>
        </w:r>
      </w:ins>
      <w:r w:rsidR="009222C5">
        <w:rPr>
          <w:rFonts w:ascii="Times New Roman" w:hAnsi="Times New Roman" w:cs="Times New Roman"/>
          <w:sz w:val="24"/>
          <w:szCs w:val="24"/>
          <w:lang w:val="en-US"/>
        </w:rPr>
        <w:t>dry season refug</w:t>
      </w:r>
      <w:r w:rsidR="00394775">
        <w:rPr>
          <w:rFonts w:ascii="Times New Roman" w:hAnsi="Times New Roman" w:cs="Times New Roman"/>
          <w:sz w:val="24"/>
          <w:szCs w:val="24"/>
          <w:lang w:val="en-US"/>
        </w:rPr>
        <w:t xml:space="preserve">es in the </w:t>
      </w:r>
      <w:commentRangeStart w:id="1000"/>
      <w:r w:rsidR="009222C5">
        <w:rPr>
          <w:rFonts w:ascii="Times New Roman" w:hAnsi="Times New Roman" w:cs="Times New Roman"/>
          <w:sz w:val="24"/>
          <w:szCs w:val="24"/>
          <w:lang w:val="en-US"/>
        </w:rPr>
        <w:t>north</w:t>
      </w:r>
      <w:r w:rsidR="00394775">
        <w:rPr>
          <w:rFonts w:ascii="Times New Roman" w:hAnsi="Times New Roman" w:cs="Times New Roman"/>
          <w:sz w:val="24"/>
          <w:szCs w:val="24"/>
          <w:lang w:val="en-US"/>
        </w:rPr>
        <w:t>wes</w:t>
      </w:r>
      <w:commentRangeEnd w:id="1000"/>
      <w:r w:rsidR="00024F58">
        <w:rPr>
          <w:rStyle w:val="CommentReference"/>
        </w:rPr>
        <w:commentReference w:id="1000"/>
      </w:r>
      <w:r w:rsidR="00394775">
        <w:rPr>
          <w:rFonts w:ascii="Times New Roman" w:hAnsi="Times New Roman" w:cs="Times New Roman"/>
          <w:sz w:val="24"/>
          <w:szCs w:val="24"/>
          <w:lang w:val="en-US"/>
        </w:rPr>
        <w:t>t</w:t>
      </w:r>
      <w:r w:rsidR="009222C5">
        <w:rPr>
          <w:rFonts w:ascii="Times New Roman" w:hAnsi="Times New Roman" w:cs="Times New Roman"/>
          <w:sz w:val="24"/>
          <w:szCs w:val="24"/>
          <w:lang w:val="en-US"/>
        </w:rPr>
        <w:t>, where</w:t>
      </w:r>
      <w:ins w:id="1001" w:author="Aima P" w:date="2022-03-22T15:06:00Z">
        <w:r>
          <w:rPr>
            <w:rFonts w:ascii="Times New Roman" w:hAnsi="Times New Roman" w:cs="Times New Roman"/>
            <w:sz w:val="24"/>
            <w:szCs w:val="24"/>
            <w:lang w:val="en-US"/>
          </w:rPr>
          <w:t xml:space="preserve"> they are less concentrated and </w:t>
        </w:r>
      </w:ins>
      <w:del w:id="1002" w:author="Aima P" w:date="2022-03-22T15:06:00Z">
        <w:r w:rsidR="009222C5" w:rsidDel="00ED569C">
          <w:rPr>
            <w:rFonts w:ascii="Times New Roman" w:hAnsi="Times New Roman" w:cs="Times New Roman"/>
            <w:sz w:val="24"/>
            <w:szCs w:val="24"/>
            <w:lang w:val="en-US"/>
          </w:rPr>
          <w:delText xml:space="preserve"> we were less likely to receive reports of hyena roadkills, and where </w:delText>
        </w:r>
      </w:del>
      <w:r w:rsidR="009222C5">
        <w:rPr>
          <w:rFonts w:ascii="Times New Roman" w:hAnsi="Times New Roman" w:cs="Times New Roman"/>
          <w:sz w:val="24"/>
          <w:szCs w:val="24"/>
          <w:lang w:val="en-US"/>
        </w:rPr>
        <w:t xml:space="preserve">there are fewer roads. </w:t>
      </w:r>
      <w:del w:id="1003" w:author="Aima P" w:date="2022-03-22T15:06:00Z">
        <w:r w:rsidR="00513690" w:rsidDel="00ED569C">
          <w:rPr>
            <w:rFonts w:ascii="Times New Roman" w:hAnsi="Times New Roman" w:cs="Times New Roman"/>
            <w:sz w:val="24"/>
            <w:szCs w:val="24"/>
            <w:lang w:val="en-US"/>
          </w:rPr>
          <w:delText xml:space="preserve">This may be why woodland cover, which is higher along roads in the north </w:delText>
        </w:r>
      </w:del>
      <w:ins w:id="1004" w:author="Hofer, Heribert" w:date="2022-03-07T08:07:00Z">
        <w:del w:id="1005" w:author="Aima P" w:date="2022-03-22T15:06:00Z">
          <w:r w:rsidR="00C93BC8" w:rsidDel="00ED569C">
            <w:rPr>
              <w:rFonts w:ascii="Times New Roman" w:hAnsi="Times New Roman" w:cs="Times New Roman"/>
              <w:sz w:val="24"/>
              <w:szCs w:val="24"/>
              <w:lang w:val="en-US"/>
            </w:rPr>
            <w:delText xml:space="preserve">and west </w:delText>
          </w:r>
        </w:del>
      </w:ins>
      <w:del w:id="1006" w:author="Aima P" w:date="2022-03-22T15:06:00Z">
        <w:r w:rsidR="00513690" w:rsidDel="00ED569C">
          <w:rPr>
            <w:rFonts w:ascii="Times New Roman" w:hAnsi="Times New Roman" w:cs="Times New Roman"/>
            <w:sz w:val="24"/>
            <w:szCs w:val="24"/>
            <w:lang w:val="en-US"/>
          </w:rPr>
          <w:delText>of the area we considered</w:delText>
        </w:r>
        <w:r w:rsidR="00D6070A" w:rsidDel="00ED569C">
          <w:rPr>
            <w:rFonts w:ascii="Times New Roman" w:hAnsi="Times New Roman" w:cs="Times New Roman"/>
            <w:sz w:val="24"/>
            <w:szCs w:val="24"/>
            <w:lang w:val="en-US"/>
          </w:rPr>
          <w:delText xml:space="preserve"> (Fig. 1g)</w:delText>
        </w:r>
        <w:r w:rsidR="00513690" w:rsidDel="00ED569C">
          <w:rPr>
            <w:rFonts w:ascii="Times New Roman" w:hAnsi="Times New Roman" w:cs="Times New Roman"/>
            <w:sz w:val="24"/>
            <w:szCs w:val="24"/>
            <w:lang w:val="en-US"/>
          </w:rPr>
          <w:delText xml:space="preserve">, </w:delText>
        </w:r>
        <w:r w:rsidR="00D6070A" w:rsidDel="00ED569C">
          <w:rPr>
            <w:rFonts w:ascii="Times New Roman" w:hAnsi="Times New Roman" w:cs="Times New Roman"/>
            <w:sz w:val="24"/>
            <w:szCs w:val="24"/>
            <w:lang w:val="en-US"/>
          </w:rPr>
          <w:delText>was</w:delText>
        </w:r>
        <w:r w:rsidR="00513690" w:rsidDel="00ED569C">
          <w:rPr>
            <w:rFonts w:ascii="Times New Roman" w:hAnsi="Times New Roman" w:cs="Times New Roman"/>
            <w:sz w:val="24"/>
            <w:szCs w:val="24"/>
            <w:lang w:val="en-US"/>
          </w:rPr>
          <w:delText xml:space="preserve"> associated with lower roadkill incidence</w:delText>
        </w:r>
        <w:r w:rsidR="00D6070A" w:rsidDel="00ED569C">
          <w:rPr>
            <w:rFonts w:ascii="Times New Roman" w:hAnsi="Times New Roman" w:cs="Times New Roman"/>
            <w:sz w:val="24"/>
            <w:szCs w:val="24"/>
            <w:lang w:val="en-US"/>
          </w:rPr>
          <w:delText xml:space="preserve"> in our model</w:delText>
        </w:r>
        <w:r w:rsidR="00513690" w:rsidDel="00ED569C">
          <w:rPr>
            <w:rFonts w:ascii="Times New Roman" w:hAnsi="Times New Roman" w:cs="Times New Roman"/>
            <w:sz w:val="24"/>
            <w:szCs w:val="24"/>
            <w:lang w:val="en-US"/>
          </w:rPr>
          <w:delText xml:space="preserve"> </w:delText>
        </w:r>
        <w:r w:rsidR="00D6070A" w:rsidDel="00ED569C">
          <w:rPr>
            <w:rFonts w:ascii="Times New Roman" w:hAnsi="Times New Roman" w:cs="Times New Roman"/>
            <w:sz w:val="24"/>
            <w:szCs w:val="24"/>
            <w:lang w:val="en-US"/>
          </w:rPr>
          <w:delText>(</w:delText>
        </w:r>
        <w:r w:rsidR="00513690" w:rsidDel="00ED569C">
          <w:rPr>
            <w:rFonts w:ascii="Times New Roman" w:hAnsi="Times New Roman" w:cs="Times New Roman"/>
            <w:sz w:val="24"/>
            <w:szCs w:val="24"/>
            <w:lang w:val="en-US"/>
          </w:rPr>
          <w:delText>Fig 2d).</w:delText>
        </w:r>
      </w:del>
      <w:ins w:id="1007" w:author="Hofer, Heribert" w:date="2022-03-07T08:08:00Z">
        <w:del w:id="1008" w:author="Aima P" w:date="2022-03-22T15:06:00Z">
          <w:r w:rsidR="00C93BC8" w:rsidDel="00ED569C">
            <w:rPr>
              <w:rFonts w:ascii="Times New Roman" w:hAnsi="Times New Roman" w:cs="Times New Roman"/>
              <w:sz w:val="24"/>
              <w:szCs w:val="24"/>
              <w:lang w:val="en-US"/>
            </w:rPr>
            <w:delText xml:space="preserve"> </w:delText>
          </w:r>
        </w:del>
      </w:ins>
    </w:p>
    <w:p w14:paraId="2BA92B38" w14:textId="62E15E5A" w:rsidR="00C93BC8" w:rsidRDefault="008F3643">
      <w:pPr>
        <w:spacing w:line="600" w:lineRule="auto"/>
        <w:ind w:firstLine="720"/>
        <w:jc w:val="both"/>
        <w:rPr>
          <w:ins w:id="1009" w:author="Hofer, Heribert" w:date="2022-03-07T08:09:00Z"/>
          <w:rFonts w:ascii="Times New Roman" w:hAnsi="Times New Roman" w:cs="Times New Roman"/>
          <w:color w:val="000000" w:themeColor="text1"/>
          <w:sz w:val="24"/>
          <w:szCs w:val="24"/>
          <w:lang w:val="en-US"/>
        </w:rPr>
        <w:pPrChange w:id="1010" w:author="Hofer, Heribert" w:date="2022-03-07T08:20:00Z">
          <w:pPr>
            <w:spacing w:line="600" w:lineRule="auto"/>
            <w:jc w:val="both"/>
          </w:pPr>
        </w:pPrChange>
      </w:pPr>
      <w:r w:rsidRPr="00850320">
        <w:rPr>
          <w:rFonts w:ascii="Times New Roman" w:hAnsi="Times New Roman" w:cs="Times New Roman"/>
          <w:sz w:val="24"/>
          <w:szCs w:val="24"/>
          <w:lang w:val="en-US"/>
        </w:rPr>
        <w:t>Second</w:t>
      </w:r>
      <w:r w:rsidRPr="00850320">
        <w:rPr>
          <w:rFonts w:ascii="Times New Roman" w:hAnsi="Times New Roman" w:cs="Times New Roman"/>
          <w:color w:val="000000" w:themeColor="text1"/>
          <w:sz w:val="24"/>
          <w:szCs w:val="24"/>
          <w:lang w:val="en-US"/>
        </w:rPr>
        <w:t xml:space="preserve">, </w:t>
      </w:r>
      <w:r w:rsidR="00394775">
        <w:rPr>
          <w:rFonts w:ascii="Times New Roman" w:hAnsi="Times New Roman" w:cs="Times New Roman"/>
          <w:color w:val="000000" w:themeColor="text1"/>
          <w:sz w:val="24"/>
          <w:szCs w:val="24"/>
          <w:lang w:val="en-US"/>
        </w:rPr>
        <w:t xml:space="preserve">most </w:t>
      </w:r>
      <w:r w:rsidR="009222C5">
        <w:rPr>
          <w:rFonts w:ascii="Times New Roman" w:hAnsi="Times New Roman" w:cs="Times New Roman"/>
          <w:color w:val="000000" w:themeColor="text1"/>
          <w:sz w:val="24"/>
          <w:szCs w:val="24"/>
          <w:lang w:val="en-US"/>
        </w:rPr>
        <w:t xml:space="preserve">roadkills </w:t>
      </w:r>
      <w:del w:id="1011" w:author="Aima P" w:date="2022-03-22T15:07:00Z">
        <w:r w:rsidR="009222C5" w:rsidDel="00ED569C">
          <w:rPr>
            <w:rFonts w:ascii="Times New Roman" w:hAnsi="Times New Roman" w:cs="Times New Roman"/>
            <w:color w:val="000000" w:themeColor="text1"/>
            <w:sz w:val="24"/>
            <w:szCs w:val="24"/>
            <w:lang w:val="en-US"/>
          </w:rPr>
          <w:delText>involving</w:delText>
        </w:r>
      </w:del>
      <w:ins w:id="1012" w:author="Hofer, Heribert" w:date="2022-03-07T08:08:00Z">
        <w:del w:id="1013" w:author="Aima P" w:date="2022-03-22T15:07:00Z">
          <w:r w:rsidR="00C93BC8" w:rsidDel="00ED569C">
            <w:rPr>
              <w:rFonts w:ascii="Times New Roman" w:hAnsi="Times New Roman" w:cs="Times New Roman"/>
              <w:color w:val="000000" w:themeColor="text1"/>
              <w:sz w:val="24"/>
              <w:szCs w:val="24"/>
              <w:lang w:val="en-US"/>
            </w:rPr>
            <w:delText>ed</w:delText>
          </w:r>
        </w:del>
      </w:ins>
      <w:ins w:id="1014" w:author="Aima P" w:date="2022-03-22T15:07:00Z">
        <w:r w:rsidR="00ED569C">
          <w:rPr>
            <w:rFonts w:ascii="Times New Roman" w:hAnsi="Times New Roman" w:cs="Times New Roman"/>
            <w:color w:val="000000" w:themeColor="text1"/>
            <w:sz w:val="24"/>
            <w:szCs w:val="24"/>
            <w:lang w:val="en-US"/>
          </w:rPr>
          <w:t>of</w:t>
        </w:r>
      </w:ins>
      <w:r w:rsidR="009222C5">
        <w:rPr>
          <w:rFonts w:ascii="Times New Roman" w:hAnsi="Times New Roman" w:cs="Times New Roman"/>
          <w:color w:val="000000" w:themeColor="text1"/>
          <w:sz w:val="24"/>
          <w:szCs w:val="24"/>
          <w:lang w:val="en-US"/>
        </w:rPr>
        <w:t xml:space="preserve"> adult and subadult </w:t>
      </w:r>
      <w:del w:id="1015" w:author="Aima P" w:date="2022-03-22T15:07:00Z">
        <w:r w:rsidR="00DF3B4B" w:rsidRPr="00850320" w:rsidDel="00ED569C">
          <w:rPr>
            <w:rFonts w:ascii="Times New Roman" w:hAnsi="Times New Roman" w:cs="Times New Roman"/>
            <w:color w:val="000000" w:themeColor="text1"/>
            <w:sz w:val="24"/>
            <w:szCs w:val="24"/>
            <w:lang w:val="en-US"/>
          </w:rPr>
          <w:delText xml:space="preserve">study </w:delText>
        </w:r>
      </w:del>
      <w:r w:rsidR="00DF3B4B" w:rsidRPr="00850320">
        <w:rPr>
          <w:rFonts w:ascii="Times New Roman" w:hAnsi="Times New Roman" w:cs="Times New Roman"/>
          <w:color w:val="000000" w:themeColor="text1"/>
          <w:sz w:val="24"/>
          <w:szCs w:val="24"/>
          <w:lang w:val="en-US"/>
        </w:rPr>
        <w:t xml:space="preserve">clan </w:t>
      </w:r>
      <w:r w:rsidR="00DF0BEF" w:rsidRPr="00850320">
        <w:rPr>
          <w:rFonts w:ascii="Times New Roman" w:hAnsi="Times New Roman" w:cs="Times New Roman"/>
          <w:color w:val="000000" w:themeColor="text1"/>
          <w:sz w:val="24"/>
          <w:szCs w:val="24"/>
          <w:lang w:val="en-US"/>
        </w:rPr>
        <w:t>members</w:t>
      </w:r>
      <w:del w:id="1016" w:author="Hofer, Heribert" w:date="2022-03-07T08:08:00Z">
        <w:r w:rsidR="00DF0BEF" w:rsidRPr="00850320" w:rsidDel="00C93BC8">
          <w:rPr>
            <w:rFonts w:ascii="Times New Roman" w:hAnsi="Times New Roman" w:cs="Times New Roman"/>
            <w:color w:val="000000" w:themeColor="text1"/>
            <w:sz w:val="24"/>
            <w:szCs w:val="24"/>
            <w:lang w:val="en-US"/>
          </w:rPr>
          <w:delText>,</w:delText>
        </w:r>
        <w:r w:rsidR="00DF0BEF" w:rsidDel="00C93BC8">
          <w:rPr>
            <w:rFonts w:ascii="Times New Roman" w:hAnsi="Times New Roman" w:cs="Times New Roman"/>
            <w:color w:val="000000" w:themeColor="text1"/>
            <w:sz w:val="24"/>
            <w:szCs w:val="24"/>
            <w:lang w:val="en-US"/>
          </w:rPr>
          <w:delText xml:space="preserve"> occurred</w:delText>
        </w:r>
      </w:del>
      <w:ins w:id="1017" w:author="East, Marion" w:date="2022-03-11T12:03:00Z">
        <w:del w:id="1018" w:author="Aima P" w:date="2022-03-22T15:07:00Z">
          <w:r w:rsidR="00EE559C" w:rsidDel="00ED569C">
            <w:rPr>
              <w:rFonts w:ascii="Times New Roman" w:hAnsi="Times New Roman" w:cs="Times New Roman"/>
              <w:color w:val="000000" w:themeColor="text1"/>
              <w:sz w:val="24"/>
              <w:szCs w:val="24"/>
              <w:lang w:val="en-US"/>
            </w:rPr>
            <w:delText xml:space="preserve"> were</w:delText>
          </w:r>
        </w:del>
      </w:ins>
      <w:ins w:id="1019" w:author="Hofer, Heribert" w:date="2022-03-07T08:08:00Z">
        <w:del w:id="1020" w:author="Aima P" w:date="2022-03-22T15:07:00Z">
          <w:r w:rsidR="00C93BC8" w:rsidDel="00ED569C">
            <w:rPr>
              <w:rFonts w:ascii="Times New Roman" w:hAnsi="Times New Roman" w:cs="Times New Roman"/>
              <w:color w:val="000000" w:themeColor="text1"/>
              <w:sz w:val="24"/>
              <w:szCs w:val="24"/>
              <w:lang w:val="en-US"/>
            </w:rPr>
            <w:delText xml:space="preserve"> located</w:delText>
          </w:r>
        </w:del>
      </w:ins>
      <w:del w:id="1021" w:author="Aima P" w:date="2022-03-22T15:07:00Z">
        <w:r w:rsidRPr="00850320" w:rsidDel="00ED569C">
          <w:rPr>
            <w:rFonts w:ascii="Times New Roman" w:hAnsi="Times New Roman" w:cs="Times New Roman"/>
            <w:color w:val="000000" w:themeColor="text1"/>
            <w:sz w:val="24"/>
            <w:szCs w:val="24"/>
            <w:lang w:val="en-US"/>
          </w:rPr>
          <w:delText xml:space="preserve"> </w:delText>
        </w:r>
      </w:del>
      <w:ins w:id="1022" w:author="Aima P" w:date="2022-03-22T15:07:00Z">
        <w:r w:rsidR="00ED569C">
          <w:rPr>
            <w:rFonts w:ascii="Times New Roman" w:hAnsi="Times New Roman" w:cs="Times New Roman"/>
            <w:color w:val="000000" w:themeColor="text1"/>
            <w:sz w:val="24"/>
            <w:szCs w:val="24"/>
            <w:lang w:val="en-US"/>
          </w:rPr>
          <w:t xml:space="preserve">happened </w:t>
        </w:r>
      </w:ins>
      <w:r w:rsidRPr="00850320">
        <w:rPr>
          <w:rFonts w:ascii="Times New Roman" w:hAnsi="Times New Roman" w:cs="Times New Roman"/>
          <w:color w:val="000000" w:themeColor="text1"/>
          <w:sz w:val="24"/>
          <w:szCs w:val="24"/>
          <w:lang w:val="en-US"/>
        </w:rPr>
        <w:t xml:space="preserve">outside their </w:t>
      </w:r>
      <w:r w:rsidR="00394775">
        <w:rPr>
          <w:rFonts w:ascii="Times New Roman" w:hAnsi="Times New Roman" w:cs="Times New Roman"/>
          <w:color w:val="000000" w:themeColor="text1"/>
          <w:sz w:val="24"/>
          <w:szCs w:val="24"/>
          <w:lang w:val="en-US"/>
        </w:rPr>
        <w:t>clan</w:t>
      </w:r>
      <w:r w:rsidRPr="00850320">
        <w:rPr>
          <w:rFonts w:ascii="Times New Roman" w:hAnsi="Times New Roman" w:cs="Times New Roman"/>
          <w:color w:val="000000" w:themeColor="text1"/>
          <w:sz w:val="24"/>
          <w:szCs w:val="24"/>
          <w:lang w:val="en-US"/>
        </w:rPr>
        <w:t xml:space="preserve"> territories, </w:t>
      </w:r>
      <w:r w:rsidR="009222C5">
        <w:rPr>
          <w:rFonts w:ascii="Times New Roman" w:hAnsi="Times New Roman" w:cs="Times New Roman"/>
          <w:color w:val="000000" w:themeColor="text1"/>
          <w:sz w:val="24"/>
          <w:szCs w:val="24"/>
          <w:lang w:val="en-US"/>
        </w:rPr>
        <w:t>suggesting hyenas are particularly vulnerable when</w:t>
      </w:r>
      <w:r w:rsidRPr="00850320">
        <w:rPr>
          <w:rFonts w:ascii="Times New Roman" w:hAnsi="Times New Roman" w:cs="Times New Roman"/>
          <w:color w:val="000000" w:themeColor="text1"/>
          <w:sz w:val="24"/>
          <w:szCs w:val="24"/>
          <w:lang w:val="en-US"/>
        </w:rPr>
        <w:t xml:space="preserve"> commuting </w:t>
      </w:r>
      <w:r w:rsidRPr="00031640">
        <w:rPr>
          <w:rFonts w:ascii="Times New Roman" w:hAnsi="Times New Roman" w:cs="Times New Roman"/>
          <w:color w:val="000000" w:themeColor="text1"/>
          <w:sz w:val="24"/>
          <w:szCs w:val="24"/>
          <w:lang w:val="en-US"/>
        </w:rPr>
        <w:t>(</w:t>
      </w:r>
      <w:r w:rsidR="00884DB4" w:rsidRPr="00850320">
        <w:rPr>
          <w:rFonts w:ascii="Times New Roman" w:hAnsi="Times New Roman" w:cs="Times New Roman"/>
          <w:color w:val="000000" w:themeColor="text1"/>
          <w:sz w:val="24"/>
          <w:szCs w:val="24"/>
          <w:lang w:val="en-US"/>
        </w:rPr>
        <w:t xml:space="preserve">see </w:t>
      </w:r>
      <w:del w:id="1023" w:author="Hofer, Heribert" w:date="2022-03-07T08:08:00Z">
        <w:r w:rsidRPr="00850320" w:rsidDel="00C93BC8">
          <w:rPr>
            <w:rFonts w:ascii="Times New Roman" w:hAnsi="Times New Roman" w:cs="Times New Roman"/>
            <w:color w:val="000000" w:themeColor="text1"/>
            <w:sz w:val="24"/>
            <w:szCs w:val="24"/>
            <w:lang w:val="en-US"/>
          </w:rPr>
          <w:delText xml:space="preserve">Supporting </w:delText>
        </w:r>
      </w:del>
      <w:ins w:id="1024" w:author="Hofer, Heribert" w:date="2022-03-07T08:08:00Z">
        <w:r w:rsidR="00C93BC8">
          <w:rPr>
            <w:rFonts w:ascii="Times New Roman" w:hAnsi="Times New Roman" w:cs="Times New Roman"/>
            <w:color w:val="000000" w:themeColor="text1"/>
            <w:sz w:val="24"/>
            <w:szCs w:val="24"/>
            <w:lang w:val="en-US"/>
          </w:rPr>
          <w:t>s</w:t>
        </w:r>
        <w:r w:rsidR="00C93BC8" w:rsidRPr="00850320">
          <w:rPr>
            <w:rFonts w:ascii="Times New Roman" w:hAnsi="Times New Roman" w:cs="Times New Roman"/>
            <w:color w:val="000000" w:themeColor="text1"/>
            <w:sz w:val="24"/>
            <w:szCs w:val="24"/>
            <w:lang w:val="en-US"/>
          </w:rPr>
          <w:t xml:space="preserve">upporting </w:t>
        </w:r>
      </w:ins>
      <w:del w:id="1025" w:author="Hofer, Heribert" w:date="2022-03-07T08:08:00Z">
        <w:r w:rsidRPr="00850320" w:rsidDel="00C93BC8">
          <w:rPr>
            <w:rFonts w:ascii="Times New Roman" w:hAnsi="Times New Roman" w:cs="Times New Roman"/>
            <w:color w:val="000000" w:themeColor="text1"/>
            <w:sz w:val="24"/>
            <w:szCs w:val="24"/>
            <w:lang w:val="en-US"/>
          </w:rPr>
          <w:delText xml:space="preserve">Information </w:delText>
        </w:r>
      </w:del>
      <w:ins w:id="1026" w:author="Hofer, Heribert" w:date="2022-03-07T08:08:00Z">
        <w:r w:rsidR="00C93BC8">
          <w:rPr>
            <w:rFonts w:ascii="Times New Roman" w:hAnsi="Times New Roman" w:cs="Times New Roman"/>
            <w:color w:val="000000" w:themeColor="text1"/>
            <w:sz w:val="24"/>
            <w:szCs w:val="24"/>
            <w:lang w:val="en-US"/>
          </w:rPr>
          <w:t>i</w:t>
        </w:r>
        <w:r w:rsidR="00C93BC8" w:rsidRPr="00850320">
          <w:rPr>
            <w:rFonts w:ascii="Times New Roman" w:hAnsi="Times New Roman" w:cs="Times New Roman"/>
            <w:color w:val="000000" w:themeColor="text1"/>
            <w:sz w:val="24"/>
            <w:szCs w:val="24"/>
            <w:lang w:val="en-US"/>
          </w:rPr>
          <w:t xml:space="preserve">nformation </w:t>
        </w:r>
      </w:ins>
      <w:r w:rsidRPr="00850320">
        <w:rPr>
          <w:rFonts w:ascii="Times New Roman" w:hAnsi="Times New Roman" w:cs="Times New Roman"/>
          <w:color w:val="000000" w:themeColor="text1"/>
          <w:sz w:val="24"/>
          <w:szCs w:val="24"/>
          <w:lang w:val="en-US"/>
        </w:rPr>
        <w:t>for further details). Third</w:t>
      </w:r>
      <w:r w:rsidR="00DF0BEF">
        <w:rPr>
          <w:rFonts w:ascii="Times New Roman" w:hAnsi="Times New Roman" w:cs="Times New Roman"/>
          <w:color w:val="000000" w:themeColor="text1"/>
          <w:sz w:val="24"/>
          <w:szCs w:val="24"/>
          <w:lang w:val="en-US"/>
        </w:rPr>
        <w:t xml:space="preserve">, </w:t>
      </w:r>
      <w:r w:rsidR="009222C5">
        <w:rPr>
          <w:rFonts w:ascii="Times New Roman" w:hAnsi="Times New Roman" w:cs="Times New Roman"/>
          <w:color w:val="000000" w:themeColor="text1"/>
          <w:sz w:val="24"/>
          <w:szCs w:val="24"/>
          <w:lang w:val="en-US"/>
        </w:rPr>
        <w:t>age and sex categories</w:t>
      </w:r>
      <w:ins w:id="1027" w:author="East, Marion" w:date="2022-03-11T12:03:00Z">
        <w:r w:rsidR="00EE559C">
          <w:rPr>
            <w:rFonts w:ascii="Times New Roman" w:hAnsi="Times New Roman" w:cs="Times New Roman"/>
            <w:color w:val="000000" w:themeColor="text1"/>
            <w:sz w:val="24"/>
            <w:szCs w:val="24"/>
            <w:lang w:val="en-US"/>
          </w:rPr>
          <w:t xml:space="preserve"> of hyenas</w:t>
        </w:r>
      </w:ins>
      <w:r w:rsidR="009222C5">
        <w:rPr>
          <w:rFonts w:ascii="Times New Roman" w:hAnsi="Times New Roman" w:cs="Times New Roman"/>
          <w:color w:val="000000" w:themeColor="text1"/>
          <w:sz w:val="24"/>
          <w:szCs w:val="24"/>
          <w:lang w:val="en-US"/>
        </w:rPr>
        <w:t xml:space="preserve"> that commute more often</w:t>
      </w:r>
      <w:r w:rsidR="00394775">
        <w:rPr>
          <w:rFonts w:ascii="Times New Roman" w:hAnsi="Times New Roman" w:cs="Times New Roman"/>
          <w:color w:val="000000" w:themeColor="text1"/>
          <w:sz w:val="24"/>
          <w:szCs w:val="24"/>
          <w:lang w:val="en-US"/>
        </w:rPr>
        <w:t xml:space="preserve"> were more likely to be killed by vehicle</w:t>
      </w:r>
      <w:ins w:id="1028" w:author="Hofer, Heribert" w:date="2022-03-07T08:08:00Z">
        <w:r w:rsidR="00C93BC8">
          <w:rPr>
            <w:rFonts w:ascii="Times New Roman" w:hAnsi="Times New Roman" w:cs="Times New Roman"/>
            <w:color w:val="000000" w:themeColor="text1"/>
            <w:sz w:val="24"/>
            <w:szCs w:val="24"/>
            <w:lang w:val="en-US"/>
          </w:rPr>
          <w:t>s</w:t>
        </w:r>
      </w:ins>
      <w:del w:id="1029" w:author="Aima P" w:date="2022-03-22T15:08:00Z">
        <w:r w:rsidR="00394775" w:rsidDel="00ED569C">
          <w:rPr>
            <w:rFonts w:ascii="Times New Roman" w:hAnsi="Times New Roman" w:cs="Times New Roman"/>
            <w:color w:val="000000" w:themeColor="text1"/>
            <w:sz w:val="24"/>
            <w:szCs w:val="24"/>
            <w:lang w:val="en-US"/>
          </w:rPr>
          <w:delText xml:space="preserve"> than those that commute less often</w:delText>
        </w:r>
      </w:del>
      <w:r w:rsidRPr="00850320">
        <w:rPr>
          <w:rFonts w:ascii="Times New Roman" w:hAnsi="Times New Roman" w:cs="Times New Roman"/>
          <w:color w:val="000000" w:themeColor="text1"/>
          <w:sz w:val="24"/>
          <w:szCs w:val="24"/>
          <w:lang w:val="en-US"/>
        </w:rPr>
        <w:t>, i.e</w:t>
      </w:r>
      <w:ins w:id="1030" w:author="Sarah Benhaiem" w:date="2022-03-17T17:11:00Z">
        <w:r w:rsidR="008E1EFC">
          <w:rPr>
            <w:rFonts w:ascii="Times New Roman" w:hAnsi="Times New Roman" w:cs="Times New Roman"/>
            <w:color w:val="000000" w:themeColor="text1"/>
            <w:sz w:val="24"/>
            <w:szCs w:val="24"/>
            <w:lang w:val="en-US"/>
          </w:rPr>
          <w:t>.</w:t>
        </w:r>
      </w:ins>
      <w:r w:rsidRPr="00850320">
        <w:rPr>
          <w:rFonts w:ascii="Times New Roman" w:hAnsi="Times New Roman" w:cs="Times New Roman"/>
          <w:color w:val="000000" w:themeColor="text1"/>
          <w:sz w:val="24"/>
          <w:szCs w:val="24"/>
          <w:lang w:val="en-US"/>
        </w:rPr>
        <w:t xml:space="preserve"> adults and subadults</w:t>
      </w:r>
      <w:del w:id="1031" w:author="Hofer, Heribert" w:date="2022-03-07T08:09:00Z">
        <w:r w:rsidRPr="00850320" w:rsidDel="00C93BC8">
          <w:rPr>
            <w:rFonts w:ascii="Times New Roman" w:hAnsi="Times New Roman" w:cs="Times New Roman"/>
            <w:color w:val="000000" w:themeColor="text1"/>
            <w:sz w:val="24"/>
            <w:szCs w:val="24"/>
            <w:lang w:val="en-US"/>
          </w:rPr>
          <w:delText>,</w:delText>
        </w:r>
      </w:del>
      <w:r w:rsidRPr="00850320">
        <w:rPr>
          <w:rFonts w:ascii="Times New Roman" w:hAnsi="Times New Roman" w:cs="Times New Roman"/>
          <w:color w:val="000000" w:themeColor="text1"/>
          <w:sz w:val="24"/>
          <w:szCs w:val="24"/>
          <w:lang w:val="en-US"/>
        </w:rPr>
        <w:t xml:space="preserve"> as opposed to cubs (Fig. 4a)</w:t>
      </w:r>
      <w:ins w:id="1032" w:author="Hofer, Heribert" w:date="2022-03-07T08:09:00Z">
        <w:r w:rsidR="00C93BC8">
          <w:rPr>
            <w:rFonts w:ascii="Times New Roman" w:hAnsi="Times New Roman" w:cs="Times New Roman"/>
            <w:color w:val="000000" w:themeColor="text1"/>
            <w:sz w:val="24"/>
            <w:szCs w:val="24"/>
            <w:lang w:val="en-US"/>
          </w:rPr>
          <w:t>,</w:t>
        </w:r>
      </w:ins>
      <w:r w:rsidRPr="00850320">
        <w:rPr>
          <w:rFonts w:ascii="Times New Roman" w:hAnsi="Times New Roman" w:cs="Times New Roman"/>
          <w:color w:val="000000" w:themeColor="text1"/>
          <w:sz w:val="24"/>
          <w:szCs w:val="24"/>
          <w:lang w:val="en-US"/>
        </w:rPr>
        <w:t xml:space="preserve"> and adult females</w:t>
      </w:r>
      <w:del w:id="1033" w:author="Hofer, Heribert" w:date="2022-03-07T08:09:00Z">
        <w:r w:rsidRPr="00850320" w:rsidDel="00C93BC8">
          <w:rPr>
            <w:rFonts w:ascii="Times New Roman" w:hAnsi="Times New Roman" w:cs="Times New Roman"/>
            <w:color w:val="000000" w:themeColor="text1"/>
            <w:sz w:val="24"/>
            <w:szCs w:val="24"/>
            <w:lang w:val="en-US"/>
          </w:rPr>
          <w:delText>,</w:delText>
        </w:r>
      </w:del>
      <w:r w:rsidRPr="00850320">
        <w:rPr>
          <w:rFonts w:ascii="Times New Roman" w:hAnsi="Times New Roman" w:cs="Times New Roman"/>
          <w:color w:val="000000" w:themeColor="text1"/>
          <w:sz w:val="24"/>
          <w:szCs w:val="24"/>
          <w:lang w:val="en-US"/>
        </w:rPr>
        <w:t xml:space="preserve"> as opposed to adult males (Fig. 4b). </w:t>
      </w:r>
      <w:moveFromRangeStart w:id="1034" w:author="Sarah Benhaiem" w:date="2022-03-17T18:20:00Z" w:name="move98430076"/>
      <w:commentRangeStart w:id="1035"/>
      <w:moveFrom w:id="1036" w:author="Sarah Benhaiem" w:date="2022-03-17T18:20:00Z">
        <w:ins w:id="1037" w:author="East, Marion" w:date="2022-03-13T20:31:00Z">
          <w:r w:rsidR="000017BC" w:rsidDel="00D20DE4">
            <w:rPr>
              <w:rFonts w:ascii="Times New Roman" w:hAnsi="Times New Roman" w:cs="Times New Roman"/>
              <w:color w:val="000000" w:themeColor="text1"/>
              <w:sz w:val="24"/>
              <w:szCs w:val="24"/>
              <w:lang w:val="en-US"/>
            </w:rPr>
            <w:t>R</w:t>
          </w:r>
        </w:ins>
        <w:ins w:id="1038" w:author="East, Marion" w:date="2022-03-14T17:45:00Z">
          <w:r w:rsidR="000017BC" w:rsidDel="00D20DE4">
            <w:rPr>
              <w:rFonts w:ascii="Times New Roman" w:hAnsi="Times New Roman" w:cs="Times New Roman"/>
              <w:color w:val="000000" w:themeColor="text1"/>
              <w:sz w:val="24"/>
              <w:szCs w:val="24"/>
              <w:lang w:val="en-US"/>
            </w:rPr>
            <w:t xml:space="preserve">oadkills </w:t>
          </w:r>
        </w:ins>
        <w:ins w:id="1039" w:author="East, Marion" w:date="2022-03-13T20:36:00Z">
          <w:r w:rsidR="00BE6473" w:rsidDel="00D20DE4">
            <w:rPr>
              <w:rFonts w:ascii="Times New Roman" w:hAnsi="Times New Roman" w:cs="Times New Roman"/>
              <w:color w:val="000000" w:themeColor="text1"/>
              <w:sz w:val="24"/>
              <w:szCs w:val="24"/>
              <w:lang w:val="en-US"/>
            </w:rPr>
            <w:t xml:space="preserve">can also entail the additional loss of </w:t>
          </w:r>
        </w:ins>
        <w:ins w:id="1040" w:author="East, Marion" w:date="2022-03-13T20:39:00Z">
          <w:r w:rsidR="00BE6473" w:rsidDel="00D20DE4">
            <w:rPr>
              <w:rFonts w:ascii="Times New Roman" w:hAnsi="Times New Roman" w:cs="Times New Roman"/>
              <w:color w:val="000000" w:themeColor="text1"/>
              <w:sz w:val="24"/>
              <w:szCs w:val="24"/>
              <w:lang w:val="en-US"/>
            </w:rPr>
            <w:t>fetuses in</w:t>
          </w:r>
        </w:ins>
        <w:ins w:id="1041" w:author="East, Marion" w:date="2022-03-13T20:36:00Z">
          <w:r w:rsidR="00BE6473" w:rsidDel="00D20DE4">
            <w:rPr>
              <w:rFonts w:ascii="Times New Roman" w:hAnsi="Times New Roman" w:cs="Times New Roman"/>
              <w:color w:val="000000" w:themeColor="text1"/>
              <w:sz w:val="24"/>
              <w:szCs w:val="24"/>
              <w:lang w:val="en-US"/>
            </w:rPr>
            <w:t xml:space="preserve"> </w:t>
          </w:r>
        </w:ins>
        <w:ins w:id="1042" w:author="East, Marion" w:date="2022-03-13T20:32:00Z">
          <w:r w:rsidR="00BE6473" w:rsidDel="00D20DE4">
            <w:rPr>
              <w:rFonts w:ascii="Times New Roman" w:hAnsi="Times New Roman" w:cs="Times New Roman"/>
              <w:color w:val="000000" w:themeColor="text1"/>
              <w:sz w:val="24"/>
              <w:szCs w:val="24"/>
              <w:lang w:val="en-US"/>
            </w:rPr>
            <w:t xml:space="preserve">pregnant </w:t>
          </w:r>
        </w:ins>
        <w:ins w:id="1043" w:author="East, Marion" w:date="2022-03-13T20:41:00Z">
          <w:r w:rsidR="00BE6473" w:rsidDel="00D20DE4">
            <w:rPr>
              <w:rFonts w:ascii="Times New Roman" w:hAnsi="Times New Roman" w:cs="Times New Roman"/>
              <w:color w:val="000000" w:themeColor="text1"/>
              <w:sz w:val="24"/>
              <w:szCs w:val="24"/>
              <w:lang w:val="en-US"/>
            </w:rPr>
            <w:t xml:space="preserve">females </w:t>
          </w:r>
        </w:ins>
        <w:ins w:id="1044" w:author="East, Marion" w:date="2022-03-13T20:32:00Z">
          <w:r w:rsidR="00BE6473" w:rsidDel="00D20DE4">
            <w:rPr>
              <w:rFonts w:ascii="Times New Roman" w:hAnsi="Times New Roman" w:cs="Times New Roman"/>
              <w:color w:val="000000" w:themeColor="text1"/>
              <w:sz w:val="24"/>
              <w:szCs w:val="24"/>
              <w:lang w:val="en-US"/>
            </w:rPr>
            <w:t>and</w:t>
          </w:r>
        </w:ins>
        <w:ins w:id="1045" w:author="East, Marion" w:date="2022-03-13T20:41:00Z">
          <w:r w:rsidR="00BE6473" w:rsidDel="00D20DE4">
            <w:rPr>
              <w:rFonts w:ascii="Times New Roman" w:hAnsi="Times New Roman" w:cs="Times New Roman"/>
              <w:color w:val="000000" w:themeColor="text1"/>
              <w:sz w:val="24"/>
              <w:szCs w:val="24"/>
              <w:lang w:val="en-US"/>
            </w:rPr>
            <w:t xml:space="preserve"> </w:t>
          </w:r>
        </w:ins>
        <w:ins w:id="1046" w:author="East, Marion" w:date="2022-03-13T20:42:00Z">
          <w:r w:rsidR="00BE6473" w:rsidDel="00D20DE4">
            <w:rPr>
              <w:rFonts w:ascii="Times New Roman" w:hAnsi="Times New Roman" w:cs="Times New Roman"/>
              <w:color w:val="000000" w:themeColor="text1"/>
              <w:sz w:val="24"/>
              <w:szCs w:val="24"/>
              <w:lang w:val="en-US"/>
            </w:rPr>
            <w:t xml:space="preserve">the </w:t>
          </w:r>
        </w:ins>
        <w:ins w:id="1047" w:author="East, Marion" w:date="2022-03-14T17:45:00Z">
          <w:r w:rsidR="000017BC" w:rsidDel="00D20DE4">
            <w:rPr>
              <w:rFonts w:ascii="Times New Roman" w:hAnsi="Times New Roman" w:cs="Times New Roman"/>
              <w:color w:val="000000" w:themeColor="text1"/>
              <w:sz w:val="24"/>
              <w:szCs w:val="24"/>
              <w:lang w:val="en-US"/>
            </w:rPr>
            <w:t xml:space="preserve">death due to starvation of </w:t>
          </w:r>
        </w:ins>
        <w:ins w:id="1048" w:author="East, Marion" w:date="2022-03-13T20:32:00Z">
          <w:r w:rsidR="00BE6473" w:rsidDel="00D20DE4">
            <w:rPr>
              <w:rFonts w:ascii="Times New Roman" w:hAnsi="Times New Roman" w:cs="Times New Roman"/>
              <w:color w:val="000000" w:themeColor="text1"/>
              <w:sz w:val="24"/>
              <w:szCs w:val="24"/>
              <w:lang w:val="en-US"/>
            </w:rPr>
            <w:t xml:space="preserve">dependent cubs of </w:t>
          </w:r>
        </w:ins>
        <w:ins w:id="1049" w:author="East, Marion" w:date="2022-03-13T20:41:00Z">
          <w:r w:rsidR="00BE6473" w:rsidDel="00D20DE4">
            <w:rPr>
              <w:rFonts w:ascii="Times New Roman" w:hAnsi="Times New Roman" w:cs="Times New Roman"/>
              <w:color w:val="000000" w:themeColor="text1"/>
              <w:sz w:val="24"/>
              <w:szCs w:val="24"/>
              <w:lang w:val="en-US"/>
            </w:rPr>
            <w:t>lactating females.</w:t>
          </w:r>
        </w:ins>
        <w:ins w:id="1050" w:author="East, Marion" w:date="2022-03-13T20:34:00Z">
          <w:r w:rsidR="00BE6473" w:rsidDel="00D20DE4">
            <w:rPr>
              <w:rFonts w:ascii="Times New Roman" w:hAnsi="Times New Roman" w:cs="Times New Roman"/>
              <w:color w:val="000000" w:themeColor="text1"/>
              <w:sz w:val="24"/>
              <w:szCs w:val="24"/>
              <w:lang w:val="en-US"/>
            </w:rPr>
            <w:t xml:space="preserve"> </w:t>
          </w:r>
        </w:ins>
        <w:commentRangeEnd w:id="1035"/>
        <w:r w:rsidR="00016FC8" w:rsidDel="00D20DE4">
          <w:rPr>
            <w:rStyle w:val="CommentReference"/>
          </w:rPr>
          <w:commentReference w:id="1035"/>
        </w:r>
      </w:moveFrom>
      <w:moveFromRangeEnd w:id="1034"/>
    </w:p>
    <w:p w14:paraId="03CC9C65" w14:textId="303FAA9E" w:rsidR="008F3643" w:rsidRPr="00850320" w:rsidRDefault="00394775">
      <w:pPr>
        <w:spacing w:line="600" w:lineRule="auto"/>
        <w:ind w:firstLine="720"/>
        <w:jc w:val="both"/>
        <w:rPr>
          <w:rFonts w:ascii="Times New Roman" w:hAnsi="Times New Roman" w:cs="Times New Roman"/>
          <w:color w:val="FF0000"/>
          <w:sz w:val="24"/>
          <w:szCs w:val="24"/>
          <w:lang w:val="en-US"/>
        </w:rPr>
        <w:pPrChange w:id="1051" w:author="Hofer, Heribert" w:date="2022-03-07T08:20:00Z">
          <w:pPr>
            <w:spacing w:line="600" w:lineRule="auto"/>
            <w:jc w:val="both"/>
          </w:pPr>
        </w:pPrChange>
      </w:pPr>
      <w:r>
        <w:rPr>
          <w:rFonts w:ascii="Times New Roman" w:hAnsi="Times New Roman" w:cs="Times New Roman"/>
          <w:color w:val="000000" w:themeColor="text1"/>
          <w:sz w:val="24"/>
          <w:szCs w:val="24"/>
          <w:lang w:val="en-US"/>
        </w:rPr>
        <w:t>I</w:t>
      </w:r>
      <w:r w:rsidR="009222C5">
        <w:rPr>
          <w:rFonts w:ascii="Times New Roman" w:hAnsi="Times New Roman" w:cs="Times New Roman"/>
          <w:color w:val="000000" w:themeColor="text1"/>
          <w:sz w:val="24"/>
          <w:szCs w:val="24"/>
          <w:lang w:val="en-US"/>
        </w:rPr>
        <w:t>n line with other studies</w:t>
      </w:r>
      <w:r w:rsidR="005C1EEE">
        <w:rPr>
          <w:rFonts w:ascii="Times New Roman" w:hAnsi="Times New Roman" w:cs="Times New Roman"/>
          <w:color w:val="000000" w:themeColor="text1"/>
          <w:sz w:val="24"/>
          <w:szCs w:val="24"/>
          <w:lang w:val="en-US"/>
        </w:rPr>
        <w:t>, o</w:t>
      </w:r>
      <w:r w:rsidR="005C1EEE" w:rsidRPr="00850320">
        <w:rPr>
          <w:rFonts w:ascii="Times New Roman" w:hAnsi="Times New Roman" w:cs="Times New Roman"/>
          <w:color w:val="000000" w:themeColor="text1"/>
          <w:sz w:val="24"/>
          <w:szCs w:val="24"/>
          <w:lang w:val="en-US"/>
        </w:rPr>
        <w:t>ur results</w:t>
      </w:r>
      <w:r w:rsidR="005C1EEE">
        <w:rPr>
          <w:rFonts w:ascii="Times New Roman" w:hAnsi="Times New Roman" w:cs="Times New Roman"/>
          <w:color w:val="000000" w:themeColor="text1"/>
          <w:sz w:val="24"/>
          <w:szCs w:val="24"/>
          <w:lang w:val="en-US"/>
        </w:rPr>
        <w:t xml:space="preserve"> </w:t>
      </w:r>
      <w:r w:rsidR="005C1EEE" w:rsidRPr="00850320">
        <w:rPr>
          <w:rFonts w:ascii="Times New Roman" w:hAnsi="Times New Roman" w:cs="Times New Roman"/>
          <w:color w:val="000000" w:themeColor="text1"/>
          <w:sz w:val="24"/>
          <w:szCs w:val="24"/>
          <w:lang w:val="en-US"/>
        </w:rPr>
        <w:t xml:space="preserve">suggest that </w:t>
      </w:r>
      <w:r w:rsidR="005C1EEE">
        <w:rPr>
          <w:rFonts w:ascii="Times New Roman" w:hAnsi="Times New Roman" w:cs="Times New Roman"/>
          <w:color w:val="000000" w:themeColor="text1"/>
          <w:sz w:val="24"/>
          <w:szCs w:val="24"/>
          <w:lang w:val="en-US"/>
        </w:rPr>
        <w:t xml:space="preserve">the risk of being killed by a vehicle increases </w:t>
      </w:r>
      <w:commentRangeStart w:id="1052"/>
      <w:r w:rsidR="005C1EEE">
        <w:rPr>
          <w:rFonts w:ascii="Times New Roman" w:hAnsi="Times New Roman" w:cs="Times New Roman"/>
          <w:color w:val="000000" w:themeColor="text1"/>
          <w:sz w:val="24"/>
          <w:szCs w:val="24"/>
          <w:lang w:val="en-US"/>
        </w:rPr>
        <w:t>with mobility</w:t>
      </w:r>
      <w:commentRangeEnd w:id="1052"/>
      <w:r w:rsidR="00BE6473">
        <w:rPr>
          <w:rStyle w:val="CommentReference"/>
        </w:rPr>
        <w:commentReference w:id="1052"/>
      </w:r>
      <w:ins w:id="1053" w:author="Hofer, Heribert" w:date="2022-03-07T08:10:00Z">
        <w:r w:rsidR="00C93BC8">
          <w:rPr>
            <w:rFonts w:ascii="Times New Roman" w:hAnsi="Times New Roman" w:cs="Times New Roman"/>
            <w:color w:val="000000" w:themeColor="text1"/>
            <w:sz w:val="24"/>
            <w:szCs w:val="24"/>
            <w:lang w:val="en-US"/>
          </w:rPr>
          <w:t xml:space="preserve">, </w:t>
        </w:r>
        <w:commentRangeStart w:id="1054"/>
        <w:r w:rsidR="00C93BC8">
          <w:rPr>
            <w:rFonts w:ascii="Times New Roman" w:hAnsi="Times New Roman" w:cs="Times New Roman"/>
            <w:color w:val="000000" w:themeColor="text1"/>
            <w:sz w:val="24"/>
            <w:szCs w:val="24"/>
            <w:lang w:val="en-US"/>
          </w:rPr>
          <w:t>range size</w:t>
        </w:r>
      </w:ins>
      <w:r w:rsidR="005C1EEE">
        <w:rPr>
          <w:rFonts w:ascii="Times New Roman" w:hAnsi="Times New Roman" w:cs="Times New Roman"/>
          <w:color w:val="000000" w:themeColor="text1"/>
          <w:sz w:val="24"/>
          <w:szCs w:val="24"/>
          <w:lang w:val="en-US"/>
        </w:rPr>
        <w:t xml:space="preserve"> </w:t>
      </w:r>
      <w:commentRangeEnd w:id="1054"/>
      <w:r w:rsidR="00ED569C">
        <w:rPr>
          <w:rStyle w:val="CommentReference"/>
        </w:rPr>
        <w:commentReference w:id="1054"/>
      </w:r>
      <w:r w:rsidR="005C1EEE">
        <w:rPr>
          <w:rFonts w:ascii="Times New Roman" w:hAnsi="Times New Roman" w:cs="Times New Roman"/>
          <w:color w:val="000000" w:themeColor="text1"/>
          <w:sz w:val="24"/>
          <w:szCs w:val="24"/>
          <w:lang w:val="en-US"/>
        </w:rPr>
        <w:t>or distance travelled (</w:t>
      </w:r>
      <w:del w:id="1055" w:author="East, Marion" w:date="2022-03-11T12:14:00Z">
        <w:r w:rsidR="00EC6C8D" w:rsidDel="00ED03AB">
          <w:rPr>
            <w:rFonts w:ascii="Times New Roman" w:hAnsi="Times New Roman" w:cs="Times New Roman"/>
            <w:color w:val="000000" w:themeColor="text1"/>
            <w:sz w:val="24"/>
            <w:szCs w:val="24"/>
            <w:lang w:val="en-US"/>
          </w:rPr>
          <w:delText>e.g.</w:delText>
        </w:r>
      </w:del>
      <w:del w:id="1056" w:author="Sarah Benhaiem" w:date="2022-03-17T19:10:00Z">
        <w:r w:rsidR="007D1CB5" w:rsidDel="007C733C">
          <w:rPr>
            <w:rFonts w:ascii="Times New Roman" w:hAnsi="Times New Roman" w:cs="Times New Roman"/>
            <w:color w:val="000000" w:themeColor="text1"/>
            <w:sz w:val="24"/>
            <w:szCs w:val="24"/>
            <w:lang w:val="en-US"/>
          </w:rPr>
          <w:delText xml:space="preserve"> </w:delText>
        </w:r>
      </w:del>
      <w:r w:rsidR="007D1CB5">
        <w:rPr>
          <w:rFonts w:ascii="Times New Roman" w:hAnsi="Times New Roman" w:cs="Times New Roman"/>
          <w:color w:val="000000" w:themeColor="text1"/>
          <w:sz w:val="24"/>
          <w:szCs w:val="24"/>
          <w:lang w:val="en-US"/>
        </w:rPr>
        <w:fldChar w:fldCharType="begin"/>
      </w:r>
      <w:r w:rsidR="00185A55">
        <w:rPr>
          <w:rFonts w:ascii="Times New Roman" w:hAnsi="Times New Roman" w:cs="Times New Roman"/>
          <w:color w:val="000000" w:themeColor="text1"/>
          <w:sz w:val="24"/>
          <w:szCs w:val="24"/>
          <w:lang w:val="en-US"/>
        </w:rPr>
        <w:instrText xml:space="preserve"> ADDIN ZOTERO_ITEM CSL_CITATION {"citationID":"vm79w9RN","properties":{"formattedCitation":"(Davies et al. 1987; Philcox et al. 1999; Grilo et al. 2015)","plainCitation":"(Davies et al. 1987; Philcox et al. 1999; Grilo et al. 2015)","noteIndex":0},"citationItems":[{"id":9041,"uris":["http://zotero.org/users/5432491/items/EPK5ITNJ"],"uri":["http://zotero.org/users/5432491/items/EPK5ITNJ"],"itemData":{"id":9041,"type":"article-journal","abstract":"Data from 984 road-killed badgers collected in the south of England during 1984 show a bimodal distribution in mortality for both sexes, with peaks in mortality occurring in spring and late summer. There was no significant difference between the total number of males and females killed, and no difference in the seasonal distribution of deaths between the two sexes. Nor was there evidence that dispersal of young animals contributes to either of the seasonal peaks in mortality. We suggest that the seasonal peaks in mortality reflect increased activity in conjunction with mating.","container-title":"Journal of Zoology","DOI":"10.1111/j.1469-7998.1987.tb01550.x","ISSN":"1469-7998","issue":"3","language":"en","note":"_eprint: https://zslpublications.onlinelibrary.wiley.com/doi/pdf/10.1111/j.1469-7998.1987.tb01550.x","page":"525-529","source":"Wiley Online Library","title":"Seasonal distribution of road kills in the European badger (Meles meles)","volume":"211","author":[{"family":"Davies","given":"J. M."},{"family":"Roper","given":"T. J."},{"family":"Shepherdson","given":"D. J."}],"issued":{"date-parts":[["1987"]]}}},{"id":4464,"uris":["http://zotero.org/users/5432491/items/EYD54X28"],"uri":["http://zotero.org/users/5432491/items/EYD54X28"],"itemData":{"id":4464,"type":"article-journal","abstract":"1. This paper examines patterns of otter road traffic accidents and the possibilities for reducing this mortality. 2. Records of otter road casualties in Britain (673 between 1971 and 1996) were compiled and accident sites were plotted on 1:50000 scale Ordnance Survey maps. Casualty records were categorized by geographical region, road type, distance to watercourses and presence and type of river crossings. The data were analysed for demographic, seasonal, temporal and spatial trends. 3. A rapid increase in numbers of road traffic accident records has occurred since 1983. Fifty-six per cent of fatalities were males, representing a statistically significant bias. 4. The number, but not the sex ratio, of otter road casualties differed between seasons and in all areas was positively correlated with either seasonal rainfall or river flow. 5. Significant effects of geographical region, road density and year were found on the annual number of casualties recorded in mainland regions, and the regional rates of increase in numbers of road traffic accidents were significantly different. There is also evidence that road traffic accidents are influenced by otter site occupancy of a region. 6. Trunk and A-roads accounted for 57% of road traffic accident records, even though they comprise only 13% of the road network. 7. A 100-m wide zone surrounding fresh water and the coast accounted for 67% of all casualty records. Measures to reduce road mortality should target this zone. 8. The seasonal correlations of otter road traffic accidents with rainfall and river flow, and the fact that 91% of accidents occurred where a road crossed a watercourse, suggest that substantial reductions in road mortality could be achieved by improving the design of road crossings of watercourses. 9. We suggest that the optimal approach to road crossing design is to maintain a continuous, and where possible, natural bank above the level of high flows, using either wide-span bridges, over-sized culverts or artificial ledges. 10. The use of otter-proof fencing may be required to reduce mortality where roads pass close to watercourses, but care must be taken that this does not create a barrier to all movements of otters and other wildlife.","container-title":"Journal of Applied Ecology","DOI":"https://doi.org/10.1046/j.1365-2664.1999.00441.x","ISSN":"1365-2664","issue":"5","language":"en","note":"_eprint: https://besjournals.onlinelibrary.wiley.com/doi/pdf/10.1046/j.1365-2664.1999.00441.x","page":"748-761","source":"Wiley Online Library","title":"Patterns of otter Lutra lutra road mortality in Britain","volume":"36","author":[{"family":"Philcox","given":"C. K."},{"family":"Grogan","given":"A. L."},{"family":"Macdonald","given":"D. W."}],"issued":{"date-parts":[["1999"]]}}},{"id":"qX81ssgi/lAtXYmyJ","uris":["http://zotero.org/users/5432491/items/WIQLM6Z2"],"uri":["http://zotero.org/users/5432491/items/WIQLM6Z2"],"itemData":{"id":"Bo7k9CQZ/nDHUYe7X","type":"chapter","abstract":"Carnivores are a diverse group of wildlife that occur in most environments around the world. Large, wide-ranging carnivores play key ecological roles in natural systems. They regulate population sizes of herbivores and other small- and medium-sized carnivores that in turn affect the growth, structure and composition of plant communities and habitats and the health of the small-animal populations that live in these habitats. Carnivores are particularly susceptible to the impacts of roads because many species require large areas to sustain their populations, have low reproductive output and occur in low densities. 1 Carnivores with large home ranges, long dispersal distances or inability to tolerate human disturbance are particularly vulnerable to the effects of roads and traffic. 2 Threats from roads and traffic such as wildlife-vehicle collisions barriers to movement, habitat disturbance and road avoidance jeopardise the persistence of certain carnivore populations. 3 Road and landscape-related features influence behavioural responses of carnivores to roa</w:instrText>
      </w:r>
      <w:r w:rsidR="00185A55" w:rsidRPr="007C733C">
        <w:rPr>
          <w:rFonts w:ascii="Times New Roman" w:hAnsi="Times New Roman" w:cs="Times New Roman"/>
          <w:color w:val="000000" w:themeColor="text1"/>
          <w:sz w:val="24"/>
          <w:szCs w:val="24"/>
          <w:lang w:val="fr-FR"/>
          <w:rPrChange w:id="1057" w:author="Sarah Benhaiem" w:date="2022-03-17T19:11:00Z">
            <w:rPr>
              <w:rFonts w:ascii="Times New Roman" w:hAnsi="Times New Roman" w:cs="Times New Roman"/>
              <w:color w:val="000000" w:themeColor="text1"/>
              <w:sz w:val="24"/>
              <w:szCs w:val="24"/>
              <w:lang w:val="en-US"/>
            </w:rPr>
          </w:rPrChange>
        </w:rPr>
        <w:instrText xml:space="preserve">ds, mortality risk and barrier effects. 4 Different types of crossing structures are needed to increase habitat connectivity for the wide diversity of carnivore species. 5 Fencing, when paired with crossing structures, is critical to reducing the negative effects of roads on carnivores. The effects of roads and traffic on carnivores are well understood and vary significantly because of the diversity in their body size, movement ecology, prey selection and habitat preferences. Consequently, carnivores require a diverse suite of mitigation options, many of which have been well studied. Further research is needed to evaluate effects of roads and mitigation success in maintaining genetic integrity that supports long-term viable populations of carnivores.","container-title":"Handbook of Road Ecology","ISBN":"978-1-118-56817-0","language":"en","note":"section: 35\n_eprint: https://onlinelibrary.wiley.com/doi/pdf/10.1002/9781118568170.ch35\nDOI: 10.1002/9781118568170.ch35","page":"300-312","publisher":"John Wiley &amp; Sons, Ltd","source":"Wiley Online Library","title":"Carnivores: struggling for survival in roaded landsCapes","URL":"https://onlinelibrary.wiley.com/doi/abs/10.1002/9781118568170.ch35","author":[{"family":"Grilo","given":"Clara"},{"family":"Smith","given":"Daniel J."},{"family":"Klar","given":"Nina"}],"accessed":{"date-parts":[["2020",5,18]]},"issued":{"date-parts":[["2015"]]}}}],"schema":"https://github.com/citation-style-language/schema/raw/master/csl-citation.json"} </w:instrText>
      </w:r>
      <w:r w:rsidR="007D1CB5">
        <w:rPr>
          <w:rFonts w:ascii="Times New Roman" w:hAnsi="Times New Roman" w:cs="Times New Roman"/>
          <w:color w:val="000000" w:themeColor="text1"/>
          <w:sz w:val="24"/>
          <w:szCs w:val="24"/>
          <w:lang w:val="en-US"/>
        </w:rPr>
        <w:fldChar w:fldCharType="separate"/>
      </w:r>
      <w:del w:id="1058" w:author="East, Marion" w:date="2022-03-11T12:14:00Z">
        <w:r w:rsidR="007D1CB5" w:rsidRPr="007C733C" w:rsidDel="00ED03AB">
          <w:rPr>
            <w:rFonts w:ascii="Times New Roman" w:hAnsi="Times New Roman" w:cs="Times New Roman"/>
            <w:sz w:val="24"/>
            <w:lang w:val="fr-FR"/>
            <w:rPrChange w:id="1059" w:author="Sarah Benhaiem" w:date="2022-03-17T19:11:00Z">
              <w:rPr>
                <w:rFonts w:ascii="Times New Roman" w:hAnsi="Times New Roman" w:cs="Times New Roman"/>
                <w:sz w:val="24"/>
              </w:rPr>
            </w:rPrChange>
          </w:rPr>
          <w:delText>(</w:delText>
        </w:r>
      </w:del>
      <w:r w:rsidR="007D1CB5" w:rsidRPr="007C733C">
        <w:rPr>
          <w:rFonts w:ascii="Times New Roman" w:hAnsi="Times New Roman" w:cs="Times New Roman"/>
          <w:sz w:val="24"/>
          <w:lang w:val="fr-FR"/>
          <w:rPrChange w:id="1060" w:author="Sarah Benhaiem" w:date="2022-03-17T19:11:00Z">
            <w:rPr>
              <w:rFonts w:ascii="Times New Roman" w:hAnsi="Times New Roman" w:cs="Times New Roman"/>
              <w:sz w:val="24"/>
            </w:rPr>
          </w:rPrChange>
        </w:rPr>
        <w:t>Davies et al. 1987; Philcox et al. 1999; Grilo et al. 2015</w:t>
      </w:r>
      <w:del w:id="1061" w:author="Sarah Benhaiem" w:date="2022-03-17T19:11:00Z">
        <w:r w:rsidR="007D1CB5" w:rsidRPr="007C733C" w:rsidDel="007C733C">
          <w:rPr>
            <w:rFonts w:ascii="Times New Roman" w:hAnsi="Times New Roman" w:cs="Times New Roman"/>
            <w:sz w:val="24"/>
            <w:lang w:val="fr-FR"/>
            <w:rPrChange w:id="1062" w:author="Sarah Benhaiem" w:date="2022-03-17T19:11:00Z">
              <w:rPr>
                <w:rFonts w:ascii="Times New Roman" w:hAnsi="Times New Roman" w:cs="Times New Roman"/>
                <w:sz w:val="24"/>
              </w:rPr>
            </w:rPrChange>
          </w:rPr>
          <w:delText>)</w:delText>
        </w:r>
      </w:del>
      <w:r w:rsidR="007D1CB5">
        <w:rPr>
          <w:rFonts w:ascii="Times New Roman" w:hAnsi="Times New Roman" w:cs="Times New Roman"/>
          <w:color w:val="000000" w:themeColor="text1"/>
          <w:sz w:val="24"/>
          <w:szCs w:val="24"/>
          <w:lang w:val="en-US"/>
        </w:rPr>
        <w:fldChar w:fldCharType="end"/>
      </w:r>
      <w:commentRangeStart w:id="1063"/>
      <w:commentRangeStart w:id="1064"/>
      <w:commentRangeStart w:id="1065"/>
      <w:commentRangeStart w:id="1066"/>
      <w:ins w:id="1067" w:author="East, Marion" w:date="2021-04-05T18:19:00Z">
        <w:r w:rsidR="009222C5" w:rsidRPr="001F6E03">
          <w:rPr>
            <w:rFonts w:ascii="Times New Roman" w:hAnsi="Times New Roman" w:cs="Times New Roman"/>
            <w:color w:val="000000" w:themeColor="text1"/>
            <w:sz w:val="24"/>
            <w:szCs w:val="24"/>
            <w:lang w:val="en-US"/>
          </w:rPr>
          <w:fldChar w:fldCharType="begin"/>
        </w:r>
      </w:ins>
      <w:r w:rsidR="00185A55">
        <w:rPr>
          <w:rFonts w:ascii="Times New Roman" w:hAnsi="Times New Roman" w:cs="Times New Roman"/>
          <w:color w:val="000000" w:themeColor="text1"/>
          <w:sz w:val="24"/>
          <w:szCs w:val="24"/>
          <w:lang w:val="en-US"/>
        </w:rPr>
        <w:instrText xml:space="preserve"> ADDIN ZOTERO_ITEM CSL_CITATION {"citationID":"1VWe2ICA","properties":{"formattedCitation":"(Davies et al. 1987; Philcox et al. 1999; Grilo et al. 2015)","plainCitation":"(Davies et al. 1987; Philcox et al. 1999; Grilo et al. 2015)","noteIndex":0},"citationItems":[{"id":9041,"uris":["http://zotero.org/users/5432491/items/EPK5ITNJ"],"uri":["http://zotero.org/users/5432491/items/EPK5ITNJ"],"itemData":{"id":9041,"type":"article-journal","abstract":"Data from 984 road-killed badgers collected in the south of England during 1984 show a bimodal distribution in mortality for both sexes, with peaks in mortality occurring in spring and late summer. There was no significant difference between the total number of males and females killed, and no difference in the seasonal distribution of deaths between the two sexes. Nor was there evidence that dispersal of young animals contributes to either of the seasonal peaks in mortality. We suggest that the seasonal peaks in mortality reflect increased activity in conjunction with mating.","container-title":"Journal of Zoology","DOI":"10.1111/j.1469-7998.1987.tb01550.x","ISSN":"1469-7998","issue":"3","language":"en","note":"_eprint: https://zslpublications.onlinelibrary.wiley.com/doi/pdf/10.1111/j.1469-7998.1987.tb01550.x","page":"525-529","source":"Wiley Online Library","title":"Seasonal distribution of road kills in the European badger (Meles meles)","volume":"211","author":[{"family":"Davies","given":"J. M."},{"family":"Roper","given":"T. J."},{"family":"Shepherdson","given":"D. J."}],"issued":{"date-parts":[["1987"]]}}},{"id":4464,"uris":["http://zotero.org/users/5432491/items/EYD54X28"],"uri":["http://zotero.org/users/5432491/items/EYD54X28"],"itemData":{"id":4464,"type":"article-journal","abstract":"1. This paper examines patterns of otter road traffic accidents and the possibilities for reducing this mortality. 2. Records of otter road casualties in Britain (673 between 1971 and 1996) were compiled and accident sites were plotted on 1:50000 scale Ordnance Survey maps. Casualty records were categorized by geographical region, road type, distance to watercourses and presence and type of river crossings. The data were analysed for demographic, seasonal, temporal and spatial trends. 3. A rapid increase in numbers of road traffic accident records has occurred since 1983. Fifty-six per cent of fatalities were males, representing a statistically significant bias. 4. The number, but not the sex ratio, of otter road casualties differed between seasons and in all areas was positively correlated with either seasonal rainfall or river flow. 5. Significant effects of geographical region, road density and year were found on the annual number of casualties recorded in mainland regions, and the regional rates of increase in numbers of road traffic accidents were significantly different. There is also evidence that road traffic accidents are influenced by otter site occupancy of a region. 6. Trunk and A-roads accounted for 57% of road traffic accident records, even though they comprise only 13% of the road network. 7. A 100-m wide zone surrounding fresh water and the coast accounted for 67% of all casualty records. Measures to reduce road mortality should target this zone. 8. The seasonal correlations of otter road traffic accidents with rainfall and river flow, and the fact that 91% of accidents occurred where a road crossed a watercourse, suggest that substantial reductions in road mortality could be achieved by improving the design of road crossings of watercourses. 9. We suggest that the optimal approach to road crossing design is to maintain a continuous, and where possible, natural bank above the level of high flows, using either wide-span bridges, over-sized culverts or artificial ledges. 10. The use of otter-proof fencing may be required to reduce mortality where roads pass close to watercourses, but care must be taken that this does not create a barrier to all movements of otters and other wildlife.","container-title":"Journal of Applied Ecology","DOI":"https://doi.org/10.1046/j.1365-2664.1999.00441.x","ISSN":"1365-2664","issue":"5","language":"en","note":"_eprint: https://besjournals.onlinelibrary.wiley.com/doi/pdf/10.1046/j.1365-2664.1999.00441.x","page":"748-761","source":"Wiley Online Library","title":"Patterns of otter Lutra lutra road mortality in Britain","volume":"36","author":[{"family":"Philcox","given":"C. K."},{"family":"Grogan","given":"A. L."},{"family":"Macdonald","given":"D. W."}],"issued":{"date-parts":[["1999"]]}}},{"id":"qX81ssgi/lAtXYmyJ","uris":["http://zotero.org/users/5432491/items/WIQLM6Z2"],"uri":["http://zotero.org/users/5432491/items/WIQLM6Z2"],"itemData":{"id":4906,"type":"chapter","abstract":"Carnivores are a diverse group of wildlife that occur in most environments around the world. Large, wide-ranging carnivores play key ecological roles in natural systems. They regulate population sizes of herbivores and other small- and medium-sized carnivores that in turn affect the growth, structure and composition of plant communities and habitats and the health of the small-animal populations that live in these habitats. Carnivores are particularly susceptible to the impacts of roads because many species require large areas to sustain their populations, have low reproductive output and occur in low densities. 1 Carnivores with large home ranges, long dispersal distances or inability to tolerate human disturbance are particularly vulnerable to the effects of roads and traffic. 2 Threats from roads and traffic such as wildlife-vehicle collisions barriers to movement, habitat disturbance and road avoidance jeopardise the persistence of certain carnivore populations. 3 Road and landscape-related features influence behavioural responses of carnivores to roads, mortality risk and barrier effects. 4 Different types of crossing structures are needed to increase habitat connectivity for the wide diversity of carnivore species. 5 Fencing, when paired with crossing structures, is critical to reducing the negative effects of roads on carnivores. The effects of roads and traffic on carnivores are well understood and vary significantly because of the diversity in their body size, movement ecology, prey selection and habitat preferences. Consequently, carnivores require a diverse suite of mitigation options, many of which have been well studied. Further research is needed to evaluate effects of roads and mitigation success in maintaining genetic integrity that supports long-term viable populations of carnivores.","container-title":"Handbook of Road Ecology","ISBN":"978-1-118-56817-0","language":"en","note":"section: 35\n_eprint: https://onlinelibrary.wiley.com/doi/pdf/10.1002/9781118568170.ch35\nDOI: 10.1002/9781118568170.ch35","page":"300-312","publisher":"John Wiley &amp; Sons, Ltd","source":"Wiley Online Library","title":"Carnivores: struggling for survival in roaded landsCapes","URL":"https://onlinelibrary.wiley.com/doi/abs/10.1002/9781118568170.ch35","author":[{"family":"Grilo","given":"Clara"},{"family":"Smith","given":"Daniel J."},{"family":"Klar","given":"Nina"}],"accessed":{"date-parts":[["2020",5,18]]},"issued":{"date-parts":[["2015"]]}}}],"schema":"https://github.com/citation-style-language/schema/raw/master/csl-citation.json"} </w:instrText>
      </w:r>
      <w:ins w:id="1068" w:author="East, Marion" w:date="2021-04-05T18:19:00Z">
        <w:r w:rsidR="009222C5" w:rsidRPr="001F6E03">
          <w:rPr>
            <w:rFonts w:ascii="Times New Roman" w:hAnsi="Times New Roman" w:cs="Times New Roman"/>
            <w:color w:val="000000" w:themeColor="text1"/>
            <w:sz w:val="24"/>
            <w:szCs w:val="24"/>
            <w:lang w:val="en-US"/>
          </w:rPr>
          <w:fldChar w:fldCharType="separate"/>
        </w:r>
      </w:ins>
      <w:r w:rsidR="009C781A" w:rsidRPr="00B04563">
        <w:rPr>
          <w:rFonts w:ascii="Times New Roman" w:hAnsi="Times New Roman" w:cs="Times New Roman"/>
          <w:sz w:val="24"/>
          <w:lang w:val="en-US"/>
        </w:rPr>
        <w:t>)</w:t>
      </w:r>
      <w:ins w:id="1069" w:author="East, Marion" w:date="2021-04-05T18:19:00Z">
        <w:r w:rsidR="009222C5" w:rsidRPr="001F6E03">
          <w:rPr>
            <w:rFonts w:ascii="Times New Roman" w:hAnsi="Times New Roman" w:cs="Times New Roman"/>
            <w:color w:val="000000" w:themeColor="text1"/>
            <w:sz w:val="24"/>
            <w:szCs w:val="24"/>
            <w:lang w:val="en-US"/>
          </w:rPr>
          <w:fldChar w:fldCharType="end"/>
        </w:r>
      </w:ins>
      <w:commentRangeEnd w:id="1063"/>
      <w:ins w:id="1070" w:author="Sarah Benhaiem" w:date="2022-03-17T19:11:00Z">
        <w:r w:rsidR="007C733C">
          <w:rPr>
            <w:rFonts w:ascii="Times New Roman" w:hAnsi="Times New Roman" w:cs="Times New Roman"/>
            <w:color w:val="000000" w:themeColor="text1"/>
            <w:sz w:val="24"/>
            <w:szCs w:val="24"/>
            <w:lang w:val="en-US"/>
          </w:rPr>
          <w:t xml:space="preserve"> </w:t>
        </w:r>
      </w:ins>
      <w:ins w:id="1071" w:author="East, Marion" w:date="2021-04-05T18:21:00Z">
        <w:r w:rsidR="009222C5">
          <w:rPr>
            <w:rStyle w:val="CommentReference"/>
          </w:rPr>
          <w:commentReference w:id="1063"/>
        </w:r>
      </w:ins>
      <w:commentRangeEnd w:id="1064"/>
      <w:r w:rsidR="00303116">
        <w:rPr>
          <w:rStyle w:val="CommentReference"/>
        </w:rPr>
        <w:commentReference w:id="1064"/>
      </w:r>
      <w:commentRangeEnd w:id="1065"/>
      <w:r w:rsidR="00C93BC8">
        <w:rPr>
          <w:rStyle w:val="CommentReference"/>
        </w:rPr>
        <w:commentReference w:id="1065"/>
      </w:r>
      <w:commentRangeEnd w:id="1066"/>
      <w:r w:rsidR="00ED03AB">
        <w:rPr>
          <w:rStyle w:val="CommentReference"/>
        </w:rPr>
        <w:commentReference w:id="1066"/>
      </w:r>
      <w:del w:id="1072" w:author="Sarah Benhaiem" w:date="2022-03-17T19:11:00Z">
        <w:r w:rsidR="005C1EEE" w:rsidRPr="007C733C" w:rsidDel="007C733C">
          <w:rPr>
            <w:rFonts w:ascii="Times New Roman" w:hAnsi="Times New Roman" w:cs="Times New Roman"/>
            <w:color w:val="000000" w:themeColor="text1"/>
            <w:sz w:val="24"/>
            <w:szCs w:val="24"/>
            <w:lang w:val="en-US"/>
          </w:rPr>
          <w:delText xml:space="preserve"> </w:delText>
        </w:r>
      </w:del>
      <w:r w:rsidR="008F3643" w:rsidRPr="007C733C">
        <w:rPr>
          <w:rFonts w:ascii="Times New Roman" w:hAnsi="Times New Roman" w:cs="Times New Roman"/>
          <w:color w:val="000000" w:themeColor="text1"/>
          <w:sz w:val="24"/>
          <w:szCs w:val="24"/>
          <w:lang w:val="en-US"/>
        </w:rPr>
        <w:t xml:space="preserve">and that prey </w:t>
      </w:r>
      <w:r w:rsidR="00626251" w:rsidRPr="007C733C">
        <w:rPr>
          <w:rFonts w:ascii="Times New Roman" w:hAnsi="Times New Roman" w:cs="Times New Roman"/>
          <w:color w:val="000000" w:themeColor="text1"/>
          <w:sz w:val="24"/>
          <w:szCs w:val="24"/>
          <w:lang w:val="en-US"/>
        </w:rPr>
        <w:t>distribution</w:t>
      </w:r>
      <w:r w:rsidR="008F3643" w:rsidRPr="007C733C">
        <w:rPr>
          <w:rFonts w:ascii="Times New Roman" w:hAnsi="Times New Roman" w:cs="Times New Roman"/>
          <w:color w:val="000000" w:themeColor="text1"/>
          <w:sz w:val="24"/>
          <w:szCs w:val="24"/>
          <w:lang w:val="en-US"/>
        </w:rPr>
        <w:t xml:space="preserve"> can </w:t>
      </w:r>
      <w:ins w:id="1073" w:author="East, Marion" w:date="2022-03-14T17:49:00Z">
        <w:r w:rsidR="000017BC" w:rsidRPr="007C733C">
          <w:rPr>
            <w:rFonts w:ascii="Times New Roman" w:hAnsi="Times New Roman" w:cs="Times New Roman"/>
            <w:color w:val="000000" w:themeColor="text1"/>
            <w:sz w:val="24"/>
            <w:szCs w:val="24"/>
            <w:lang w:val="en-US"/>
          </w:rPr>
          <w:t>affect</w:t>
        </w:r>
      </w:ins>
      <w:del w:id="1074" w:author="East, Marion" w:date="2022-03-14T17:49:00Z">
        <w:r w:rsidR="008F3643" w:rsidRPr="007C733C" w:rsidDel="000017BC">
          <w:rPr>
            <w:rFonts w:ascii="Times New Roman" w:hAnsi="Times New Roman" w:cs="Times New Roman"/>
            <w:color w:val="000000" w:themeColor="text1"/>
            <w:sz w:val="24"/>
            <w:szCs w:val="24"/>
            <w:lang w:val="en-US"/>
          </w:rPr>
          <w:delText>shape</w:delText>
        </w:r>
      </w:del>
      <w:r w:rsidR="008F3643" w:rsidRPr="007C733C">
        <w:rPr>
          <w:rFonts w:ascii="Times New Roman" w:hAnsi="Times New Roman" w:cs="Times New Roman"/>
          <w:color w:val="000000" w:themeColor="text1"/>
          <w:sz w:val="24"/>
          <w:szCs w:val="24"/>
          <w:lang w:val="en-US"/>
        </w:rPr>
        <w:t xml:space="preserve"> carnivore roadkill patterns </w:t>
      </w:r>
      <w:r w:rsidR="008F3643" w:rsidRPr="007C733C">
        <w:rPr>
          <w:rFonts w:ascii="Times New Roman" w:hAnsi="Times New Roman" w:cs="Times New Roman"/>
          <w:bCs/>
          <w:color w:val="000000" w:themeColor="text1"/>
          <w:sz w:val="24"/>
          <w:szCs w:val="24"/>
          <w:lang w:val="en-US"/>
        </w:rPr>
        <w:t>(Barrientos and Bolonio 2009; Planillo et al. 2018).</w:t>
      </w:r>
      <w:ins w:id="1075" w:author="East, Marion" w:date="2022-03-14T17:50:00Z">
        <w:r w:rsidR="000017BC" w:rsidRPr="007C733C">
          <w:rPr>
            <w:rFonts w:ascii="Times New Roman" w:hAnsi="Times New Roman" w:cs="Times New Roman"/>
            <w:bCs/>
            <w:color w:val="000000" w:themeColor="text1"/>
            <w:sz w:val="24"/>
            <w:szCs w:val="24"/>
            <w:lang w:val="en-US"/>
          </w:rPr>
          <w:t xml:space="preserve"> </w:t>
        </w:r>
        <w:r w:rsidR="000017BC">
          <w:rPr>
            <w:rFonts w:ascii="Times New Roman" w:hAnsi="Times New Roman" w:cs="Times New Roman"/>
            <w:bCs/>
            <w:color w:val="000000" w:themeColor="text1"/>
            <w:sz w:val="24"/>
            <w:szCs w:val="24"/>
            <w:lang w:val="en-US"/>
          </w:rPr>
          <w:t xml:space="preserve">As predicted, our findings indicated </w:t>
        </w:r>
      </w:ins>
      <w:ins w:id="1076" w:author="East, Marion" w:date="2022-03-14T17:51:00Z">
        <w:r w:rsidR="000017BC">
          <w:rPr>
            <w:rFonts w:ascii="Times New Roman" w:hAnsi="Times New Roman" w:cs="Times New Roman"/>
            <w:bCs/>
            <w:color w:val="000000" w:themeColor="text1"/>
            <w:sz w:val="24"/>
            <w:szCs w:val="24"/>
            <w:lang w:val="en-US"/>
          </w:rPr>
          <w:t xml:space="preserve">that regular </w:t>
        </w:r>
      </w:ins>
      <w:ins w:id="1077" w:author="East, Marion" w:date="2022-03-14T17:50:00Z">
        <w:r w:rsidR="000017BC">
          <w:rPr>
            <w:rFonts w:ascii="Times New Roman" w:hAnsi="Times New Roman" w:cs="Times New Roman"/>
            <w:bCs/>
            <w:color w:val="000000" w:themeColor="text1"/>
            <w:sz w:val="24"/>
            <w:szCs w:val="24"/>
            <w:lang w:val="en-US"/>
          </w:rPr>
          <w:t xml:space="preserve">long-distance </w:t>
        </w:r>
      </w:ins>
      <w:ins w:id="1078" w:author="East, Marion" w:date="2022-03-14T17:51:00Z">
        <w:r w:rsidR="000017BC">
          <w:rPr>
            <w:rFonts w:ascii="Times New Roman" w:hAnsi="Times New Roman" w:cs="Times New Roman"/>
            <w:bCs/>
            <w:color w:val="000000" w:themeColor="text1"/>
            <w:sz w:val="24"/>
            <w:szCs w:val="24"/>
            <w:lang w:val="en-US"/>
          </w:rPr>
          <w:t>foraging trips</w:t>
        </w:r>
      </w:ins>
      <w:ins w:id="1079" w:author="East, Marion" w:date="2022-03-14T17:54:00Z">
        <w:r w:rsidR="000017BC">
          <w:rPr>
            <w:rFonts w:ascii="Times New Roman" w:hAnsi="Times New Roman" w:cs="Times New Roman"/>
            <w:bCs/>
            <w:color w:val="000000" w:themeColor="text1"/>
            <w:sz w:val="24"/>
            <w:szCs w:val="24"/>
            <w:lang w:val="en-US"/>
          </w:rPr>
          <w:t xml:space="preserve"> by hyenas</w:t>
        </w:r>
      </w:ins>
      <w:ins w:id="1080" w:author="East, Marion" w:date="2022-03-14T17:51:00Z">
        <w:r w:rsidR="000017BC">
          <w:rPr>
            <w:rFonts w:ascii="Times New Roman" w:hAnsi="Times New Roman" w:cs="Times New Roman"/>
            <w:bCs/>
            <w:color w:val="000000" w:themeColor="text1"/>
            <w:sz w:val="24"/>
            <w:szCs w:val="24"/>
            <w:lang w:val="en-US"/>
          </w:rPr>
          <w:t xml:space="preserve"> to areas with large concentrations of migratory ungulates increased the risk of individual being killed by vehicles.</w:t>
        </w:r>
      </w:ins>
    </w:p>
    <w:p w14:paraId="5B989340" w14:textId="12925293" w:rsidR="008F3643" w:rsidRPr="009222C5" w:rsidRDefault="009222C5">
      <w:pPr>
        <w:spacing w:line="600" w:lineRule="auto"/>
        <w:ind w:firstLine="720"/>
        <w:rPr>
          <w:rFonts w:ascii="Times New Roman" w:hAnsi="Times New Roman" w:cs="Times New Roman"/>
          <w:color w:val="000000" w:themeColor="text1"/>
          <w:sz w:val="24"/>
          <w:szCs w:val="24"/>
          <w:lang w:val="en-US"/>
        </w:rPr>
        <w:pPrChange w:id="1081" w:author="Hofer, Heribert" w:date="2022-03-07T08:20:00Z">
          <w:pPr>
            <w:spacing w:line="600" w:lineRule="auto"/>
          </w:pPr>
        </w:pPrChange>
      </w:pPr>
      <w:commentRangeStart w:id="1082"/>
      <w:commentRangeStart w:id="1083"/>
      <w:r w:rsidRPr="00870DF6">
        <w:rPr>
          <w:rFonts w:ascii="Times New Roman" w:hAnsi="Times New Roman" w:cs="Times New Roman"/>
          <w:color w:val="000000" w:themeColor="text1"/>
          <w:sz w:val="24"/>
          <w:szCs w:val="24"/>
          <w:lang w:val="en-US"/>
        </w:rPr>
        <w:t>Even though l</w:t>
      </w:r>
      <w:r w:rsidR="008F3643" w:rsidRPr="00870DF6">
        <w:rPr>
          <w:rFonts w:ascii="Times New Roman" w:hAnsi="Times New Roman" w:cs="Times New Roman"/>
          <w:color w:val="000000" w:themeColor="text1"/>
          <w:sz w:val="24"/>
          <w:szCs w:val="24"/>
          <w:lang w:val="en-US"/>
        </w:rPr>
        <w:t>ow-ranking adult females commute more often</w:t>
      </w:r>
      <w:r w:rsidRPr="00870DF6">
        <w:rPr>
          <w:rFonts w:ascii="Times New Roman" w:hAnsi="Times New Roman" w:cs="Times New Roman"/>
          <w:color w:val="000000" w:themeColor="text1"/>
          <w:sz w:val="24"/>
          <w:szCs w:val="24"/>
          <w:lang w:val="en-US"/>
        </w:rPr>
        <w:t xml:space="preserve"> than high-ranking females</w:t>
      </w:r>
      <w:r w:rsidR="001308C2" w:rsidRPr="00870DF6">
        <w:rPr>
          <w:rFonts w:ascii="Times New Roman" w:hAnsi="Times New Roman" w:cs="Times New Roman"/>
          <w:color w:val="000000" w:themeColor="text1"/>
          <w:sz w:val="24"/>
          <w:szCs w:val="24"/>
          <w:lang w:val="en-US"/>
        </w:rPr>
        <w:t xml:space="preserve"> (Hofer &amp; East 2003</w:t>
      </w:r>
      <w:ins w:id="1084" w:author="Sarah Benhaiem" w:date="2022-03-17T18:06:00Z">
        <w:r w:rsidR="00314FBA">
          <w:rPr>
            <w:rFonts w:ascii="Times New Roman" w:hAnsi="Times New Roman" w:cs="Times New Roman"/>
            <w:color w:val="000000" w:themeColor="text1"/>
            <w:sz w:val="24"/>
            <w:szCs w:val="24"/>
            <w:lang w:val="en-US"/>
          </w:rPr>
          <w:t>;</w:t>
        </w:r>
      </w:ins>
      <w:del w:id="1085" w:author="Sarah Benhaiem" w:date="2022-03-17T18:06:00Z">
        <w:r w:rsidR="001308C2" w:rsidRPr="00870DF6" w:rsidDel="00314FBA">
          <w:rPr>
            <w:rFonts w:ascii="Times New Roman" w:hAnsi="Times New Roman" w:cs="Times New Roman"/>
            <w:color w:val="000000" w:themeColor="text1"/>
            <w:sz w:val="24"/>
            <w:szCs w:val="24"/>
            <w:lang w:val="en-US"/>
          </w:rPr>
          <w:delText>,</w:delText>
        </w:r>
      </w:del>
      <w:r w:rsidR="001308C2" w:rsidRPr="00870DF6">
        <w:rPr>
          <w:rFonts w:ascii="Times New Roman" w:hAnsi="Times New Roman" w:cs="Times New Roman"/>
          <w:color w:val="000000" w:themeColor="text1"/>
          <w:sz w:val="24"/>
          <w:szCs w:val="24"/>
          <w:lang w:val="en-US"/>
        </w:rPr>
        <w:t xml:space="preserve"> Gicquel et al. </w:t>
      </w:r>
      <w:ins w:id="1086" w:author="Hofer, Heribert" w:date="2022-03-07T08:12:00Z">
        <w:del w:id="1087" w:author="Sarah Benhaiem" w:date="2022-03-17T17:25:00Z">
          <w:r w:rsidR="00C93BC8" w:rsidDel="00695003">
            <w:rPr>
              <w:rFonts w:ascii="Times New Roman" w:hAnsi="Times New Roman" w:cs="Times New Roman"/>
              <w:color w:val="000000" w:themeColor="text1"/>
              <w:sz w:val="24"/>
              <w:szCs w:val="24"/>
              <w:lang w:val="en-US"/>
            </w:rPr>
            <w:delText>in press</w:delText>
          </w:r>
        </w:del>
      </w:ins>
      <w:ins w:id="1088" w:author="Sarah Benhaiem" w:date="2022-03-17T17:25:00Z">
        <w:r w:rsidR="00695003">
          <w:rPr>
            <w:rFonts w:ascii="Times New Roman" w:hAnsi="Times New Roman" w:cs="Times New Roman"/>
            <w:color w:val="000000" w:themeColor="text1"/>
            <w:sz w:val="24"/>
            <w:szCs w:val="24"/>
            <w:lang w:val="en-US"/>
          </w:rPr>
          <w:t>2022</w:t>
        </w:r>
      </w:ins>
      <w:del w:id="1089" w:author="Hofer, Heribert" w:date="2022-03-07T08:12:00Z">
        <w:r w:rsidR="001308C2" w:rsidRPr="00870DF6" w:rsidDel="00C93BC8">
          <w:rPr>
            <w:rFonts w:ascii="Times New Roman" w:hAnsi="Times New Roman" w:cs="Times New Roman"/>
            <w:color w:val="000000" w:themeColor="text1"/>
            <w:sz w:val="24"/>
            <w:szCs w:val="24"/>
            <w:lang w:val="en-US"/>
          </w:rPr>
          <w:delText>submitted</w:delText>
        </w:r>
      </w:del>
      <w:r w:rsidR="001308C2" w:rsidRPr="00870DF6">
        <w:rPr>
          <w:rFonts w:ascii="Times New Roman" w:hAnsi="Times New Roman" w:cs="Times New Roman"/>
          <w:color w:val="000000" w:themeColor="text1"/>
          <w:sz w:val="24"/>
          <w:szCs w:val="24"/>
          <w:lang w:val="en-US"/>
        </w:rPr>
        <w:t>)</w:t>
      </w:r>
      <w:r w:rsidR="00DF0BEF" w:rsidRPr="00870DF6">
        <w:rPr>
          <w:rFonts w:ascii="Times New Roman" w:hAnsi="Times New Roman" w:cs="Times New Roman"/>
          <w:color w:val="000000" w:themeColor="text1"/>
          <w:sz w:val="24"/>
          <w:szCs w:val="24"/>
          <w:lang w:val="en-US"/>
        </w:rPr>
        <w:t>,</w:t>
      </w:r>
      <w:r w:rsidR="008F3643" w:rsidRPr="00870DF6">
        <w:rPr>
          <w:rFonts w:ascii="Times New Roman" w:hAnsi="Times New Roman" w:cs="Times New Roman"/>
          <w:color w:val="000000" w:themeColor="text1"/>
          <w:sz w:val="24"/>
          <w:szCs w:val="24"/>
          <w:lang w:val="en-US"/>
        </w:rPr>
        <w:t xml:space="preserve"> </w:t>
      </w:r>
      <w:r w:rsidRPr="00870DF6">
        <w:rPr>
          <w:rFonts w:ascii="Times New Roman" w:hAnsi="Times New Roman" w:cs="Times New Roman"/>
          <w:color w:val="000000" w:themeColor="text1"/>
          <w:sz w:val="24"/>
          <w:szCs w:val="24"/>
          <w:lang w:val="en-US"/>
        </w:rPr>
        <w:t>they</w:t>
      </w:r>
      <w:r w:rsidR="008F3643" w:rsidRPr="00870DF6">
        <w:rPr>
          <w:rFonts w:ascii="Times New Roman" w:hAnsi="Times New Roman" w:cs="Times New Roman"/>
          <w:color w:val="000000" w:themeColor="text1"/>
          <w:sz w:val="24"/>
          <w:szCs w:val="24"/>
          <w:lang w:val="en-US"/>
        </w:rPr>
        <w:t xml:space="preserve"> </w:t>
      </w:r>
      <w:r w:rsidRPr="00870DF6">
        <w:rPr>
          <w:rFonts w:ascii="Times New Roman" w:hAnsi="Times New Roman" w:cs="Times New Roman"/>
          <w:color w:val="000000" w:themeColor="text1"/>
          <w:sz w:val="24"/>
          <w:szCs w:val="24"/>
          <w:lang w:val="en-US"/>
        </w:rPr>
        <w:t xml:space="preserve">were less often </w:t>
      </w:r>
      <w:r w:rsidRPr="00870DF6">
        <w:rPr>
          <w:rFonts w:ascii="Times New Roman" w:hAnsi="Times New Roman" w:cs="Times New Roman"/>
          <w:color w:val="000000" w:themeColor="text1"/>
          <w:sz w:val="24"/>
          <w:szCs w:val="24"/>
          <w:lang w:val="en-US"/>
        </w:rPr>
        <w:lastRenderedPageBreak/>
        <w:t>found as</w:t>
      </w:r>
      <w:r w:rsidR="00DF0BEF" w:rsidRPr="00870DF6">
        <w:rPr>
          <w:rFonts w:ascii="Times New Roman" w:hAnsi="Times New Roman" w:cs="Times New Roman"/>
          <w:color w:val="000000" w:themeColor="text1"/>
          <w:sz w:val="24"/>
          <w:szCs w:val="24"/>
          <w:lang w:val="en-US"/>
        </w:rPr>
        <w:t xml:space="preserve"> </w:t>
      </w:r>
      <w:r w:rsidR="008F3643" w:rsidRPr="00870DF6">
        <w:rPr>
          <w:rFonts w:ascii="Times New Roman" w:hAnsi="Times New Roman" w:cs="Times New Roman"/>
          <w:color w:val="000000" w:themeColor="text1"/>
          <w:sz w:val="24"/>
          <w:szCs w:val="24"/>
          <w:lang w:val="en-US"/>
        </w:rPr>
        <w:t>roadkills</w:t>
      </w:r>
      <w:commentRangeEnd w:id="1082"/>
      <w:r w:rsidR="00326AD5">
        <w:rPr>
          <w:rStyle w:val="CommentReference"/>
        </w:rPr>
        <w:commentReference w:id="1082"/>
      </w:r>
      <w:commentRangeEnd w:id="1083"/>
      <w:r w:rsidR="008D1F79">
        <w:rPr>
          <w:rStyle w:val="CommentReference"/>
        </w:rPr>
        <w:commentReference w:id="1083"/>
      </w:r>
      <w:r w:rsidR="008F3643" w:rsidRPr="00870DF6">
        <w:rPr>
          <w:rFonts w:ascii="Times New Roman" w:hAnsi="Times New Roman" w:cs="Times New Roman"/>
          <w:color w:val="000000" w:themeColor="text1"/>
          <w:sz w:val="24"/>
          <w:szCs w:val="24"/>
          <w:lang w:val="en-US"/>
        </w:rPr>
        <w:t xml:space="preserve">. </w:t>
      </w:r>
      <w:ins w:id="1090" w:author="Aima P" w:date="2022-03-22T15:10:00Z">
        <w:r w:rsidR="004D2419">
          <w:rPr>
            <w:rFonts w:ascii="Times New Roman" w:hAnsi="Times New Roman" w:cs="Times New Roman"/>
            <w:color w:val="000000" w:themeColor="text1"/>
            <w:sz w:val="24"/>
            <w:szCs w:val="24"/>
            <w:lang w:val="en-US"/>
          </w:rPr>
          <w:t>Personality and individual experience may modulate roadkill risks in wild species (</w:t>
        </w:r>
      </w:ins>
      <w:moveToRangeStart w:id="1091" w:author="Aima P" w:date="2022-03-22T15:10:00Z" w:name="move98854260"/>
      <w:moveTo w:id="1092" w:author="Aima P" w:date="2022-03-22T15:10:00Z">
        <w:r w:rsidR="004D2419" w:rsidRPr="00870DF6">
          <w:rPr>
            <w:rFonts w:ascii="Times New Roman" w:hAnsi="Times New Roman" w:cs="Times New Roman"/>
            <w:color w:val="000000" w:themeColor="text1"/>
            <w:sz w:val="24"/>
            <w:szCs w:val="24"/>
            <w:lang w:val="en-US"/>
          </w:rPr>
          <w:t xml:space="preserve">e.g. </w:t>
        </w:r>
        <w:r w:rsidR="004D2419">
          <w:rPr>
            <w:rFonts w:ascii="Times New Roman" w:hAnsi="Times New Roman" w:cs="Times New Roman"/>
            <w:color w:val="000000" w:themeColor="text1"/>
            <w:sz w:val="24"/>
            <w:szCs w:val="24"/>
            <w:highlight w:val="yellow"/>
            <w:lang w:val="en-US"/>
          </w:rPr>
          <w:fldChar w:fldCharType="begin"/>
        </w:r>
        <w:r w:rsidR="004D2419">
          <w:rPr>
            <w:rFonts w:ascii="Times New Roman" w:hAnsi="Times New Roman" w:cs="Times New Roman"/>
            <w:color w:val="000000" w:themeColor="text1"/>
            <w:sz w:val="24"/>
            <w:szCs w:val="24"/>
            <w:highlight w:val="yellow"/>
            <w:lang w:val="en-US"/>
          </w:rPr>
          <w:instrText xml:space="preserve"> ADDIN ZOTERO_ITEM CSL_CITATION {"citationID":"mjlehvpk","properties":{"formattedCitation":"(Ascens\\uc0\\u227{}o et al. 2014; Murray &amp; St. Clair 2015)","plainCitation":"(Ascensão et al. 2014; Murray &amp; St. Clair 2015)","noteIndex":0},"citationItems":[{"id":4485,"uris":["http://zotero.org/users/5432491/items/DET8WWR6"],"uri":["http://zotero.org/users/5432491/items/DET8WWR6"],"itemData":{"id":4485,"type":"article-journal","abstract":"Efforts to reduce the negative impacts of roads on wildlife may be hindered if individuals within the population vary widely in their responses to roads and mitigation strategies ignore this variability. This knowledge is particularly important for medium-sized carnivores as they are vulnerable to road mortality, while also known to use available road passages (e.g., drainage culverts) for safely crossing highways. Our goal in this study was to assess whether this apparently contradictory pattern of high road-kill numbers associated with a regular use of road passages is attributable to the variation in behavioral responses toward the highway between individuals. We investigated the responses of seven radio-tracked stone martens (Martes foina) to a highway by measuring their utilization distribution, response turning angles and highway crossing patterns. We compared the observed responses to simulated movement parameterized by the observed space use and movement characteristics of each individual, but naïve to the presence of the highway. Our results suggested that martens demonstrate a diversity of responses to the highway, including attraction, indifference, or avoidance. Martens also varied in their highway crossing patterns, with some crossing repeatedly at the same location (often coincident with highway passages). We suspect that the response variability derives from the individual's familiarity of the landscape, including their awareness of highway passage locations. Because of these variable yet potentially attributable responses, we support the use of exclusionary fencing to guide transient (e.g., dispersers) individuals to existing passages to reduce the road-kill risk.","container-title":"PLOS ONE","DOI":"10.1371/journal.pone.0103544","ISSN":"1932-6203","issue":"7","journalAbbreviation":"PLOS ONE","language":"en","note":"publisher: Public Library of Science","page":"e103544","source":"PLoS Journals","title":"Inter-Individual Variability of Stone Marten Behavioral Responses to a Highway","volume":"9","author":[{"family":"Ascensão","given":"Fernando"},{"family":"Grilo","given":"Clara"},{"family":"LaPoint","given":"Scott"},{"family":"Tracey","given":"Jeff"},{"family":"Clevenger","given":"Anthony P."},{"family":"Santos-Reis","given":"Margarida"}],"issued":{"date-parts":[["2014",7,29]]}}},{"id":4779,"uris":["http://zotero.org/users/5432491/items/IY45GUTI"],"uri":["http://zotero.org/users/5432491/items/IY45GUTI"],"itemData":{"id":4779,"type":"article-journal","container-title":"Behavioral Ecology","DOI":"10.1093/beheco/arv102","ISSN":"1045-2249, 1465-7279","issue":"6","journalAbbreviation":"BEHECO","language":"en","page":"1520-1527","source":"DOI.org (Crossref)","title":"Individual flexibility in nocturnal activity reduces risk of road mortality for an urban carnivore","volume":"26","author":[{"family":"Murray","given":"Maureen H."},{"family":"St. Clair","given":"Colleen Cassady"}],"issued":{"date-parts":[["2015"]]}}}],"schema":"https://github.com/citation-style-language/schema/raw/master/csl-citation.json"} </w:instrText>
        </w:r>
        <w:r w:rsidR="004D2419">
          <w:rPr>
            <w:rFonts w:ascii="Times New Roman" w:hAnsi="Times New Roman" w:cs="Times New Roman"/>
            <w:color w:val="000000" w:themeColor="text1"/>
            <w:sz w:val="24"/>
            <w:szCs w:val="24"/>
            <w:highlight w:val="yellow"/>
            <w:lang w:val="en-US"/>
          </w:rPr>
          <w:fldChar w:fldCharType="separate"/>
        </w:r>
        <w:r w:rsidR="004D2419" w:rsidRPr="00B04563">
          <w:rPr>
            <w:rFonts w:ascii="Times New Roman" w:hAnsi="Times New Roman" w:cs="Times New Roman"/>
            <w:sz w:val="24"/>
            <w:szCs w:val="24"/>
            <w:lang w:val="en-US"/>
          </w:rPr>
          <w:t>(Ascensão et al. 2014; Murray &amp; St. Clair 2015)</w:t>
        </w:r>
        <w:r w:rsidR="004D2419">
          <w:rPr>
            <w:rFonts w:ascii="Times New Roman" w:hAnsi="Times New Roman" w:cs="Times New Roman"/>
            <w:color w:val="000000" w:themeColor="text1"/>
            <w:sz w:val="24"/>
            <w:szCs w:val="24"/>
            <w:highlight w:val="yellow"/>
            <w:lang w:val="en-US"/>
          </w:rPr>
          <w:fldChar w:fldCharType="end"/>
        </w:r>
      </w:moveTo>
      <w:moveToRangeEnd w:id="1091"/>
      <w:ins w:id="1093" w:author="Aima P" w:date="2022-03-22T15:10:00Z">
        <w:r w:rsidR="004D2419">
          <w:rPr>
            <w:rFonts w:ascii="Times New Roman" w:hAnsi="Times New Roman" w:cs="Times New Roman"/>
            <w:color w:val="000000" w:themeColor="text1"/>
            <w:sz w:val="24"/>
            <w:szCs w:val="24"/>
            <w:lang w:val="en-US"/>
          </w:rPr>
          <w:t xml:space="preserve">). </w:t>
        </w:r>
      </w:ins>
      <w:r w:rsidRPr="00870DF6">
        <w:rPr>
          <w:rFonts w:ascii="Times New Roman" w:hAnsi="Times New Roman" w:cs="Times New Roman"/>
          <w:color w:val="000000" w:themeColor="text1"/>
          <w:sz w:val="24"/>
          <w:szCs w:val="24"/>
          <w:lang w:val="en-US"/>
        </w:rPr>
        <w:t>It is possible that more frequent</w:t>
      </w:r>
      <w:r w:rsidR="008F3643" w:rsidRPr="00870DF6">
        <w:rPr>
          <w:rFonts w:ascii="Times New Roman" w:hAnsi="Times New Roman" w:cs="Times New Roman"/>
          <w:color w:val="000000" w:themeColor="text1"/>
          <w:sz w:val="24"/>
          <w:szCs w:val="24"/>
          <w:lang w:val="en-US"/>
        </w:rPr>
        <w:t xml:space="preserve"> commuting </w:t>
      </w:r>
      <w:r w:rsidRPr="00870DF6">
        <w:rPr>
          <w:rFonts w:ascii="Times New Roman" w:hAnsi="Times New Roman" w:cs="Times New Roman"/>
          <w:color w:val="000000" w:themeColor="text1"/>
          <w:sz w:val="24"/>
          <w:szCs w:val="24"/>
          <w:lang w:val="en-US"/>
        </w:rPr>
        <w:t>might</w:t>
      </w:r>
      <w:r w:rsidR="008F3643" w:rsidRPr="00870DF6">
        <w:rPr>
          <w:rFonts w:ascii="Times New Roman" w:hAnsi="Times New Roman" w:cs="Times New Roman"/>
          <w:color w:val="000000" w:themeColor="text1"/>
          <w:sz w:val="24"/>
          <w:szCs w:val="24"/>
          <w:lang w:val="en-US"/>
        </w:rPr>
        <w:t xml:space="preserve"> </w:t>
      </w:r>
      <w:r w:rsidR="00F06D2F" w:rsidRPr="00870DF6">
        <w:rPr>
          <w:rFonts w:ascii="Times New Roman" w:hAnsi="Times New Roman" w:cs="Times New Roman"/>
          <w:color w:val="000000" w:themeColor="text1"/>
          <w:sz w:val="24"/>
          <w:szCs w:val="24"/>
          <w:lang w:val="en-US"/>
        </w:rPr>
        <w:t xml:space="preserve">decrease road mortality risk to some extent </w:t>
      </w:r>
      <w:r w:rsidR="008F3643" w:rsidRPr="00870DF6">
        <w:rPr>
          <w:rFonts w:ascii="Times New Roman" w:hAnsi="Times New Roman" w:cs="Times New Roman"/>
          <w:color w:val="000000" w:themeColor="text1"/>
          <w:sz w:val="24"/>
          <w:szCs w:val="24"/>
          <w:lang w:val="en-US"/>
        </w:rPr>
        <w:t>through learning and experience</w:t>
      </w:r>
      <w:r w:rsidR="001308C2" w:rsidRPr="00870DF6">
        <w:rPr>
          <w:rFonts w:ascii="Times New Roman" w:hAnsi="Times New Roman" w:cs="Times New Roman"/>
          <w:color w:val="000000" w:themeColor="text1"/>
          <w:sz w:val="24"/>
          <w:szCs w:val="24"/>
          <w:lang w:val="en-US"/>
        </w:rPr>
        <w:t xml:space="preserve">. </w:t>
      </w:r>
      <w:r w:rsidR="008F3643" w:rsidRPr="00870DF6">
        <w:rPr>
          <w:rFonts w:ascii="Times New Roman" w:hAnsi="Times New Roman" w:cs="Times New Roman"/>
          <w:color w:val="000000" w:themeColor="text1"/>
          <w:sz w:val="24"/>
          <w:szCs w:val="24"/>
          <w:lang w:val="en-US"/>
        </w:rPr>
        <w:t>Alternatively, high-ranking females might have suffered proportiona</w:t>
      </w:r>
      <w:ins w:id="1094" w:author="Hofer, Heribert" w:date="2022-03-07T08:13:00Z">
        <w:r w:rsidR="00C93BC8">
          <w:rPr>
            <w:rFonts w:ascii="Times New Roman" w:hAnsi="Times New Roman" w:cs="Times New Roman"/>
            <w:color w:val="000000" w:themeColor="text1"/>
            <w:sz w:val="24"/>
            <w:szCs w:val="24"/>
            <w:lang w:val="en-US"/>
          </w:rPr>
          <w:t>te</w:t>
        </w:r>
      </w:ins>
      <w:del w:id="1095" w:author="Hofer, Heribert" w:date="2022-03-07T08:13:00Z">
        <w:r w:rsidR="008F3643" w:rsidRPr="00870DF6" w:rsidDel="00C93BC8">
          <w:rPr>
            <w:rFonts w:ascii="Times New Roman" w:hAnsi="Times New Roman" w:cs="Times New Roman"/>
            <w:color w:val="000000" w:themeColor="text1"/>
            <w:sz w:val="24"/>
            <w:szCs w:val="24"/>
            <w:lang w:val="en-US"/>
          </w:rPr>
          <w:delText>l</w:delText>
        </w:r>
      </w:del>
      <w:r w:rsidR="008F3643" w:rsidRPr="00870DF6">
        <w:rPr>
          <w:rFonts w:ascii="Times New Roman" w:hAnsi="Times New Roman" w:cs="Times New Roman"/>
          <w:color w:val="000000" w:themeColor="text1"/>
          <w:sz w:val="24"/>
          <w:szCs w:val="24"/>
          <w:lang w:val="en-US"/>
        </w:rPr>
        <w:t xml:space="preserve">ly more roadkills because of </w:t>
      </w:r>
      <w:del w:id="1096" w:author="Hofer, Heribert" w:date="2022-03-07T08:13:00Z">
        <w:r w:rsidR="008F3643" w:rsidRPr="00870DF6" w:rsidDel="00C93BC8">
          <w:rPr>
            <w:rFonts w:ascii="Times New Roman" w:hAnsi="Times New Roman" w:cs="Times New Roman"/>
            <w:color w:val="000000" w:themeColor="text1"/>
            <w:sz w:val="24"/>
            <w:szCs w:val="24"/>
            <w:lang w:val="en-US"/>
          </w:rPr>
          <w:delText xml:space="preserve">their </w:delText>
        </w:r>
      </w:del>
      <w:ins w:id="1097" w:author="Hofer, Heribert" w:date="2022-03-07T08:13:00Z">
        <w:r w:rsidR="00C93BC8">
          <w:rPr>
            <w:rFonts w:ascii="Times New Roman" w:hAnsi="Times New Roman" w:cs="Times New Roman"/>
            <w:color w:val="000000" w:themeColor="text1"/>
            <w:sz w:val="24"/>
            <w:szCs w:val="24"/>
            <w:lang w:val="en-US"/>
          </w:rPr>
          <w:t>a</w:t>
        </w:r>
        <w:r w:rsidR="00C93BC8" w:rsidRPr="00870DF6">
          <w:rPr>
            <w:rFonts w:ascii="Times New Roman" w:hAnsi="Times New Roman" w:cs="Times New Roman"/>
            <w:color w:val="000000" w:themeColor="text1"/>
            <w:sz w:val="24"/>
            <w:szCs w:val="24"/>
            <w:lang w:val="en-US"/>
          </w:rPr>
          <w:t xml:space="preserve"> </w:t>
        </w:r>
      </w:ins>
      <w:r w:rsidR="008F3643" w:rsidRPr="00870DF6">
        <w:rPr>
          <w:rFonts w:ascii="Times New Roman" w:hAnsi="Times New Roman" w:cs="Times New Roman"/>
          <w:color w:val="000000" w:themeColor="text1"/>
          <w:sz w:val="24"/>
          <w:szCs w:val="24"/>
          <w:lang w:val="en-US"/>
        </w:rPr>
        <w:t xml:space="preserve">bolder and more risk-prone personality </w:t>
      </w:r>
      <w:commentRangeStart w:id="1098"/>
      <w:commentRangeStart w:id="1099"/>
      <w:commentRangeStart w:id="1100"/>
      <w:r w:rsidR="008F3643" w:rsidRPr="00870DF6">
        <w:rPr>
          <w:rFonts w:ascii="Times New Roman" w:hAnsi="Times New Roman" w:cs="Times New Roman"/>
          <w:color w:val="000000" w:themeColor="text1"/>
          <w:sz w:val="24"/>
          <w:szCs w:val="24"/>
          <w:lang w:val="en-US"/>
        </w:rPr>
        <w:fldChar w:fldCharType="begin"/>
      </w:r>
      <w:r w:rsidR="00BD6B5D" w:rsidRPr="00870DF6">
        <w:rPr>
          <w:rFonts w:ascii="Times New Roman" w:hAnsi="Times New Roman" w:cs="Times New Roman"/>
          <w:color w:val="000000" w:themeColor="text1"/>
          <w:sz w:val="24"/>
          <w:szCs w:val="24"/>
          <w:lang w:val="en-US"/>
        </w:rPr>
        <w:instrText xml:space="preserve"> ADDIN ZOTERO_ITEM CSL_CITATION {"citationID":"CRtL4wYV","properties":{"formattedCitation":"(Yoshida et al. 2016)","plainCitation":"(Yoshida et al. 2016)","noteIndex":0},"citationItems":[{"id":2896,"uris":["http://zotero.org/users/5432491/items/AJXSA7EK"],"uri":["http://zotero.org/users/5432491/items/AJXSA7EK"],"itemData":{"id":2896,"type":"article-journal","abstract":"&lt;section class=\"abstract\"&gt;&lt;p&gt;Inter-individual differences in behaviour, termed ‘animal personality’, are often consistent over time and across contexts and can be significantly related to fitness. However, most studies of animal personality are conducted in the laboratory or involve experimental protocols. Here, we used longitudinal scan and all-occurrence data collected under naturalistic conditions over 21 years to study boldness, aggressiveness, and sociability in a wild population of spotted hyenas (&lt;em&gt;Crocuta crocuta&lt;/em&gt;). We found significant variation among individual hyenas in all three traits; however, whereas both sexes exhibited consistent inter-individual differences in aggressiveness and sociability, males were less consistent than females in their boldness. Heritability and maternal effects were small but significant for both boldness and sociability. A large proportion of the variation in aggressiveness could be attributed to genetic and maternal effects, supporting previous research linking hormone exposure in utero to aggressive behaviour later in life. All three traits were correlated with at least one measure of fitness. Particularly aggressive females were more successful in raising their offspring to reproductive maturity than less aggressive females. Interestingly, the reproductive benefits of sociability depended on social rank; for low-ranking hyenas, gaining feeding tolerance via sociability may significantly enhance reproductive success. Both boldness and sociability were linked to survival, but these traits affected longevity in different ways; highly social hyenas lived longer than those that were less social, but selection on boldness was stabilizing, favoring hyenas with intermediate boldness values that balance the benefits of risky behaviour against risks of injury and death.&lt;/p&gt;&lt;/section&gt;","container-title":"Behaviour","DOI":"10.1163/1568539X-00003367","ISSN":"0005-7959, 1568-539X","issue":"13-14","language":"en","note":"number: 13-14\npublisher: Brill\nsection: Behaviour","page":"1665-1722","source":"brill-com.acces.bibliotheque-diderot.fr","title":"Variation among free-living spotted hyenas in three personality traits","volume":"153","author":[{"family":"Yoshida","given":"Kathryn C. Shaw"},{"family":"Meter","given":"Page E. Van"},{"family":"Holekamp","given":"Kay E."}],"issued":{"date-parts":[["2016",1,1]]}}}],"schema":"https://github.com/citation-style-language/schema/raw/master/csl-citation.json"} </w:instrText>
      </w:r>
      <w:r w:rsidR="008F3643" w:rsidRPr="00870DF6">
        <w:rPr>
          <w:rFonts w:ascii="Times New Roman" w:hAnsi="Times New Roman" w:cs="Times New Roman"/>
          <w:color w:val="000000" w:themeColor="text1"/>
          <w:sz w:val="24"/>
          <w:szCs w:val="24"/>
          <w:lang w:val="en-US"/>
        </w:rPr>
        <w:fldChar w:fldCharType="separate"/>
      </w:r>
      <w:r w:rsidR="008F3643" w:rsidRPr="00870DF6">
        <w:rPr>
          <w:rFonts w:ascii="Times New Roman" w:hAnsi="Times New Roman" w:cs="Times New Roman"/>
          <w:sz w:val="24"/>
          <w:lang w:val="en-US"/>
        </w:rPr>
        <w:t>(Yoshida et al. 2016)</w:t>
      </w:r>
      <w:r w:rsidR="008F3643" w:rsidRPr="00870DF6">
        <w:rPr>
          <w:rFonts w:ascii="Times New Roman" w:hAnsi="Times New Roman" w:cs="Times New Roman"/>
          <w:color w:val="000000" w:themeColor="text1"/>
          <w:sz w:val="24"/>
          <w:szCs w:val="24"/>
          <w:lang w:val="en-US"/>
        </w:rPr>
        <w:fldChar w:fldCharType="end"/>
      </w:r>
      <w:r w:rsidR="008F3643" w:rsidRPr="00870DF6">
        <w:rPr>
          <w:rFonts w:ascii="Times New Roman" w:hAnsi="Times New Roman" w:cs="Times New Roman"/>
          <w:color w:val="000000" w:themeColor="text1"/>
          <w:sz w:val="24"/>
          <w:szCs w:val="24"/>
          <w:lang w:val="en-US"/>
        </w:rPr>
        <w:t>.</w:t>
      </w:r>
      <w:commentRangeEnd w:id="1098"/>
      <w:r w:rsidRPr="00870DF6">
        <w:rPr>
          <w:rStyle w:val="CommentReference"/>
        </w:rPr>
        <w:commentReference w:id="1098"/>
      </w:r>
      <w:commentRangeEnd w:id="1099"/>
      <w:r w:rsidR="00FD607F" w:rsidRPr="00870DF6">
        <w:rPr>
          <w:rStyle w:val="CommentReference"/>
        </w:rPr>
        <w:commentReference w:id="1099"/>
      </w:r>
      <w:commentRangeEnd w:id="1100"/>
      <w:r w:rsidR="00024F58">
        <w:rPr>
          <w:rStyle w:val="CommentReference"/>
        </w:rPr>
        <w:commentReference w:id="1100"/>
      </w:r>
      <w:r w:rsidR="008F3643" w:rsidRPr="00870DF6">
        <w:rPr>
          <w:rFonts w:ascii="Times New Roman" w:hAnsi="Times New Roman" w:cs="Times New Roman"/>
          <w:color w:val="000000" w:themeColor="text1"/>
          <w:sz w:val="24"/>
          <w:szCs w:val="24"/>
          <w:lang w:val="en-US"/>
        </w:rPr>
        <w:t xml:space="preserve"> </w:t>
      </w:r>
      <w:del w:id="1101" w:author="Aima P" w:date="2022-03-22T15:10:00Z">
        <w:r w:rsidR="008F3643" w:rsidRPr="00870DF6" w:rsidDel="004D2419">
          <w:rPr>
            <w:rFonts w:ascii="Times New Roman" w:hAnsi="Times New Roman" w:cs="Times New Roman"/>
            <w:color w:val="000000" w:themeColor="text1"/>
            <w:sz w:val="24"/>
            <w:szCs w:val="24"/>
            <w:lang w:val="en-US"/>
          </w:rPr>
          <w:delText>Other studies suggest that individual experience, personality and familiarity may modulate roadkill risk (</w:delText>
        </w:r>
      </w:del>
      <w:moveFromRangeStart w:id="1102" w:author="Aima P" w:date="2022-03-22T15:10:00Z" w:name="move98854260"/>
      <w:moveFrom w:id="1103" w:author="Aima P" w:date="2022-03-22T15:10:00Z">
        <w:del w:id="1104" w:author="Aima P" w:date="2022-03-22T15:10:00Z">
          <w:r w:rsidR="008F3643" w:rsidRPr="00870DF6" w:rsidDel="004D2419">
            <w:rPr>
              <w:rFonts w:ascii="Times New Roman" w:hAnsi="Times New Roman" w:cs="Times New Roman"/>
              <w:color w:val="000000" w:themeColor="text1"/>
              <w:sz w:val="24"/>
              <w:szCs w:val="24"/>
              <w:lang w:val="en-US"/>
            </w:rPr>
            <w:delText>e.g.</w:delText>
          </w:r>
          <w:r w:rsidR="00C2683C" w:rsidRPr="00870DF6" w:rsidDel="004D2419">
            <w:rPr>
              <w:rFonts w:ascii="Times New Roman" w:hAnsi="Times New Roman" w:cs="Times New Roman"/>
              <w:color w:val="000000" w:themeColor="text1"/>
              <w:sz w:val="24"/>
              <w:szCs w:val="24"/>
              <w:lang w:val="en-US"/>
            </w:rPr>
            <w:delText xml:space="preserve"> </w:delText>
          </w:r>
          <w:r w:rsidR="00C2683C" w:rsidDel="004D2419">
            <w:rPr>
              <w:rFonts w:ascii="Times New Roman" w:hAnsi="Times New Roman" w:cs="Times New Roman"/>
              <w:color w:val="000000" w:themeColor="text1"/>
              <w:sz w:val="24"/>
              <w:szCs w:val="24"/>
              <w:highlight w:val="yellow"/>
              <w:lang w:val="en-US"/>
            </w:rPr>
            <w:fldChar w:fldCharType="begin"/>
          </w:r>
          <w:r w:rsidR="00C2683C" w:rsidDel="004D2419">
            <w:rPr>
              <w:rFonts w:ascii="Times New Roman" w:hAnsi="Times New Roman" w:cs="Times New Roman"/>
              <w:color w:val="000000" w:themeColor="text1"/>
              <w:sz w:val="24"/>
              <w:szCs w:val="24"/>
              <w:highlight w:val="yellow"/>
              <w:lang w:val="en-US"/>
            </w:rPr>
            <w:delInstrText xml:space="preserve"> ADDIN ZOTERO_ITEM CSL_CITATION {"citationID":"mjlehvpk","properties":{"formattedCitation":"(Ascens\\uc0\\u227{}o et al. 2014; Murray &amp; St. Clair 2015)","plainCitation":"(Ascensão et al. 2014; Murray &amp; St. Clair 2015)","noteIndex":0},"citationItems":[{"id":4485,"uris":["http://zotero.org/users/5432491/items/DET8WWR6"],"uri":["http://zotero.org/users/5432491/items/DET8WWR6"],"itemData":{"id":4485,"type":"article-journal","abstract":"Efforts to reduce the negative impacts of roads on wildlife may be hindered if individuals within the population vary widely in their responses to roads and mitigation strategies ignore this variability. This knowledge is particularly important for medium-sized carnivores as they are vulnerable to road mortality, while also known to use available road passages (e.g., drainage culverts) for safely crossing highways. Our goal in this study was to assess whether this apparently contradictory pattern of high road-kill numbers associated with a regular use of road passages is attributable to the variation in behavioral responses toward the highway between individuals. We investigated the responses of seven radio-tracked stone martens (Martes foina) to a highway by measuring their utilization distribution, response turning angles and highway crossing patterns. We compared the observed responses to simulated movement parameterized by the observed space use and movement characteristics of each individual, but naïve to the presence of the highway. Our results suggested that martens demonstrate a diversity of responses to the highway, including attraction, indifference, or avoidance. Martens also varied in their highway crossing patterns, with some crossing repeatedly at the same location (often coincident with highway passages). We suspect that the response variability derives from the individual's familiarity of the landscape, including their awareness of highway passage locations. Because of these variable yet potentially attributable responses, we support the use of exclusionary fencing to guide transient (e.g., dispersers) individuals to existing passages to reduce the road-kill risk.","container-title":"PLOS ONE","DOI":"10.1371/journal.pone.0103544","ISSN":"1932-6203","issue":"7","journalAbbreviation":"PLOS ONE","language":"en","note":"publisher: Public Library of Science","page":"e103544","source":"PLoS Journals","title":"Inter-Individual Variability of Stone Marten Behavioral Responses to a Highway","volume":"9","author":[{"family":"Ascensão","given":"Fernando"},{"family":"Grilo","given":"Clara"},{"family":"LaPoint","given":"Scott"},{"family":"Tracey","given":"Jeff"},{"family":"Clevenger","given":"Anthony P."},{"family":"Santos-Reis","given":"Margarida"}],"issued":{"date-parts":[["2014",7,29]]}}},{"id":4779,"uris":["http://zotero.org/users/5432491/items/IY45GUTI"],"uri":["http://zotero.org/users/5432491/items/IY45GUTI"],"itemData":{"id":4779,"type":"article-journal","container-title":"Behavioral Ecology","DOI":"10.1093/beheco/arv102","ISSN":"1045-2249, 1465-7279","issue":"6","journalAbbreviation":"BEHECO","language":"en","page":"1520-1527","source":"DOI.org (Crossref)","title":"Individual flexibility in nocturnal activity reduces risk of road mortality for an urban carnivore","volume":"26","author":[{"family":"Murray","given":"Maureen H."},{"family":"St. Clair","given":"Colleen Cassady"}],"issued":{"date-parts":[["2015"]]}}}],"schema":"https://github.com/citation-style-language/schema/raw/master/csl-citation.json"} </w:delInstrText>
          </w:r>
          <w:r w:rsidR="00C2683C" w:rsidDel="004D2419">
            <w:rPr>
              <w:rFonts w:ascii="Times New Roman" w:hAnsi="Times New Roman" w:cs="Times New Roman"/>
              <w:color w:val="000000" w:themeColor="text1"/>
              <w:sz w:val="24"/>
              <w:szCs w:val="24"/>
              <w:highlight w:val="yellow"/>
              <w:lang w:val="en-US"/>
            </w:rPr>
            <w:fldChar w:fldCharType="separate"/>
          </w:r>
          <w:r w:rsidR="00C2683C" w:rsidRPr="00B04563" w:rsidDel="004D2419">
            <w:rPr>
              <w:rFonts w:ascii="Times New Roman" w:hAnsi="Times New Roman" w:cs="Times New Roman"/>
              <w:sz w:val="24"/>
              <w:szCs w:val="24"/>
              <w:lang w:val="en-US"/>
            </w:rPr>
            <w:delText>(Ascensão et al. 2014; Murray &amp; St. Clair 2015)</w:delText>
          </w:r>
          <w:r w:rsidR="00C2683C" w:rsidDel="004D2419">
            <w:rPr>
              <w:rFonts w:ascii="Times New Roman" w:hAnsi="Times New Roman" w:cs="Times New Roman"/>
              <w:color w:val="000000" w:themeColor="text1"/>
              <w:sz w:val="24"/>
              <w:szCs w:val="24"/>
              <w:highlight w:val="yellow"/>
              <w:lang w:val="en-US"/>
            </w:rPr>
            <w:fldChar w:fldCharType="end"/>
          </w:r>
        </w:del>
      </w:moveFrom>
      <w:moveFromRangeEnd w:id="1102"/>
      <w:del w:id="1105" w:author="Aima P" w:date="2022-03-22T15:10:00Z">
        <w:r w:rsidR="00C2683C" w:rsidDel="004D2419">
          <w:rPr>
            <w:rFonts w:ascii="Times New Roman" w:hAnsi="Times New Roman" w:cs="Times New Roman"/>
            <w:color w:val="000000" w:themeColor="text1"/>
            <w:sz w:val="24"/>
            <w:szCs w:val="24"/>
            <w:lang w:val="en-US"/>
          </w:rPr>
          <w:delText>)</w:delText>
        </w:r>
        <w:r w:rsidR="002805EF" w:rsidDel="004D2419">
          <w:rPr>
            <w:rFonts w:ascii="Times New Roman" w:hAnsi="Times New Roman" w:cs="Times New Roman"/>
            <w:color w:val="000000" w:themeColor="text1"/>
            <w:sz w:val="24"/>
            <w:szCs w:val="24"/>
            <w:lang w:val="en-US"/>
          </w:rPr>
          <w:delText>.</w:delText>
        </w:r>
        <w:r w:rsidR="00C2683C" w:rsidRPr="009222C5" w:rsidDel="004D2419">
          <w:rPr>
            <w:rFonts w:ascii="Times New Roman" w:hAnsi="Times New Roman" w:cs="Times New Roman"/>
            <w:color w:val="000000" w:themeColor="text1"/>
            <w:sz w:val="24"/>
            <w:szCs w:val="24"/>
            <w:lang w:val="en-US"/>
          </w:rPr>
          <w:delText xml:space="preserve"> </w:delText>
        </w:r>
      </w:del>
    </w:p>
    <w:p w14:paraId="67F808C5" w14:textId="76FBFA47" w:rsidR="000017BC" w:rsidRDefault="008F3643" w:rsidP="004D2419">
      <w:pPr>
        <w:spacing w:line="600" w:lineRule="auto"/>
        <w:ind w:firstLine="720"/>
        <w:jc w:val="both"/>
        <w:rPr>
          <w:ins w:id="1106" w:author="East, Marion" w:date="2022-03-14T17:58:00Z"/>
          <w:rFonts w:ascii="Times New Roman" w:hAnsi="Times New Roman" w:cs="Times New Roman"/>
          <w:color w:val="000000" w:themeColor="text1"/>
          <w:sz w:val="24"/>
          <w:szCs w:val="24"/>
          <w:lang w:val="en-US"/>
        </w:rPr>
        <w:pPrChange w:id="1107" w:author="Aima P" w:date="2022-03-22T15:10:00Z">
          <w:pPr>
            <w:spacing w:line="600" w:lineRule="auto"/>
            <w:jc w:val="both"/>
          </w:pPr>
        </w:pPrChange>
      </w:pPr>
      <w:r w:rsidRPr="00850320">
        <w:rPr>
          <w:rFonts w:ascii="Times New Roman" w:hAnsi="Times New Roman" w:cs="Times New Roman"/>
          <w:bCs/>
          <w:sz w:val="24"/>
          <w:szCs w:val="24"/>
          <w:lang w:val="en-US"/>
        </w:rPr>
        <w:t xml:space="preserve">Our </w:t>
      </w:r>
      <w:r w:rsidRPr="00850320">
        <w:rPr>
          <w:rFonts w:ascii="Times New Roman" w:hAnsi="Times New Roman" w:cs="Times New Roman"/>
          <w:color w:val="000000" w:themeColor="text1"/>
          <w:sz w:val="24"/>
          <w:szCs w:val="24"/>
          <w:lang w:val="en-US"/>
        </w:rPr>
        <w:t>estimate</w:t>
      </w:r>
      <w:r w:rsidR="00C44F95">
        <w:rPr>
          <w:rFonts w:ascii="Times New Roman" w:hAnsi="Times New Roman" w:cs="Times New Roman"/>
          <w:color w:val="000000" w:themeColor="text1"/>
          <w:sz w:val="24"/>
          <w:szCs w:val="24"/>
          <w:lang w:val="en-US"/>
        </w:rPr>
        <w:t>s</w:t>
      </w:r>
      <w:r w:rsidRPr="00850320">
        <w:rPr>
          <w:rFonts w:ascii="Times New Roman" w:hAnsi="Times New Roman" w:cs="Times New Roman"/>
          <w:color w:val="000000" w:themeColor="text1"/>
          <w:sz w:val="24"/>
          <w:szCs w:val="24"/>
          <w:lang w:val="en-US"/>
        </w:rPr>
        <w:t xml:space="preserve"> of roadkill rate</w:t>
      </w:r>
      <w:ins w:id="1108" w:author="East, Marion" w:date="2022-03-11T13:11:00Z">
        <w:r w:rsidR="00BE6473">
          <w:rPr>
            <w:rFonts w:ascii="Times New Roman" w:hAnsi="Times New Roman" w:cs="Times New Roman"/>
            <w:color w:val="000000" w:themeColor="text1"/>
            <w:sz w:val="24"/>
            <w:szCs w:val="24"/>
            <w:lang w:val="en-US"/>
          </w:rPr>
          <w:t>s</w:t>
        </w:r>
      </w:ins>
      <w:ins w:id="1109" w:author="East, Marion" w:date="2022-03-14T17:56:00Z">
        <w:r w:rsidR="000017BC">
          <w:rPr>
            <w:rFonts w:ascii="Times New Roman" w:hAnsi="Times New Roman" w:cs="Times New Roman"/>
            <w:color w:val="000000" w:themeColor="text1"/>
            <w:sz w:val="24"/>
            <w:szCs w:val="24"/>
            <w:lang w:val="en-US"/>
          </w:rPr>
          <w:t xml:space="preserve"> for hyenas</w:t>
        </w:r>
      </w:ins>
      <w:ins w:id="1110" w:author="East, Marion" w:date="2022-03-11T13:11:00Z">
        <w:r w:rsidR="00BE6473">
          <w:rPr>
            <w:rFonts w:ascii="Times New Roman" w:hAnsi="Times New Roman" w:cs="Times New Roman"/>
            <w:color w:val="000000" w:themeColor="text1"/>
            <w:sz w:val="24"/>
            <w:szCs w:val="24"/>
            <w:lang w:val="en-US"/>
          </w:rPr>
          <w:t xml:space="preserve"> on </w:t>
        </w:r>
        <w:r w:rsidR="00FF00BA">
          <w:rPr>
            <w:rFonts w:ascii="Times New Roman" w:hAnsi="Times New Roman" w:cs="Times New Roman"/>
            <w:color w:val="000000" w:themeColor="text1"/>
            <w:sz w:val="24"/>
            <w:szCs w:val="24"/>
            <w:lang w:val="en-US"/>
          </w:rPr>
          <w:t>roads</w:t>
        </w:r>
      </w:ins>
      <w:r w:rsidRPr="00850320">
        <w:rPr>
          <w:rFonts w:ascii="Times New Roman" w:hAnsi="Times New Roman" w:cs="Times New Roman"/>
          <w:color w:val="000000" w:themeColor="text1"/>
          <w:sz w:val="24"/>
          <w:szCs w:val="24"/>
          <w:lang w:val="en-US"/>
        </w:rPr>
        <w:t xml:space="preserve"> (</w:t>
      </w:r>
      <w:r w:rsidR="004D3009" w:rsidRPr="00B770A2">
        <w:rPr>
          <w:rFonts w:ascii="Times New Roman" w:hAnsi="Times New Roman" w:cs="Times New Roman"/>
          <w:color w:val="000000" w:themeColor="text1"/>
          <w:sz w:val="24"/>
          <w:szCs w:val="24"/>
          <w:lang w:val="en-US"/>
        </w:rPr>
        <w:t>0.7</w:t>
      </w:r>
      <w:r w:rsidR="004D3009">
        <w:rPr>
          <w:rFonts w:ascii="Times New Roman" w:hAnsi="Times New Roman" w:cs="Times New Roman"/>
          <w:color w:val="000000" w:themeColor="text1"/>
          <w:sz w:val="24"/>
          <w:szCs w:val="24"/>
          <w:lang w:val="en-US"/>
        </w:rPr>
        <w:t>1</w:t>
      </w:r>
      <w:r w:rsidR="004D3009" w:rsidRPr="00B770A2">
        <w:rPr>
          <w:rFonts w:ascii="Times New Roman" w:hAnsi="Times New Roman" w:cs="Times New Roman"/>
          <w:color w:val="000000" w:themeColor="text1"/>
          <w:sz w:val="24"/>
          <w:szCs w:val="24"/>
          <w:lang w:val="en-US"/>
        </w:rPr>
        <w:t>±0.2</w:t>
      </w:r>
      <w:r w:rsidR="004D3009">
        <w:rPr>
          <w:rFonts w:ascii="Times New Roman" w:hAnsi="Times New Roman" w:cs="Times New Roman"/>
          <w:color w:val="000000" w:themeColor="text1"/>
          <w:sz w:val="24"/>
          <w:szCs w:val="24"/>
          <w:lang w:val="en-US"/>
        </w:rPr>
        <w:t>7</w:t>
      </w:r>
      <w:r w:rsidR="004D3009" w:rsidRPr="00B770A2">
        <w:rPr>
          <w:rFonts w:ascii="Times New Roman" w:hAnsi="Times New Roman" w:cs="Times New Roman"/>
          <w:color w:val="000000" w:themeColor="text1"/>
          <w:sz w:val="24"/>
          <w:szCs w:val="24"/>
          <w:lang w:val="en-US"/>
        </w:rPr>
        <w:t xml:space="preserve"> hyena/100</w:t>
      </w:r>
      <w:ins w:id="1111" w:author="Hofer, Heribert" w:date="2022-03-07T08:14:00Z">
        <w:r w:rsidR="00C93BC8">
          <w:rPr>
            <w:rFonts w:ascii="Times New Roman" w:hAnsi="Times New Roman" w:cs="Times New Roman"/>
            <w:color w:val="000000" w:themeColor="text1"/>
            <w:sz w:val="24"/>
            <w:szCs w:val="24"/>
            <w:lang w:val="en-US"/>
          </w:rPr>
          <w:t xml:space="preserve"> </w:t>
        </w:r>
      </w:ins>
      <w:r w:rsidR="004D3009" w:rsidRPr="00B770A2">
        <w:rPr>
          <w:rFonts w:ascii="Times New Roman" w:hAnsi="Times New Roman" w:cs="Times New Roman"/>
          <w:color w:val="000000" w:themeColor="text1"/>
          <w:sz w:val="24"/>
          <w:szCs w:val="24"/>
          <w:lang w:val="en-US"/>
        </w:rPr>
        <w:t>km/year</w:t>
      </w:r>
      <w:ins w:id="1112" w:author="East, Marion" w:date="2022-03-11T13:12:00Z">
        <w:r w:rsidR="00FF00BA">
          <w:rPr>
            <w:rFonts w:ascii="Times New Roman" w:hAnsi="Times New Roman" w:cs="Times New Roman"/>
            <w:color w:val="000000" w:themeColor="text1"/>
            <w:sz w:val="24"/>
            <w:szCs w:val="24"/>
            <w:lang w:val="en-US"/>
          </w:rPr>
          <w:t>)</w:t>
        </w:r>
      </w:ins>
      <w:del w:id="1113" w:author="East, Marion" w:date="2022-03-11T13:12:00Z">
        <w:r w:rsidR="004D3009" w:rsidRPr="00B770A2" w:rsidDel="00FF00BA">
          <w:rPr>
            <w:rFonts w:ascii="Times New Roman" w:hAnsi="Times New Roman" w:cs="Times New Roman"/>
            <w:color w:val="000000" w:themeColor="text1"/>
            <w:sz w:val="24"/>
            <w:szCs w:val="24"/>
            <w:lang w:val="en-US"/>
          </w:rPr>
          <w:delText xml:space="preserve"> on main roads</w:delText>
        </w:r>
      </w:del>
      <w:r w:rsidR="004D3009" w:rsidRPr="00B770A2">
        <w:rPr>
          <w:rFonts w:ascii="Times New Roman" w:hAnsi="Times New Roman" w:cs="Times New Roman"/>
          <w:color w:val="000000" w:themeColor="text1"/>
          <w:sz w:val="24"/>
          <w:szCs w:val="24"/>
          <w:lang w:val="en-US"/>
        </w:rPr>
        <w:t xml:space="preserve"> and</w:t>
      </w:r>
      <w:ins w:id="1114" w:author="East, Marion" w:date="2022-03-11T13:12:00Z">
        <w:r w:rsidR="00FF00BA">
          <w:rPr>
            <w:rFonts w:ascii="Times New Roman" w:hAnsi="Times New Roman" w:cs="Times New Roman"/>
            <w:color w:val="000000" w:themeColor="text1"/>
            <w:sz w:val="24"/>
            <w:szCs w:val="24"/>
            <w:lang w:val="en-US"/>
          </w:rPr>
          <w:t xml:space="preserve"> tracks</w:t>
        </w:r>
      </w:ins>
      <w:r w:rsidR="004D3009" w:rsidRPr="00B770A2">
        <w:rPr>
          <w:rFonts w:ascii="Times New Roman" w:hAnsi="Times New Roman" w:cs="Times New Roman"/>
          <w:color w:val="000000" w:themeColor="text1"/>
          <w:sz w:val="24"/>
          <w:szCs w:val="24"/>
          <w:lang w:val="en-US"/>
        </w:rPr>
        <w:t xml:space="preserve"> 0.0</w:t>
      </w:r>
      <w:r w:rsidR="004D3009">
        <w:rPr>
          <w:rFonts w:ascii="Times New Roman" w:hAnsi="Times New Roman" w:cs="Times New Roman"/>
          <w:color w:val="000000" w:themeColor="text1"/>
          <w:sz w:val="24"/>
          <w:szCs w:val="24"/>
          <w:lang w:val="en-US"/>
        </w:rPr>
        <w:t>7</w:t>
      </w:r>
      <w:r w:rsidR="004D3009" w:rsidRPr="00B770A2">
        <w:rPr>
          <w:rFonts w:ascii="Times New Roman" w:hAnsi="Times New Roman" w:cs="Times New Roman"/>
          <w:color w:val="000000" w:themeColor="text1"/>
          <w:sz w:val="24"/>
          <w:szCs w:val="24"/>
          <w:lang w:val="en-US"/>
        </w:rPr>
        <w:t>±0.0</w:t>
      </w:r>
      <w:r w:rsidR="004D3009">
        <w:rPr>
          <w:rFonts w:ascii="Times New Roman" w:hAnsi="Times New Roman" w:cs="Times New Roman"/>
          <w:color w:val="000000" w:themeColor="text1"/>
          <w:sz w:val="24"/>
          <w:szCs w:val="24"/>
          <w:lang w:val="en-US"/>
        </w:rPr>
        <w:t>3</w:t>
      </w:r>
      <w:r w:rsidR="004D3009" w:rsidRPr="00B770A2">
        <w:rPr>
          <w:rFonts w:ascii="Times New Roman" w:hAnsi="Times New Roman" w:cs="Times New Roman"/>
          <w:color w:val="000000" w:themeColor="text1"/>
          <w:sz w:val="24"/>
          <w:szCs w:val="24"/>
          <w:lang w:val="en-US"/>
        </w:rPr>
        <w:t xml:space="preserve"> </w:t>
      </w:r>
      <w:ins w:id="1115" w:author="East, Marion" w:date="2022-03-11T13:13:00Z">
        <w:r w:rsidR="00FF00BA" w:rsidRPr="00B770A2">
          <w:rPr>
            <w:rFonts w:ascii="Times New Roman" w:hAnsi="Times New Roman" w:cs="Times New Roman"/>
            <w:color w:val="000000" w:themeColor="text1"/>
            <w:sz w:val="24"/>
            <w:szCs w:val="24"/>
            <w:lang w:val="en-US"/>
          </w:rPr>
          <w:t>hyena/100</w:t>
        </w:r>
        <w:r w:rsidR="00FF00BA">
          <w:rPr>
            <w:rFonts w:ascii="Times New Roman" w:hAnsi="Times New Roman" w:cs="Times New Roman"/>
            <w:color w:val="000000" w:themeColor="text1"/>
            <w:sz w:val="24"/>
            <w:szCs w:val="24"/>
            <w:lang w:val="en-US"/>
          </w:rPr>
          <w:t xml:space="preserve"> </w:t>
        </w:r>
        <w:r w:rsidR="00FF00BA" w:rsidRPr="00B770A2">
          <w:rPr>
            <w:rFonts w:ascii="Times New Roman" w:hAnsi="Times New Roman" w:cs="Times New Roman"/>
            <w:color w:val="000000" w:themeColor="text1"/>
            <w:sz w:val="24"/>
            <w:szCs w:val="24"/>
            <w:lang w:val="en-US"/>
          </w:rPr>
          <w:t>km/year</w:t>
        </w:r>
      </w:ins>
      <w:del w:id="1116" w:author="East, Marion" w:date="2022-03-11T13:13:00Z">
        <w:r w:rsidR="004D3009" w:rsidRPr="00B770A2" w:rsidDel="00FF00BA">
          <w:rPr>
            <w:rFonts w:ascii="Times New Roman" w:hAnsi="Times New Roman" w:cs="Times New Roman"/>
            <w:color w:val="000000" w:themeColor="text1"/>
            <w:sz w:val="24"/>
            <w:szCs w:val="24"/>
            <w:lang w:val="en-US"/>
          </w:rPr>
          <w:delText>on tr</w:delText>
        </w:r>
      </w:del>
      <w:del w:id="1117" w:author="East, Marion" w:date="2022-03-11T13:12:00Z">
        <w:r w:rsidR="004D3009" w:rsidRPr="00B770A2" w:rsidDel="00FF00BA">
          <w:rPr>
            <w:rFonts w:ascii="Times New Roman" w:hAnsi="Times New Roman" w:cs="Times New Roman"/>
            <w:color w:val="000000" w:themeColor="text1"/>
            <w:sz w:val="24"/>
            <w:szCs w:val="24"/>
            <w:lang w:val="en-US"/>
          </w:rPr>
          <w:delText>acks</w:delText>
        </w:r>
      </w:del>
      <w:r w:rsidR="004D3009">
        <w:rPr>
          <w:rFonts w:ascii="Times New Roman" w:hAnsi="Times New Roman" w:cs="Times New Roman"/>
          <w:color w:val="000000" w:themeColor="text1"/>
          <w:sz w:val="24"/>
          <w:szCs w:val="24"/>
          <w:lang w:val="en-US"/>
        </w:rPr>
        <w:t xml:space="preserve">) </w:t>
      </w:r>
      <w:ins w:id="1118" w:author="East, Marion" w:date="2022-03-11T13:31:00Z">
        <w:r w:rsidR="00BE6473">
          <w:rPr>
            <w:rFonts w:ascii="Times New Roman" w:hAnsi="Times New Roman" w:cs="Times New Roman"/>
            <w:color w:val="000000" w:themeColor="text1"/>
            <w:sz w:val="24"/>
            <w:szCs w:val="24"/>
            <w:lang w:val="en-US"/>
          </w:rPr>
          <w:t>are</w:t>
        </w:r>
      </w:ins>
      <w:del w:id="1119" w:author="East, Marion" w:date="2022-03-11T13:31:00Z">
        <w:r w:rsidRPr="00850320" w:rsidDel="00021C5F">
          <w:rPr>
            <w:rFonts w:ascii="Times New Roman" w:hAnsi="Times New Roman" w:cs="Times New Roman"/>
            <w:color w:val="000000" w:themeColor="text1"/>
            <w:sz w:val="24"/>
            <w:szCs w:val="24"/>
            <w:lang w:val="en-US"/>
          </w:rPr>
          <w:delText>is</w:delText>
        </w:r>
      </w:del>
      <w:r w:rsidRPr="00850320">
        <w:rPr>
          <w:rFonts w:ascii="Times New Roman" w:hAnsi="Times New Roman" w:cs="Times New Roman"/>
          <w:color w:val="000000" w:themeColor="text1"/>
          <w:sz w:val="24"/>
          <w:szCs w:val="24"/>
          <w:lang w:val="en-US"/>
        </w:rPr>
        <w:t xml:space="preserve"> undoubtedly </w:t>
      </w:r>
      <w:del w:id="1120" w:author="East, Marion" w:date="2022-03-13T18:17:00Z">
        <w:r w:rsidRPr="00850320" w:rsidDel="00BE6473">
          <w:rPr>
            <w:rFonts w:ascii="Times New Roman" w:hAnsi="Times New Roman" w:cs="Times New Roman"/>
            <w:color w:val="000000" w:themeColor="text1"/>
            <w:sz w:val="24"/>
            <w:szCs w:val="24"/>
            <w:lang w:val="en-US"/>
          </w:rPr>
          <w:delText xml:space="preserve">an </w:delText>
        </w:r>
      </w:del>
      <w:r w:rsidRPr="00850320">
        <w:rPr>
          <w:rFonts w:ascii="Times New Roman" w:hAnsi="Times New Roman" w:cs="Times New Roman"/>
          <w:color w:val="000000" w:themeColor="text1"/>
          <w:sz w:val="24"/>
          <w:szCs w:val="24"/>
          <w:lang w:val="en-US"/>
        </w:rPr>
        <w:t>underestimate</w:t>
      </w:r>
      <w:ins w:id="1121" w:author="East, Marion" w:date="2022-03-13T18:17:00Z">
        <w:r w:rsidR="00BE6473">
          <w:rPr>
            <w:rFonts w:ascii="Times New Roman" w:hAnsi="Times New Roman" w:cs="Times New Roman"/>
            <w:color w:val="000000" w:themeColor="text1"/>
            <w:sz w:val="24"/>
            <w:szCs w:val="24"/>
            <w:lang w:val="en-US"/>
          </w:rPr>
          <w:t>s</w:t>
        </w:r>
      </w:ins>
      <w:r w:rsidRPr="00850320">
        <w:rPr>
          <w:rFonts w:ascii="Times New Roman" w:hAnsi="Times New Roman" w:cs="Times New Roman"/>
          <w:color w:val="000000" w:themeColor="text1"/>
          <w:sz w:val="24"/>
          <w:szCs w:val="24"/>
          <w:lang w:val="en-US"/>
        </w:rPr>
        <w:t xml:space="preserve"> as carcasses may have gone undetected, unreported or </w:t>
      </w:r>
      <w:ins w:id="1122" w:author="East, Marion" w:date="2022-03-11T13:15:00Z">
        <w:r w:rsidR="00FF00BA">
          <w:rPr>
            <w:rFonts w:ascii="Times New Roman" w:hAnsi="Times New Roman" w:cs="Times New Roman"/>
            <w:color w:val="000000" w:themeColor="text1"/>
            <w:sz w:val="24"/>
            <w:szCs w:val="24"/>
            <w:lang w:val="en-US"/>
          </w:rPr>
          <w:t xml:space="preserve">been </w:t>
        </w:r>
      </w:ins>
      <w:r w:rsidRPr="00850320">
        <w:rPr>
          <w:rFonts w:ascii="Times New Roman" w:hAnsi="Times New Roman" w:cs="Times New Roman"/>
          <w:color w:val="000000" w:themeColor="text1"/>
          <w:sz w:val="24"/>
          <w:szCs w:val="24"/>
          <w:lang w:val="en-US"/>
        </w:rPr>
        <w:t>consumed by scavengers</w:t>
      </w:r>
      <w:ins w:id="1123" w:author="Hofer, Heribert" w:date="2022-03-07T08:15:00Z">
        <w:r w:rsidR="00C93BC8">
          <w:rPr>
            <w:rFonts w:ascii="Times New Roman" w:hAnsi="Times New Roman" w:cs="Times New Roman"/>
            <w:color w:val="000000" w:themeColor="text1"/>
            <w:sz w:val="24"/>
            <w:szCs w:val="24"/>
            <w:lang w:val="en-US"/>
          </w:rPr>
          <w:t xml:space="preserve"> before detection</w:t>
        </w:r>
      </w:ins>
      <w:r w:rsidRPr="00850320">
        <w:rPr>
          <w:rFonts w:ascii="Times New Roman" w:hAnsi="Times New Roman" w:cs="Times New Roman"/>
          <w:color w:val="000000" w:themeColor="text1"/>
          <w:sz w:val="24"/>
          <w:szCs w:val="24"/>
          <w:lang w:val="en-US"/>
        </w:rPr>
        <w:t xml:space="preserve"> </w:t>
      </w:r>
      <w:r w:rsidRPr="00603F73">
        <w:rPr>
          <w:rFonts w:ascii="Times New Roman" w:hAnsi="Times New Roman" w:cs="Times New Roman"/>
          <w:color w:val="000000" w:themeColor="text1"/>
          <w:sz w:val="24"/>
          <w:szCs w:val="24"/>
          <w:lang w:val="en-US"/>
        </w:rPr>
        <w:fldChar w:fldCharType="begin"/>
      </w:r>
      <w:r w:rsidR="00185A55">
        <w:rPr>
          <w:rFonts w:ascii="Times New Roman" w:hAnsi="Times New Roman" w:cs="Times New Roman"/>
          <w:color w:val="000000" w:themeColor="text1"/>
          <w:sz w:val="24"/>
          <w:szCs w:val="24"/>
          <w:lang w:val="en-US"/>
        </w:rPr>
        <w:instrText xml:space="preserve"> ADDIN ZOTERO_ITEM CSL_CITATION {"citationID":"vu3mNhcp","properties":{"formattedCitation":"(Santos et al. 2011; Teixeira et al. 2013)","plainCitation":"(Santos et al. 2011; Teixeira et al. 2013)","noteIndex":0},"citationItems":[{"id":4656,"uris":["http://zotero.org/users/5432491/items/5TFDKTDC"],"uri":["http://zotero.org/users/5432491/items/5TFDKTDC"],"itemData":{"id":4656,"type":"article-journal","abstract":"Background Road mortality is probably the best-known and visible impact of roads upon wildlife. Although several factors influence road-kill counts, carcass persistence time is considered the most important determinant underlying underestimates of road mortality. The present study aims to describe and model carcass persistence variability on the road for different taxonomic groups under different environmental conditions throughout the year; and also to assess the effect of sampling frequency on the relative variation in road-kill estimates registered within a survey. Methodology/Principal Findings Daily surveys of road-killed vertebrates were conducted over one year along four road sections with different traffic volumes. Survival analysis was then used to i) describe carcass persistence timings for overall and for specific animal groups; ii) assess optimal sampling designs according to research objectives; and iii) model the influence of road, animal and weather factors on carcass persistence probabilities. Most animal carcasses persisted on the road for the first day only, with some groups disappearing at very high rates. The advisable periodicity of road monitoring that minimizes bias in road mortality estimates is daily monitoring for bats (in the morning) and lizards (in the afternoon), daily monitoring for toads, small birds, small mammals, snakes, salamanders, and lagomorphs; 1 day-interval (alternate days) for large birds, birds of prey, hedgehogs, and freshwater turtles; and 2 day-interval for carnivores. Multiple factors influenced the persistence probabilities of vertebrate carcasses on the road. Overall, the persistence was much lower for small animals, on roads with lower traffic volumes, for carcasses located on road lanes, and during humid conditions and high temperatures during the wet season and dry seasons, respectively. Conclusion/Significance The guidance given here on monitoring frequencies is particularly relevant to provide conservation and transportation agencies with accurate numbers of road-kills, realistic mitigation measures, and detailed designs for road monitoring programs.","container-title":"PLOS ONE","DOI":"10.1371/journal.pone.0025383","ISSN":"1932-6203","issue":"9","journalAbbreviation":"PLOS ONE","language":"en","note":"publisher: Public Library of Science","page":"e25383","source":"PLoS Journals","title":"How Long Do the Dead Survive on the Road? Carcass Persistence Probability and Implications for Road-Kill Monitoring Surveys","title-short":"How Long Do the Dead Survive on the Road?","volume":"6","author":[{"family":"Santos","given":"Sara M."},{"family":"Carvalho","given":"Filipe"},{"family":"Mira","given":"António"}],"issued":{"date-parts":[["2011",9,27]]}}},{"id":"qX81ssgi/1YwBhRIk","uris":["http://zotero.org/users/5432491/items/G9HZRCWB"],"uri":["http://zotero.org/users/5432491/items/G9HZRCWB"],"itemData":{"id":5136,"type":"article-journal","abstract":"The study of road mortality rates is important to identify species in need of detailed population evaluation, to determine the effectiveness of mitigation measures or to identify road network sections or road stretches where to concentrate mitigation actions. However, the impacts of roads on vertebrate mortality are usually underestimated, since detection probability and removal rates are not considered when road-kill magnitude is evaluated. In this paper, we present differential equations to estimate road-kill mortality rates taking into account carcass detectability and removal rates. The equations presented consider the periodicity and sampling methods normally used in road mortality studies and we discuss the recommended formulae to each sampling context. To exemplify outcomes of each equation we used a data set obtained during a one-year monitoring of vertebrate road-kills in southern Brazil. Our results show that there are differences in carcass detectability and removal rates among different taxonomic and body size groups. For reptiles and birds, respectively, we estimated mortality rates two and 39 times larger when considering carcass removal and detectability. Although our mortality estimates may be affected by some possible biases in sampling detection probability and removal rates, our main goal in this study was to provide a mathematical alternative to incorporate those error sources in road-kill estimates. We believe that the proposed mathematical models, by properly estimating road-kill magnitude, represent a substantial step towards an adequate evaluation of road impacts on wildlife.","container-title":"Biological Conservation","DOI":"10.1016/j.biocon.2012.09.006","ISSN":"0006-3207","journalAbbreviation":"Biological Conservation","language":"en","page":"317-323","source":"ScienceDirect","title":"Vertebrate road mortality estimates: Effects of sampling methods and carcass removal","title-short":"Vertebrate road mortality estimates","volume":"157","author":[{"family":"Teixeira","given":"Fernanda Zimmermann"},{"family":"Coelho","given":"Artur Vicente Pfeifer"},{"family":"Esperandio","given":"Isadora Beraldi"},{"family":"Kindel","given":"Andreas"}],"issued":{"date-parts":[["2013",1,1]]}}}],"schema":"https://github.com/citation-style-language/schema/raw/master/csl-citation.json"} </w:instrText>
      </w:r>
      <w:r w:rsidRPr="00603F73">
        <w:rPr>
          <w:rFonts w:ascii="Times New Roman" w:hAnsi="Times New Roman" w:cs="Times New Roman"/>
          <w:color w:val="000000" w:themeColor="text1"/>
          <w:sz w:val="24"/>
          <w:szCs w:val="24"/>
          <w:lang w:val="en-US"/>
        </w:rPr>
        <w:fldChar w:fldCharType="separate"/>
      </w:r>
      <w:r w:rsidRPr="009222C5">
        <w:rPr>
          <w:rFonts w:ascii="Times New Roman" w:hAnsi="Times New Roman" w:cs="Times New Roman"/>
          <w:sz w:val="24"/>
          <w:lang w:val="en-US"/>
        </w:rPr>
        <w:t>(Santos et al. 2011; Teixeira et al. 2013)</w:t>
      </w:r>
      <w:r w:rsidRPr="00603F73">
        <w:rPr>
          <w:rFonts w:ascii="Times New Roman" w:hAnsi="Times New Roman" w:cs="Times New Roman"/>
          <w:color w:val="000000" w:themeColor="text1"/>
          <w:sz w:val="24"/>
          <w:szCs w:val="24"/>
          <w:lang w:val="en-US"/>
        </w:rPr>
        <w:fldChar w:fldCharType="end"/>
      </w:r>
      <w:r w:rsidRPr="00850320">
        <w:rPr>
          <w:rFonts w:ascii="Times New Roman" w:hAnsi="Times New Roman" w:cs="Times New Roman"/>
          <w:color w:val="000000" w:themeColor="text1"/>
          <w:sz w:val="24"/>
          <w:szCs w:val="24"/>
          <w:lang w:val="en-US"/>
        </w:rPr>
        <w:t xml:space="preserve">. Even so, </w:t>
      </w:r>
      <w:del w:id="1124" w:author="East, Marion" w:date="2022-03-11T12:50:00Z">
        <w:r w:rsidRPr="00850320" w:rsidDel="00776A17">
          <w:rPr>
            <w:rFonts w:ascii="Times New Roman" w:hAnsi="Times New Roman" w:cs="Times New Roman"/>
            <w:color w:val="000000" w:themeColor="text1"/>
            <w:sz w:val="24"/>
            <w:szCs w:val="24"/>
            <w:lang w:val="en-US"/>
          </w:rPr>
          <w:delText xml:space="preserve">we expect </w:delText>
        </w:r>
      </w:del>
      <w:del w:id="1125" w:author="East, Marion" w:date="2022-03-13T18:19:00Z">
        <w:r w:rsidR="00C815CD" w:rsidRPr="00850320" w:rsidDel="00BE6473">
          <w:rPr>
            <w:rFonts w:ascii="Times New Roman" w:hAnsi="Times New Roman" w:cs="Times New Roman"/>
            <w:color w:val="000000" w:themeColor="text1"/>
            <w:sz w:val="24"/>
            <w:szCs w:val="24"/>
            <w:lang w:val="en-US"/>
          </w:rPr>
          <w:delText>the</w:delText>
        </w:r>
      </w:del>
      <w:ins w:id="1126" w:author="East, Marion" w:date="2022-03-13T18:19:00Z">
        <w:r w:rsidR="00BE6473">
          <w:rPr>
            <w:rFonts w:ascii="Times New Roman" w:hAnsi="Times New Roman" w:cs="Times New Roman"/>
            <w:color w:val="000000" w:themeColor="text1"/>
            <w:sz w:val="24"/>
            <w:szCs w:val="24"/>
            <w:lang w:val="en-US"/>
          </w:rPr>
          <w:t>our</w:t>
        </w:r>
      </w:ins>
      <w:r w:rsidRPr="00850320">
        <w:rPr>
          <w:rFonts w:ascii="Times New Roman" w:hAnsi="Times New Roman" w:cs="Times New Roman"/>
          <w:color w:val="000000" w:themeColor="text1"/>
          <w:sz w:val="24"/>
          <w:szCs w:val="24"/>
          <w:lang w:val="en-US"/>
        </w:rPr>
        <w:t xml:space="preserve"> results </w:t>
      </w:r>
      <w:del w:id="1127" w:author="East, Marion" w:date="2022-03-13T18:19:00Z">
        <w:r w:rsidR="00C815CD" w:rsidRPr="00850320" w:rsidDel="00BE6473">
          <w:rPr>
            <w:rFonts w:ascii="Times New Roman" w:hAnsi="Times New Roman" w:cs="Times New Roman"/>
            <w:color w:val="000000" w:themeColor="text1"/>
            <w:sz w:val="24"/>
            <w:szCs w:val="24"/>
            <w:lang w:val="en-US"/>
          </w:rPr>
          <w:delText>of our</w:delText>
        </w:r>
        <w:r w:rsidRPr="00850320" w:rsidDel="00BE6473">
          <w:rPr>
            <w:rFonts w:ascii="Times New Roman" w:hAnsi="Times New Roman" w:cs="Times New Roman"/>
            <w:color w:val="000000" w:themeColor="text1"/>
            <w:sz w:val="24"/>
            <w:szCs w:val="24"/>
            <w:lang w:val="en-US"/>
          </w:rPr>
          <w:delText xml:space="preserve"> analyses</w:delText>
        </w:r>
      </w:del>
      <w:ins w:id="1128" w:author="East, Marion" w:date="2022-03-11T12:51:00Z">
        <w:del w:id="1129" w:author="Sarah Benhaiem" w:date="2022-03-17T18:06:00Z">
          <w:r w:rsidR="00776A17" w:rsidDel="00314FBA">
            <w:rPr>
              <w:rFonts w:ascii="Times New Roman" w:hAnsi="Times New Roman" w:cs="Times New Roman"/>
              <w:color w:val="000000" w:themeColor="text1"/>
              <w:sz w:val="24"/>
              <w:szCs w:val="24"/>
              <w:lang w:val="en-US"/>
            </w:rPr>
            <w:delText xml:space="preserve"> </w:delText>
          </w:r>
        </w:del>
        <w:r w:rsidR="00776A17">
          <w:rPr>
            <w:rFonts w:ascii="Times New Roman" w:hAnsi="Times New Roman" w:cs="Times New Roman"/>
            <w:color w:val="000000" w:themeColor="text1"/>
            <w:sz w:val="24"/>
            <w:szCs w:val="24"/>
            <w:lang w:val="en-US"/>
          </w:rPr>
          <w:t xml:space="preserve">provide a conservative </w:t>
        </w:r>
        <w:r w:rsidR="00FF00BA">
          <w:rPr>
            <w:rFonts w:ascii="Times New Roman" w:hAnsi="Times New Roman" w:cs="Times New Roman"/>
            <w:color w:val="000000" w:themeColor="text1"/>
            <w:sz w:val="24"/>
            <w:szCs w:val="24"/>
            <w:lang w:val="en-US"/>
          </w:rPr>
          <w:t>estimate of the</w:t>
        </w:r>
      </w:ins>
      <w:ins w:id="1130" w:author="East, Marion" w:date="2022-03-13T21:11:00Z">
        <w:r w:rsidR="00AF770B">
          <w:rPr>
            <w:rFonts w:ascii="Times New Roman" w:hAnsi="Times New Roman" w:cs="Times New Roman"/>
            <w:color w:val="000000" w:themeColor="text1"/>
            <w:sz w:val="24"/>
            <w:szCs w:val="24"/>
            <w:lang w:val="en-US"/>
          </w:rPr>
          <w:t>se</w:t>
        </w:r>
      </w:ins>
      <w:ins w:id="1131" w:author="East, Marion" w:date="2022-03-11T12:51:00Z">
        <w:r w:rsidR="00AF770B">
          <w:rPr>
            <w:rFonts w:ascii="Times New Roman" w:hAnsi="Times New Roman" w:cs="Times New Roman"/>
            <w:color w:val="000000" w:themeColor="text1"/>
            <w:sz w:val="24"/>
            <w:szCs w:val="24"/>
            <w:lang w:val="en-US"/>
          </w:rPr>
          <w:t xml:space="preserve"> rates</w:t>
        </w:r>
      </w:ins>
      <w:ins w:id="1132" w:author="East, Marion" w:date="2022-03-11T12:54:00Z">
        <w:r w:rsidR="00BE6473">
          <w:rPr>
            <w:rFonts w:ascii="Times New Roman" w:hAnsi="Times New Roman" w:cs="Times New Roman"/>
            <w:color w:val="000000" w:themeColor="text1"/>
            <w:sz w:val="24"/>
            <w:szCs w:val="24"/>
            <w:lang w:val="en-US"/>
          </w:rPr>
          <w:t>,</w:t>
        </w:r>
      </w:ins>
      <w:ins w:id="1133" w:author="East, Marion" w:date="2022-03-11T13:19:00Z">
        <w:r w:rsidR="00BE6473">
          <w:rPr>
            <w:rFonts w:ascii="Times New Roman" w:hAnsi="Times New Roman" w:cs="Times New Roman"/>
            <w:color w:val="000000" w:themeColor="text1"/>
            <w:sz w:val="24"/>
            <w:szCs w:val="24"/>
            <w:lang w:val="en-US"/>
          </w:rPr>
          <w:t xml:space="preserve"> and as predicted</w:t>
        </w:r>
        <w:r w:rsidR="00AF770B">
          <w:rPr>
            <w:rFonts w:ascii="Times New Roman" w:hAnsi="Times New Roman" w:cs="Times New Roman"/>
            <w:color w:val="000000" w:themeColor="text1"/>
            <w:sz w:val="24"/>
            <w:szCs w:val="24"/>
            <w:lang w:val="en-US"/>
          </w:rPr>
          <w:t xml:space="preserve"> </w:t>
        </w:r>
      </w:ins>
      <w:ins w:id="1134" w:author="East, Marion" w:date="2022-03-13T21:12:00Z">
        <w:r w:rsidR="00AF770B">
          <w:rPr>
            <w:rFonts w:ascii="Times New Roman" w:hAnsi="Times New Roman" w:cs="Times New Roman"/>
            <w:color w:val="000000" w:themeColor="text1"/>
            <w:sz w:val="24"/>
            <w:szCs w:val="24"/>
            <w:lang w:val="en-US"/>
          </w:rPr>
          <w:t>the rate was</w:t>
        </w:r>
      </w:ins>
      <w:ins w:id="1135" w:author="East, Marion" w:date="2022-03-11T13:19:00Z">
        <w:r w:rsidR="00FF00BA">
          <w:rPr>
            <w:rFonts w:ascii="Times New Roman" w:hAnsi="Times New Roman" w:cs="Times New Roman"/>
            <w:color w:val="000000" w:themeColor="text1"/>
            <w:sz w:val="24"/>
            <w:szCs w:val="24"/>
            <w:lang w:val="en-US"/>
          </w:rPr>
          <w:t xml:space="preserve"> substantially higher </w:t>
        </w:r>
      </w:ins>
      <w:ins w:id="1136" w:author="East, Marion" w:date="2022-03-11T13:21:00Z">
        <w:r w:rsidR="00FF00BA">
          <w:rPr>
            <w:rFonts w:ascii="Times New Roman" w:hAnsi="Times New Roman" w:cs="Times New Roman"/>
            <w:color w:val="000000" w:themeColor="text1"/>
            <w:sz w:val="24"/>
            <w:szCs w:val="24"/>
            <w:lang w:val="en-US"/>
          </w:rPr>
          <w:t>on main roads than track</w:t>
        </w:r>
      </w:ins>
      <w:ins w:id="1137" w:author="East, Marion" w:date="2022-03-13T19:26:00Z">
        <w:r w:rsidR="00BE6473">
          <w:rPr>
            <w:rFonts w:ascii="Times New Roman" w:hAnsi="Times New Roman" w:cs="Times New Roman"/>
            <w:color w:val="000000" w:themeColor="text1"/>
            <w:sz w:val="24"/>
            <w:szCs w:val="24"/>
            <w:lang w:val="en-US"/>
          </w:rPr>
          <w:t>s</w:t>
        </w:r>
      </w:ins>
      <w:ins w:id="1138" w:author="East, Marion" w:date="2022-03-11T13:22:00Z">
        <w:r w:rsidR="00AF770B">
          <w:rPr>
            <w:rFonts w:ascii="Times New Roman" w:hAnsi="Times New Roman" w:cs="Times New Roman"/>
            <w:color w:val="000000" w:themeColor="text1"/>
            <w:sz w:val="24"/>
            <w:szCs w:val="24"/>
            <w:lang w:val="en-US"/>
          </w:rPr>
          <w:t>. This was</w:t>
        </w:r>
        <w:r w:rsidR="00021C5F">
          <w:rPr>
            <w:rFonts w:ascii="Times New Roman" w:hAnsi="Times New Roman" w:cs="Times New Roman"/>
            <w:color w:val="000000" w:themeColor="text1"/>
            <w:sz w:val="24"/>
            <w:szCs w:val="24"/>
            <w:lang w:val="en-US"/>
          </w:rPr>
          <w:t xml:space="preserve"> probably due to the greater volume of vehicles and higher spe</w:t>
        </w:r>
      </w:ins>
      <w:ins w:id="1139" w:author="East, Marion" w:date="2022-03-13T18:23:00Z">
        <w:r w:rsidR="00BE6473">
          <w:rPr>
            <w:rFonts w:ascii="Times New Roman" w:hAnsi="Times New Roman" w:cs="Times New Roman"/>
            <w:color w:val="000000" w:themeColor="text1"/>
            <w:sz w:val="24"/>
            <w:szCs w:val="24"/>
            <w:lang w:val="en-US"/>
          </w:rPr>
          <w:t>e</w:t>
        </w:r>
      </w:ins>
      <w:ins w:id="1140" w:author="East, Marion" w:date="2022-03-11T13:22:00Z">
        <w:r w:rsidR="00BE6473">
          <w:rPr>
            <w:rFonts w:ascii="Times New Roman" w:hAnsi="Times New Roman" w:cs="Times New Roman"/>
            <w:color w:val="000000" w:themeColor="text1"/>
            <w:sz w:val="24"/>
            <w:szCs w:val="24"/>
            <w:lang w:val="en-US"/>
          </w:rPr>
          <w:t>d of traffic on main roads.</w:t>
        </w:r>
      </w:ins>
      <w:ins w:id="1141" w:author="East, Marion" w:date="2022-03-11T13:24:00Z">
        <w:r w:rsidR="00021C5F">
          <w:rPr>
            <w:rFonts w:ascii="Times New Roman" w:hAnsi="Times New Roman" w:cs="Times New Roman"/>
            <w:color w:val="000000" w:themeColor="text1"/>
            <w:sz w:val="24"/>
            <w:szCs w:val="24"/>
            <w:lang w:val="en-US"/>
          </w:rPr>
          <w:t xml:space="preserve"> </w:t>
        </w:r>
      </w:ins>
      <w:ins w:id="1142" w:author="East, Marion" w:date="2022-03-13T18:32:00Z">
        <w:r w:rsidR="00AF770B">
          <w:rPr>
            <w:rFonts w:ascii="Times New Roman" w:hAnsi="Times New Roman" w:cs="Times New Roman"/>
            <w:color w:val="000000" w:themeColor="text1"/>
            <w:sz w:val="24"/>
            <w:szCs w:val="24"/>
            <w:lang w:val="en-US"/>
          </w:rPr>
          <w:t>I</w:t>
        </w:r>
      </w:ins>
      <w:ins w:id="1143" w:author="East, Marion" w:date="2022-03-13T21:13:00Z">
        <w:r w:rsidR="00AF770B">
          <w:rPr>
            <w:rFonts w:ascii="Times New Roman" w:hAnsi="Times New Roman" w:cs="Times New Roman"/>
            <w:color w:val="000000" w:themeColor="text1"/>
            <w:sz w:val="24"/>
            <w:szCs w:val="24"/>
            <w:lang w:val="en-US"/>
          </w:rPr>
          <w:t>n line with this suggestion,</w:t>
        </w:r>
      </w:ins>
      <w:ins w:id="1144" w:author="East, Marion" w:date="2022-03-13T18:33:00Z">
        <w:r w:rsidR="00BE6473">
          <w:rPr>
            <w:rFonts w:ascii="Times New Roman" w:hAnsi="Times New Roman" w:cs="Times New Roman"/>
            <w:color w:val="000000" w:themeColor="text1"/>
            <w:sz w:val="24"/>
            <w:szCs w:val="24"/>
            <w:lang w:val="en-US"/>
          </w:rPr>
          <w:t xml:space="preserve"> a recent </w:t>
        </w:r>
      </w:ins>
      <w:ins w:id="1145" w:author="East, Marion" w:date="2022-03-13T18:40:00Z">
        <w:r w:rsidR="00BE6473">
          <w:rPr>
            <w:rFonts w:ascii="Times New Roman" w:hAnsi="Times New Roman" w:cs="Times New Roman"/>
            <w:color w:val="000000" w:themeColor="text1"/>
            <w:sz w:val="24"/>
            <w:szCs w:val="24"/>
            <w:lang w:val="en-US"/>
          </w:rPr>
          <w:t xml:space="preserve">roadkill </w:t>
        </w:r>
      </w:ins>
      <w:ins w:id="1146" w:author="East, Marion" w:date="2022-03-13T18:33:00Z">
        <w:r w:rsidR="00BE6473">
          <w:rPr>
            <w:rFonts w:ascii="Times New Roman" w:hAnsi="Times New Roman" w:cs="Times New Roman"/>
            <w:color w:val="000000" w:themeColor="text1"/>
            <w:sz w:val="24"/>
            <w:szCs w:val="24"/>
            <w:lang w:val="en-US"/>
          </w:rPr>
          <w:t xml:space="preserve">survey </w:t>
        </w:r>
      </w:ins>
      <w:ins w:id="1147" w:author="East, Marion" w:date="2022-03-13T18:37:00Z">
        <w:r w:rsidR="00BE6473">
          <w:rPr>
            <w:rFonts w:ascii="Times New Roman" w:hAnsi="Times New Roman" w:cs="Times New Roman"/>
            <w:color w:val="000000" w:themeColor="text1"/>
            <w:sz w:val="24"/>
            <w:szCs w:val="24"/>
            <w:lang w:val="en-US"/>
          </w:rPr>
          <w:t>in the Serengeti NP</w:t>
        </w:r>
      </w:ins>
      <w:ins w:id="1148" w:author="East, Marion" w:date="2022-03-13T18:33:00Z">
        <w:r w:rsidR="00AF770B">
          <w:rPr>
            <w:rFonts w:ascii="Times New Roman" w:hAnsi="Times New Roman" w:cs="Times New Roman"/>
            <w:color w:val="000000" w:themeColor="text1"/>
            <w:sz w:val="24"/>
            <w:szCs w:val="24"/>
            <w:lang w:val="en-US"/>
          </w:rPr>
          <w:t xml:space="preserve"> </w:t>
        </w:r>
        <w:r w:rsidR="00BE6473">
          <w:rPr>
            <w:rFonts w:ascii="Times New Roman" w:hAnsi="Times New Roman" w:cs="Times New Roman"/>
            <w:color w:val="000000" w:themeColor="text1"/>
            <w:sz w:val="24"/>
            <w:szCs w:val="24"/>
            <w:lang w:val="en-US"/>
          </w:rPr>
          <w:t xml:space="preserve">reported </w:t>
        </w:r>
      </w:ins>
      <w:ins w:id="1149" w:author="East, Marion" w:date="2022-03-13T21:14:00Z">
        <w:r w:rsidR="00AF770B">
          <w:rPr>
            <w:rFonts w:ascii="Times New Roman" w:hAnsi="Times New Roman" w:cs="Times New Roman"/>
            <w:color w:val="000000" w:themeColor="text1"/>
            <w:sz w:val="24"/>
            <w:szCs w:val="24"/>
            <w:lang w:val="en-US"/>
          </w:rPr>
          <w:t xml:space="preserve">that </w:t>
        </w:r>
      </w:ins>
      <w:ins w:id="1150" w:author="East, Marion" w:date="2022-03-13T18:33:00Z">
        <w:r w:rsidR="00BE6473">
          <w:rPr>
            <w:rFonts w:ascii="Times New Roman" w:hAnsi="Times New Roman" w:cs="Times New Roman"/>
            <w:color w:val="000000" w:themeColor="text1"/>
            <w:sz w:val="24"/>
            <w:szCs w:val="24"/>
            <w:lang w:val="en-US"/>
          </w:rPr>
          <w:t>69.4% of wildlife ro</w:t>
        </w:r>
      </w:ins>
      <w:ins w:id="1151" w:author="East, Marion" w:date="2022-03-13T18:38:00Z">
        <w:r w:rsidR="00BE6473">
          <w:rPr>
            <w:rFonts w:ascii="Times New Roman" w:hAnsi="Times New Roman" w:cs="Times New Roman"/>
            <w:color w:val="000000" w:themeColor="text1"/>
            <w:sz w:val="24"/>
            <w:szCs w:val="24"/>
            <w:lang w:val="en-US"/>
          </w:rPr>
          <w:t xml:space="preserve">adkills occurred on roads in </w:t>
        </w:r>
      </w:ins>
      <w:ins w:id="1152" w:author="East, Marion" w:date="2022-03-13T18:39:00Z">
        <w:r w:rsidR="00BE6473">
          <w:rPr>
            <w:rFonts w:ascii="Times New Roman" w:hAnsi="Times New Roman" w:cs="Times New Roman"/>
            <w:color w:val="000000" w:themeColor="text1"/>
            <w:sz w:val="24"/>
            <w:szCs w:val="24"/>
            <w:lang w:val="en-US"/>
          </w:rPr>
          <w:t xml:space="preserve">a </w:t>
        </w:r>
      </w:ins>
      <w:ins w:id="1153" w:author="East, Marion" w:date="2022-03-13T18:38:00Z">
        <w:r w:rsidR="00BE6473">
          <w:rPr>
            <w:rFonts w:ascii="Times New Roman" w:hAnsi="Times New Roman" w:cs="Times New Roman"/>
            <w:color w:val="000000" w:themeColor="text1"/>
            <w:sz w:val="24"/>
            <w:szCs w:val="24"/>
            <w:lang w:val="en-US"/>
          </w:rPr>
          <w:t>good condition</w:t>
        </w:r>
      </w:ins>
      <w:ins w:id="1154" w:author="East, Marion" w:date="2022-03-13T18:41:00Z">
        <w:r w:rsidR="00BE6473">
          <w:rPr>
            <w:rFonts w:ascii="Times New Roman" w:hAnsi="Times New Roman" w:cs="Times New Roman"/>
            <w:color w:val="000000" w:themeColor="text1"/>
            <w:sz w:val="24"/>
            <w:szCs w:val="24"/>
            <w:lang w:val="en-US"/>
          </w:rPr>
          <w:t xml:space="preserve"> </w:t>
        </w:r>
      </w:ins>
      <w:ins w:id="1155" w:author="East, Marion" w:date="2022-03-14T17:58:00Z">
        <w:r w:rsidR="000017BC">
          <w:rPr>
            <w:rFonts w:ascii="Times New Roman" w:hAnsi="Times New Roman" w:cs="Times New Roman"/>
            <w:color w:val="000000" w:themeColor="text1"/>
            <w:sz w:val="24"/>
            <w:szCs w:val="24"/>
            <w:lang w:val="en-US"/>
          </w:rPr>
          <w:t xml:space="preserve">and </w:t>
        </w:r>
      </w:ins>
      <w:commentRangeStart w:id="1156"/>
      <w:ins w:id="1157" w:author="East, Marion" w:date="2022-03-13T18:41:00Z">
        <w:r w:rsidR="00BE6473">
          <w:rPr>
            <w:rFonts w:ascii="Times New Roman" w:hAnsi="Times New Roman" w:cs="Times New Roman"/>
            <w:color w:val="000000" w:themeColor="text1"/>
            <w:sz w:val="24"/>
            <w:szCs w:val="24"/>
            <w:lang w:val="en-US"/>
          </w:rPr>
          <w:t xml:space="preserve">with a high </w:t>
        </w:r>
      </w:ins>
      <w:commentRangeEnd w:id="1156"/>
      <w:ins w:id="1158" w:author="East, Marion" w:date="2022-03-14T18:09:00Z">
        <w:r w:rsidR="000017BC">
          <w:rPr>
            <w:rStyle w:val="CommentReference"/>
          </w:rPr>
          <w:commentReference w:id="1156"/>
        </w:r>
      </w:ins>
      <w:ins w:id="1159" w:author="East, Marion" w:date="2022-03-13T18:41:00Z">
        <w:r w:rsidR="00BE6473">
          <w:rPr>
            <w:rFonts w:ascii="Times New Roman" w:hAnsi="Times New Roman" w:cs="Times New Roman"/>
            <w:color w:val="000000" w:themeColor="text1"/>
            <w:sz w:val="24"/>
            <w:szCs w:val="24"/>
            <w:lang w:val="en-US"/>
          </w:rPr>
          <w:t>volume of traffic (Lyamuya et al.</w:t>
        </w:r>
      </w:ins>
      <w:ins w:id="1160" w:author="East, Marion" w:date="2022-03-13T18:42:00Z">
        <w:r w:rsidR="00BE6473">
          <w:rPr>
            <w:rFonts w:ascii="Times New Roman" w:hAnsi="Times New Roman" w:cs="Times New Roman"/>
            <w:color w:val="000000" w:themeColor="text1"/>
            <w:sz w:val="24"/>
            <w:szCs w:val="24"/>
            <w:lang w:val="en-US"/>
          </w:rPr>
          <w:t xml:space="preserve"> 2021).</w:t>
        </w:r>
      </w:ins>
    </w:p>
    <w:p w14:paraId="0755DFCF" w14:textId="0164D182" w:rsidR="008F3643" w:rsidRPr="00850320" w:rsidRDefault="00BE6473" w:rsidP="00BE6473">
      <w:pPr>
        <w:spacing w:line="600" w:lineRule="auto"/>
        <w:jc w:val="both"/>
        <w:rPr>
          <w:rFonts w:ascii="Times New Roman" w:hAnsi="Times New Roman" w:cs="Times New Roman"/>
          <w:color w:val="000000" w:themeColor="text1"/>
          <w:sz w:val="24"/>
          <w:szCs w:val="24"/>
          <w:lang w:val="en-US"/>
        </w:rPr>
      </w:pPr>
      <w:ins w:id="1161" w:author="East, Marion" w:date="2022-03-13T19:28:00Z">
        <w:r>
          <w:rPr>
            <w:rFonts w:ascii="Times New Roman" w:hAnsi="Times New Roman" w:cs="Times New Roman"/>
            <w:color w:val="000000" w:themeColor="text1"/>
            <w:sz w:val="24"/>
            <w:szCs w:val="24"/>
            <w:lang w:val="en-US"/>
          </w:rPr>
          <w:t>Although our</w:t>
        </w:r>
      </w:ins>
      <w:ins w:id="1162" w:author="East, Marion" w:date="2022-03-14T18:16:00Z">
        <w:r w:rsidR="000017BC">
          <w:rPr>
            <w:rFonts w:ascii="Times New Roman" w:hAnsi="Times New Roman" w:cs="Times New Roman"/>
            <w:color w:val="000000" w:themeColor="text1"/>
            <w:sz w:val="24"/>
            <w:szCs w:val="24"/>
            <w:lang w:val="en-US"/>
          </w:rPr>
          <w:t xml:space="preserve"> study is based on incidences of hyenas killed by vehicles </w:t>
        </w:r>
      </w:ins>
      <w:ins w:id="1163" w:author="East, Marion" w:date="2022-03-14T18:17:00Z">
        <w:r w:rsidR="000017BC">
          <w:rPr>
            <w:rFonts w:ascii="Times New Roman" w:hAnsi="Times New Roman" w:cs="Times New Roman"/>
            <w:color w:val="000000" w:themeColor="text1"/>
            <w:sz w:val="24"/>
            <w:szCs w:val="24"/>
            <w:lang w:val="en-US"/>
          </w:rPr>
          <w:t xml:space="preserve">including those </w:t>
        </w:r>
      </w:ins>
      <w:ins w:id="1164" w:author="East, Marion" w:date="2022-03-13T20:06:00Z">
        <w:r w:rsidR="000017BC">
          <w:rPr>
            <w:rFonts w:ascii="Times New Roman" w:hAnsi="Times New Roman" w:cs="Times New Roman"/>
            <w:color w:val="000000" w:themeColor="text1"/>
            <w:sz w:val="24"/>
            <w:szCs w:val="24"/>
            <w:lang w:val="en-US"/>
          </w:rPr>
          <w:t xml:space="preserve">found by </w:t>
        </w:r>
        <w:del w:id="1165" w:author="Sarah Benhaiem" w:date="2022-03-17T18:08:00Z">
          <w:r w:rsidR="000017BC" w:rsidDel="00EC41D1">
            <w:rPr>
              <w:rFonts w:ascii="Times New Roman" w:hAnsi="Times New Roman" w:cs="Times New Roman"/>
              <w:color w:val="000000" w:themeColor="text1"/>
              <w:sz w:val="24"/>
              <w:szCs w:val="24"/>
              <w:lang w:val="en-US"/>
            </w:rPr>
            <w:delText xml:space="preserve">our </w:delText>
          </w:r>
        </w:del>
      </w:ins>
      <w:ins w:id="1166" w:author="East, Marion" w:date="2022-03-14T18:18:00Z">
        <w:r w:rsidR="000017BC">
          <w:rPr>
            <w:rFonts w:ascii="Times New Roman" w:hAnsi="Times New Roman" w:cs="Times New Roman"/>
            <w:color w:val="000000" w:themeColor="text1"/>
            <w:sz w:val="24"/>
            <w:szCs w:val="24"/>
            <w:lang w:val="en-US"/>
          </w:rPr>
          <w:t xml:space="preserve">members of the </w:t>
        </w:r>
      </w:ins>
      <w:ins w:id="1167" w:author="East, Marion" w:date="2022-03-13T20:06:00Z">
        <w:r w:rsidR="000017BC">
          <w:rPr>
            <w:rFonts w:ascii="Times New Roman" w:hAnsi="Times New Roman" w:cs="Times New Roman"/>
            <w:color w:val="000000" w:themeColor="text1"/>
            <w:sz w:val="24"/>
            <w:szCs w:val="24"/>
            <w:lang w:val="en-US"/>
          </w:rPr>
          <w:t xml:space="preserve">project and those reported by people engaged in other </w:t>
        </w:r>
        <w:r>
          <w:rPr>
            <w:rFonts w:ascii="Times New Roman" w:hAnsi="Times New Roman" w:cs="Times New Roman"/>
            <w:color w:val="000000" w:themeColor="text1"/>
            <w:sz w:val="24"/>
            <w:szCs w:val="24"/>
            <w:lang w:val="en-US"/>
          </w:rPr>
          <w:t>activities</w:t>
        </w:r>
      </w:ins>
      <w:ins w:id="1168" w:author="East, Marion" w:date="2022-03-13T21:16:00Z">
        <w:r w:rsidR="00AF770B">
          <w:rPr>
            <w:rFonts w:ascii="Times New Roman" w:hAnsi="Times New Roman" w:cs="Times New Roman"/>
            <w:color w:val="000000" w:themeColor="text1"/>
            <w:sz w:val="24"/>
            <w:szCs w:val="24"/>
            <w:lang w:val="en-US"/>
          </w:rPr>
          <w:t xml:space="preserve"> in </w:t>
        </w:r>
      </w:ins>
      <w:ins w:id="1169" w:author="East, Marion" w:date="2022-03-13T21:17:00Z">
        <w:r w:rsidR="00AF770B">
          <w:rPr>
            <w:rFonts w:ascii="Times New Roman" w:hAnsi="Times New Roman" w:cs="Times New Roman"/>
            <w:color w:val="000000" w:themeColor="text1"/>
            <w:sz w:val="24"/>
            <w:szCs w:val="24"/>
            <w:lang w:val="en-US"/>
          </w:rPr>
          <w:t>the Serengeti NP</w:t>
        </w:r>
      </w:ins>
      <w:ins w:id="1170" w:author="East, Marion" w:date="2022-03-13T19:47:00Z">
        <w:r>
          <w:rPr>
            <w:rFonts w:ascii="Times New Roman" w:hAnsi="Times New Roman" w:cs="Times New Roman"/>
            <w:color w:val="000000" w:themeColor="text1"/>
            <w:sz w:val="24"/>
            <w:szCs w:val="24"/>
            <w:lang w:val="en-US"/>
          </w:rPr>
          <w:t>,</w:t>
        </w:r>
      </w:ins>
      <w:ins w:id="1171" w:author="East, Marion" w:date="2022-03-13T19:31:00Z">
        <w:r>
          <w:rPr>
            <w:rFonts w:ascii="Times New Roman" w:hAnsi="Times New Roman" w:cs="Times New Roman"/>
            <w:color w:val="000000" w:themeColor="text1"/>
            <w:sz w:val="24"/>
            <w:szCs w:val="24"/>
            <w:lang w:val="en-US"/>
          </w:rPr>
          <w:t xml:space="preserve"> </w:t>
        </w:r>
      </w:ins>
      <w:ins w:id="1172" w:author="East, Marion" w:date="2022-03-13T19:47:00Z">
        <w:r>
          <w:rPr>
            <w:rFonts w:ascii="Times New Roman" w:hAnsi="Times New Roman" w:cs="Times New Roman"/>
            <w:color w:val="000000" w:themeColor="text1"/>
            <w:sz w:val="24"/>
            <w:szCs w:val="24"/>
            <w:lang w:val="en-US"/>
          </w:rPr>
          <w:t>we think that</w:t>
        </w:r>
      </w:ins>
      <w:ins w:id="1173" w:author="East, Marion" w:date="2022-03-13T19:31:00Z">
        <w:r>
          <w:rPr>
            <w:rFonts w:ascii="Times New Roman" w:hAnsi="Times New Roman" w:cs="Times New Roman"/>
            <w:color w:val="000000" w:themeColor="text1"/>
            <w:sz w:val="24"/>
            <w:szCs w:val="24"/>
            <w:lang w:val="en-US"/>
          </w:rPr>
          <w:t xml:space="preserve"> the </w:t>
        </w:r>
      </w:ins>
      <w:ins w:id="1174" w:author="East, Marion" w:date="2022-03-13T19:33:00Z">
        <w:r>
          <w:rPr>
            <w:rFonts w:ascii="Times New Roman" w:hAnsi="Times New Roman" w:cs="Times New Roman"/>
            <w:color w:val="000000" w:themeColor="text1"/>
            <w:sz w:val="24"/>
            <w:szCs w:val="24"/>
            <w:lang w:val="en-US"/>
          </w:rPr>
          <w:t xml:space="preserve">seasonal </w:t>
        </w:r>
      </w:ins>
      <w:ins w:id="1175" w:author="East, Marion" w:date="2022-03-13T19:31:00Z">
        <w:r>
          <w:rPr>
            <w:rFonts w:ascii="Times New Roman" w:hAnsi="Times New Roman" w:cs="Times New Roman"/>
            <w:color w:val="000000" w:themeColor="text1"/>
            <w:sz w:val="24"/>
            <w:szCs w:val="24"/>
            <w:lang w:val="en-US"/>
          </w:rPr>
          <w:t xml:space="preserve">pattern revealed by our analysis </w:t>
        </w:r>
      </w:ins>
      <w:ins w:id="1176" w:author="East, Marion" w:date="2022-03-13T19:33:00Z">
        <w:r>
          <w:rPr>
            <w:rFonts w:ascii="Times New Roman" w:hAnsi="Times New Roman" w:cs="Times New Roman"/>
            <w:color w:val="000000" w:themeColor="text1"/>
            <w:sz w:val="24"/>
            <w:szCs w:val="24"/>
            <w:lang w:val="en-US"/>
          </w:rPr>
          <w:t xml:space="preserve">is </w:t>
        </w:r>
      </w:ins>
      <w:ins w:id="1177" w:author="East, Marion" w:date="2022-03-13T19:34:00Z">
        <w:r>
          <w:rPr>
            <w:rFonts w:ascii="Times New Roman" w:hAnsi="Times New Roman" w:cs="Times New Roman"/>
            <w:color w:val="000000" w:themeColor="text1"/>
            <w:sz w:val="24"/>
            <w:szCs w:val="24"/>
            <w:lang w:val="en-US"/>
          </w:rPr>
          <w:t xml:space="preserve">likely </w:t>
        </w:r>
      </w:ins>
      <w:del w:id="1178" w:author="East, Marion" w:date="2022-03-13T19:49:00Z">
        <w:r w:rsidR="008F3643" w:rsidRPr="00850320" w:rsidDel="00BE6473">
          <w:rPr>
            <w:rFonts w:ascii="Times New Roman" w:hAnsi="Times New Roman" w:cs="Times New Roman"/>
            <w:color w:val="000000" w:themeColor="text1"/>
            <w:sz w:val="24"/>
            <w:szCs w:val="24"/>
            <w:lang w:val="en-US"/>
          </w:rPr>
          <w:delText xml:space="preserve"> </w:delText>
        </w:r>
      </w:del>
      <w:r w:rsidR="008F3643" w:rsidRPr="00850320">
        <w:rPr>
          <w:rFonts w:ascii="Times New Roman" w:hAnsi="Times New Roman" w:cs="Times New Roman"/>
          <w:color w:val="000000" w:themeColor="text1"/>
          <w:sz w:val="24"/>
          <w:szCs w:val="24"/>
          <w:lang w:val="en-US"/>
        </w:rPr>
        <w:t>to be robust</w:t>
      </w:r>
      <w:ins w:id="1179" w:author="East, Marion" w:date="2022-03-13T19:34:00Z">
        <w:del w:id="1180" w:author="Sarah Benhaiem" w:date="2022-03-17T18:07:00Z">
          <w:r w:rsidDel="00EC41D1">
            <w:rPr>
              <w:rFonts w:ascii="Times New Roman" w:hAnsi="Times New Roman" w:cs="Times New Roman"/>
              <w:color w:val="000000" w:themeColor="text1"/>
              <w:sz w:val="24"/>
              <w:szCs w:val="24"/>
              <w:lang w:val="en-US"/>
            </w:rPr>
            <w:delText>.</w:delText>
          </w:r>
        </w:del>
      </w:ins>
      <w:ins w:id="1181" w:author="East, Marion" w:date="2022-03-13T19:48:00Z">
        <w:del w:id="1182" w:author="Sarah Benhaiem" w:date="2022-03-17T18:07:00Z">
          <w:r w:rsidDel="00EC41D1">
            <w:rPr>
              <w:rFonts w:ascii="Times New Roman" w:hAnsi="Times New Roman" w:cs="Times New Roman"/>
              <w:color w:val="000000" w:themeColor="text1"/>
              <w:sz w:val="24"/>
              <w:szCs w:val="24"/>
              <w:lang w:val="en-US"/>
            </w:rPr>
            <w:delText xml:space="preserve"> </w:delText>
          </w:r>
        </w:del>
      </w:ins>
      <w:ins w:id="1183" w:author="East, Marion" w:date="2022-03-13T19:34:00Z">
        <w:del w:id="1184" w:author="Sarah Benhaiem" w:date="2022-03-17T18:07:00Z">
          <w:r w:rsidDel="00EC41D1">
            <w:rPr>
              <w:rFonts w:ascii="Times New Roman" w:hAnsi="Times New Roman" w:cs="Times New Roman"/>
              <w:color w:val="000000" w:themeColor="text1"/>
              <w:sz w:val="24"/>
              <w:szCs w:val="24"/>
              <w:lang w:val="en-US"/>
            </w:rPr>
            <w:delText xml:space="preserve"> </w:delText>
          </w:r>
        </w:del>
      </w:ins>
      <w:del w:id="1185" w:author="East, Marion" w:date="2022-03-13T19:35:00Z">
        <w:r w:rsidR="008F3643" w:rsidRPr="00850320" w:rsidDel="00BE6473">
          <w:rPr>
            <w:rFonts w:ascii="Times New Roman" w:hAnsi="Times New Roman" w:cs="Times New Roman"/>
            <w:color w:val="000000" w:themeColor="text1"/>
            <w:sz w:val="24"/>
            <w:szCs w:val="24"/>
            <w:lang w:val="en-US"/>
          </w:rPr>
          <w:delText xml:space="preserve"> </w:delText>
        </w:r>
        <w:r w:rsidR="008F3643" w:rsidRPr="00850320" w:rsidDel="00BE6473">
          <w:rPr>
            <w:rFonts w:ascii="Times New Roman" w:hAnsi="Times New Roman" w:cs="Times New Roman"/>
            <w:color w:val="000000" w:themeColor="text1"/>
            <w:sz w:val="24"/>
            <w:szCs w:val="24"/>
            <w:lang w:val="en-US"/>
          </w:rPr>
          <w:lastRenderedPageBreak/>
          <w:delText xml:space="preserve">as </w:delText>
        </w:r>
        <w:r w:rsidR="00ED1665" w:rsidRPr="00850320" w:rsidDel="00BE6473">
          <w:rPr>
            <w:rFonts w:ascii="Times New Roman" w:hAnsi="Times New Roman" w:cs="Times New Roman"/>
            <w:color w:val="000000" w:themeColor="text1"/>
            <w:sz w:val="24"/>
            <w:szCs w:val="24"/>
            <w:lang w:val="en-US"/>
          </w:rPr>
          <w:delText>any potential</w:delText>
        </w:r>
        <w:r w:rsidR="008F3643" w:rsidRPr="00850320" w:rsidDel="00BE6473">
          <w:rPr>
            <w:rFonts w:ascii="Times New Roman" w:hAnsi="Times New Roman" w:cs="Times New Roman"/>
            <w:color w:val="000000" w:themeColor="text1"/>
            <w:sz w:val="24"/>
            <w:szCs w:val="24"/>
            <w:lang w:val="en-US"/>
          </w:rPr>
          <w:delText xml:space="preserve"> quantitative bias </w:delText>
        </w:r>
        <w:r w:rsidR="008F3643" w:rsidRPr="00850320" w:rsidDel="00BE6473">
          <w:rPr>
            <w:rFonts w:ascii="Times New Roman" w:hAnsi="Times New Roman" w:cs="Times New Roman"/>
            <w:sz w:val="24"/>
            <w:szCs w:val="24"/>
            <w:lang w:val="en-US"/>
          </w:rPr>
          <w:delText xml:space="preserve">is unlikely to have varied significantly across time or </w:delText>
        </w:r>
        <w:commentRangeStart w:id="1186"/>
        <w:commentRangeStart w:id="1187"/>
        <w:commentRangeStart w:id="1188"/>
        <w:r w:rsidR="008F3643" w:rsidRPr="00850320" w:rsidDel="00BE6473">
          <w:rPr>
            <w:rFonts w:ascii="Times New Roman" w:hAnsi="Times New Roman" w:cs="Times New Roman"/>
            <w:sz w:val="24"/>
            <w:szCs w:val="24"/>
            <w:lang w:val="en-US"/>
          </w:rPr>
          <w:delText>space</w:delText>
        </w:r>
        <w:commentRangeEnd w:id="1186"/>
        <w:r w:rsidR="00EB4063" w:rsidDel="00BE6473">
          <w:rPr>
            <w:rStyle w:val="CommentReference"/>
          </w:rPr>
          <w:commentReference w:id="1186"/>
        </w:r>
        <w:commentRangeEnd w:id="1187"/>
        <w:r w:rsidR="00673148" w:rsidDel="00BE6473">
          <w:rPr>
            <w:rStyle w:val="CommentReference"/>
          </w:rPr>
          <w:commentReference w:id="1187"/>
        </w:r>
        <w:commentRangeEnd w:id="1188"/>
        <w:r w:rsidR="00776A17" w:rsidDel="00BE6473">
          <w:rPr>
            <w:rStyle w:val="CommentReference"/>
          </w:rPr>
          <w:commentReference w:id="1188"/>
        </w:r>
      </w:del>
      <w:ins w:id="1189" w:author="Hofer, Heribert" w:date="2022-03-07T08:16:00Z">
        <w:del w:id="1190" w:author="East, Marion" w:date="2022-03-13T19:35:00Z">
          <w:r w:rsidR="00452AC6" w:rsidDel="00BE6473">
            <w:rPr>
              <w:rFonts w:ascii="Times New Roman" w:hAnsi="Times New Roman" w:cs="Times New Roman"/>
              <w:sz w:val="24"/>
              <w:szCs w:val="24"/>
              <w:lang w:val="en-US"/>
            </w:rPr>
            <w:delText>, or would have made the results conservative</w:delText>
          </w:r>
        </w:del>
      </w:ins>
      <w:r w:rsidR="00ED1665" w:rsidRPr="00850320">
        <w:rPr>
          <w:rFonts w:ascii="Times New Roman" w:hAnsi="Times New Roman" w:cs="Times New Roman"/>
          <w:sz w:val="24"/>
          <w:szCs w:val="24"/>
          <w:lang w:val="en-US"/>
        </w:rPr>
        <w:t xml:space="preserve">. </w:t>
      </w:r>
      <w:bookmarkStart w:id="1191" w:name="_Hlk66803063"/>
      <w:ins w:id="1192" w:author="Hofer, Heribert" w:date="2022-03-07T08:16:00Z">
        <w:r w:rsidR="00452AC6">
          <w:rPr>
            <w:rFonts w:ascii="Times New Roman" w:hAnsi="Times New Roman" w:cs="Times New Roman"/>
            <w:sz w:val="24"/>
            <w:szCs w:val="24"/>
            <w:lang w:val="en-US"/>
          </w:rPr>
          <w:t xml:space="preserve">For instance, </w:t>
        </w:r>
      </w:ins>
      <w:ins w:id="1193" w:author="East, Marion" w:date="2022-03-13T19:35:00Z">
        <w:r>
          <w:rPr>
            <w:rFonts w:ascii="Times New Roman" w:hAnsi="Times New Roman" w:cs="Times New Roman"/>
            <w:sz w:val="24"/>
            <w:szCs w:val="24"/>
            <w:lang w:val="en-US"/>
          </w:rPr>
          <w:t>traffic</w:t>
        </w:r>
      </w:ins>
      <w:ins w:id="1194" w:author="East, Marion" w:date="2022-03-13T19:52:00Z">
        <w:r>
          <w:rPr>
            <w:rFonts w:ascii="Times New Roman" w:hAnsi="Times New Roman" w:cs="Times New Roman"/>
            <w:sz w:val="24"/>
            <w:szCs w:val="24"/>
            <w:lang w:val="en-US"/>
          </w:rPr>
          <w:t xml:space="preserve"> volume</w:t>
        </w:r>
      </w:ins>
      <w:ins w:id="1195" w:author="East, Marion" w:date="2022-03-13T19:35:00Z">
        <w:r>
          <w:rPr>
            <w:rFonts w:ascii="Times New Roman" w:hAnsi="Times New Roman" w:cs="Times New Roman"/>
            <w:sz w:val="24"/>
            <w:szCs w:val="24"/>
            <w:lang w:val="en-US"/>
          </w:rPr>
          <w:t xml:space="preserve"> </w:t>
        </w:r>
      </w:ins>
      <w:ins w:id="1196" w:author="East, Marion" w:date="2022-03-13T19:36:00Z">
        <w:r>
          <w:rPr>
            <w:rFonts w:ascii="Times New Roman" w:hAnsi="Times New Roman" w:cs="Times New Roman"/>
            <w:sz w:val="24"/>
            <w:szCs w:val="24"/>
            <w:lang w:val="en-US"/>
          </w:rPr>
          <w:t>is reduced during the wet season</w:t>
        </w:r>
      </w:ins>
      <w:ins w:id="1197" w:author="East, Marion" w:date="2022-03-13T19:37:00Z">
        <w:r>
          <w:rPr>
            <w:rFonts w:ascii="Times New Roman" w:hAnsi="Times New Roman" w:cs="Times New Roman"/>
            <w:sz w:val="24"/>
            <w:szCs w:val="24"/>
            <w:lang w:val="en-US"/>
          </w:rPr>
          <w:t>,</w:t>
        </w:r>
      </w:ins>
      <w:ins w:id="1198" w:author="East, Marion" w:date="2022-03-13T19:59:00Z">
        <w:r>
          <w:rPr>
            <w:rFonts w:ascii="Times New Roman" w:hAnsi="Times New Roman" w:cs="Times New Roman"/>
            <w:sz w:val="24"/>
            <w:szCs w:val="24"/>
            <w:lang w:val="en-US"/>
          </w:rPr>
          <w:t xml:space="preserve"> </w:t>
        </w:r>
      </w:ins>
      <w:ins w:id="1199" w:author="Hofer, Heribert" w:date="2022-03-07T08:16:00Z">
        <w:del w:id="1200" w:author="East, Marion" w:date="2022-03-13T19:35:00Z">
          <w:r w:rsidR="00452AC6" w:rsidDel="00BE6473">
            <w:rPr>
              <w:rFonts w:ascii="Times New Roman" w:hAnsi="Times New Roman" w:cs="Times New Roman"/>
              <w:sz w:val="24"/>
              <w:szCs w:val="24"/>
              <w:lang w:val="en-US"/>
            </w:rPr>
            <w:delText xml:space="preserve">tourist traffic and researcher presence are </w:delText>
          </w:r>
        </w:del>
      </w:ins>
      <w:ins w:id="1201" w:author="Hofer, Heribert" w:date="2022-03-07T09:06:00Z">
        <w:del w:id="1202" w:author="East, Marion" w:date="2022-03-13T19:35:00Z">
          <w:r w:rsidR="00673148" w:rsidDel="00BE6473">
            <w:rPr>
              <w:rFonts w:ascii="Times New Roman" w:hAnsi="Times New Roman" w:cs="Times New Roman"/>
              <w:sz w:val="24"/>
              <w:szCs w:val="24"/>
              <w:lang w:val="en-US"/>
            </w:rPr>
            <w:delText>– if anything</w:delText>
          </w:r>
        </w:del>
        <w:del w:id="1203" w:author="East, Marion" w:date="2022-03-13T19:36:00Z">
          <w:r w:rsidR="00673148" w:rsidDel="00BE6473">
            <w:rPr>
              <w:rFonts w:ascii="Times New Roman" w:hAnsi="Times New Roman" w:cs="Times New Roman"/>
              <w:sz w:val="24"/>
              <w:szCs w:val="24"/>
              <w:lang w:val="en-US"/>
            </w:rPr>
            <w:delText xml:space="preserve"> – reduced </w:delText>
          </w:r>
        </w:del>
      </w:ins>
      <w:ins w:id="1204" w:author="Hofer, Heribert" w:date="2022-03-07T08:16:00Z">
        <w:del w:id="1205" w:author="East, Marion" w:date="2022-03-13T19:36:00Z">
          <w:r w:rsidR="00452AC6" w:rsidDel="00BE6473">
            <w:rPr>
              <w:rFonts w:ascii="Times New Roman" w:hAnsi="Times New Roman" w:cs="Times New Roman"/>
              <w:sz w:val="24"/>
              <w:szCs w:val="24"/>
              <w:lang w:val="en-US"/>
            </w:rPr>
            <w:delText>during the wet season</w:delText>
          </w:r>
        </w:del>
      </w:ins>
      <w:ins w:id="1206" w:author="Hofer, Heribert" w:date="2022-03-07T09:07:00Z">
        <w:del w:id="1207" w:author="East, Marion" w:date="2022-03-13T19:36:00Z">
          <w:r w:rsidR="00673148" w:rsidDel="00BE6473">
            <w:rPr>
              <w:rFonts w:ascii="Times New Roman" w:hAnsi="Times New Roman" w:cs="Times New Roman"/>
              <w:sz w:val="24"/>
              <w:szCs w:val="24"/>
              <w:lang w:val="en-US"/>
            </w:rPr>
            <w:delText xml:space="preserve"> as this </w:delText>
          </w:r>
        </w:del>
      </w:ins>
      <w:ins w:id="1208" w:author="East, Marion" w:date="2022-03-13T19:53:00Z">
        <w:r>
          <w:rPr>
            <w:rFonts w:ascii="Times New Roman" w:hAnsi="Times New Roman" w:cs="Times New Roman"/>
            <w:sz w:val="24"/>
            <w:szCs w:val="24"/>
            <w:lang w:val="en-US"/>
          </w:rPr>
          <w:t xml:space="preserve">which </w:t>
        </w:r>
      </w:ins>
      <w:ins w:id="1209" w:author="Hofer, Heribert" w:date="2022-03-07T09:07:00Z">
        <w:r w:rsidR="00673148">
          <w:rPr>
            <w:rFonts w:ascii="Times New Roman" w:hAnsi="Times New Roman" w:cs="Times New Roman"/>
            <w:sz w:val="24"/>
            <w:szCs w:val="24"/>
            <w:lang w:val="en-US"/>
          </w:rPr>
          <w:t xml:space="preserve">is </w:t>
        </w:r>
      </w:ins>
      <w:ins w:id="1210" w:author="East, Marion" w:date="2022-03-13T20:04:00Z">
        <w:r>
          <w:rPr>
            <w:rFonts w:ascii="Times New Roman" w:hAnsi="Times New Roman" w:cs="Times New Roman"/>
            <w:sz w:val="24"/>
            <w:szCs w:val="24"/>
            <w:lang w:val="en-US"/>
          </w:rPr>
          <w:t xml:space="preserve">mostly </w:t>
        </w:r>
      </w:ins>
      <w:ins w:id="1211" w:author="East, Marion" w:date="2022-03-13T20:02:00Z">
        <w:r>
          <w:rPr>
            <w:rFonts w:ascii="Times New Roman" w:hAnsi="Times New Roman" w:cs="Times New Roman"/>
            <w:sz w:val="24"/>
            <w:szCs w:val="24"/>
            <w:lang w:val="en-US"/>
          </w:rPr>
          <w:t>outside the peak</w:t>
        </w:r>
      </w:ins>
      <w:ins w:id="1212" w:author="Hofer, Heribert" w:date="2022-03-07T09:07:00Z">
        <w:del w:id="1213" w:author="East, Marion" w:date="2022-03-13T20:02:00Z">
          <w:r w:rsidR="00673148" w:rsidDel="00BE6473">
            <w:rPr>
              <w:rFonts w:ascii="Times New Roman" w:hAnsi="Times New Roman" w:cs="Times New Roman"/>
              <w:sz w:val="24"/>
              <w:szCs w:val="24"/>
              <w:lang w:val="en-US"/>
            </w:rPr>
            <w:delText>the low</w:delText>
          </w:r>
        </w:del>
        <w:r w:rsidR="00673148">
          <w:rPr>
            <w:rFonts w:ascii="Times New Roman" w:hAnsi="Times New Roman" w:cs="Times New Roman"/>
            <w:sz w:val="24"/>
            <w:szCs w:val="24"/>
            <w:lang w:val="en-US"/>
          </w:rPr>
          <w:t xml:space="preserve"> tourist </w:t>
        </w:r>
      </w:ins>
      <w:ins w:id="1214" w:author="East, Marion" w:date="2022-03-13T20:04:00Z">
        <w:r>
          <w:rPr>
            <w:rFonts w:ascii="Times New Roman" w:hAnsi="Times New Roman" w:cs="Times New Roman"/>
            <w:sz w:val="24"/>
            <w:szCs w:val="24"/>
            <w:lang w:val="en-US"/>
          </w:rPr>
          <w:t>periods</w:t>
        </w:r>
      </w:ins>
      <w:ins w:id="1215" w:author="Sarah Benhaiem" w:date="2022-03-17T18:16:00Z">
        <w:r w:rsidR="00CC1626">
          <w:rPr>
            <w:rFonts w:ascii="Times New Roman" w:hAnsi="Times New Roman" w:cs="Times New Roman"/>
            <w:sz w:val="24"/>
            <w:szCs w:val="24"/>
            <w:lang w:val="en-US"/>
          </w:rPr>
          <w:t xml:space="preserve">. </w:t>
        </w:r>
      </w:ins>
      <w:ins w:id="1216" w:author="East, Marion" w:date="2022-03-13T20:09:00Z">
        <w:del w:id="1217" w:author="Sarah Benhaiem" w:date="2022-03-17T18:16:00Z">
          <w:r w:rsidR="000017BC" w:rsidDel="00CC1626">
            <w:rPr>
              <w:rFonts w:ascii="Times New Roman" w:hAnsi="Times New Roman" w:cs="Times New Roman"/>
              <w:sz w:val="24"/>
              <w:szCs w:val="24"/>
              <w:lang w:val="en-US"/>
            </w:rPr>
            <w:delText>, which</w:delText>
          </w:r>
        </w:del>
      </w:ins>
      <w:ins w:id="1218" w:author="Sarah Benhaiem" w:date="2022-03-17T18:16:00Z">
        <w:r w:rsidR="00CC1626">
          <w:rPr>
            <w:rFonts w:ascii="Times New Roman" w:hAnsi="Times New Roman" w:cs="Times New Roman"/>
            <w:sz w:val="24"/>
            <w:szCs w:val="24"/>
            <w:lang w:val="en-US"/>
          </w:rPr>
          <w:t>This</w:t>
        </w:r>
      </w:ins>
      <w:ins w:id="1219" w:author="East, Marion" w:date="2022-03-13T20:09:00Z">
        <w:r w:rsidR="000017BC">
          <w:rPr>
            <w:rFonts w:ascii="Times New Roman" w:hAnsi="Times New Roman" w:cs="Times New Roman"/>
            <w:sz w:val="24"/>
            <w:szCs w:val="24"/>
            <w:lang w:val="en-US"/>
          </w:rPr>
          <w:t xml:space="preserve"> </w:t>
        </w:r>
      </w:ins>
      <w:ins w:id="1220" w:author="East, Marion" w:date="2022-03-13T20:05:00Z">
        <w:del w:id="1221" w:author="Sarah Benhaiem" w:date="2022-03-17T18:08:00Z">
          <w:r w:rsidDel="00EC41D1">
            <w:rPr>
              <w:rFonts w:ascii="Times New Roman" w:hAnsi="Times New Roman" w:cs="Times New Roman"/>
              <w:sz w:val="24"/>
              <w:szCs w:val="24"/>
              <w:lang w:val="en-US"/>
            </w:rPr>
            <w:delText xml:space="preserve"> </w:delText>
          </w:r>
        </w:del>
      </w:ins>
      <w:ins w:id="1222" w:author="Hofer, Heribert" w:date="2022-03-07T09:07:00Z">
        <w:del w:id="1223" w:author="East, Marion" w:date="2022-03-13T20:04:00Z">
          <w:r w:rsidR="00673148" w:rsidDel="00BE6473">
            <w:rPr>
              <w:rFonts w:ascii="Times New Roman" w:hAnsi="Times New Roman" w:cs="Times New Roman"/>
              <w:sz w:val="24"/>
              <w:szCs w:val="24"/>
              <w:lang w:val="en-US"/>
            </w:rPr>
            <w:delText>season and</w:delText>
          </w:r>
        </w:del>
      </w:ins>
      <w:ins w:id="1224" w:author="East, Marion" w:date="2022-03-13T19:58:00Z">
        <w:del w:id="1225" w:author="Sarah Benhaiem" w:date="2022-03-17T18:08:00Z">
          <w:r w:rsidDel="00EC41D1">
            <w:rPr>
              <w:rFonts w:ascii="Times New Roman" w:hAnsi="Times New Roman" w:cs="Times New Roman"/>
              <w:sz w:val="24"/>
              <w:szCs w:val="24"/>
              <w:lang w:val="en-US"/>
            </w:rPr>
            <w:delText xml:space="preserve"> </w:delText>
          </w:r>
        </w:del>
      </w:ins>
      <w:ins w:id="1226" w:author="Hofer, Heribert" w:date="2022-03-07T09:07:00Z">
        <w:del w:id="1227" w:author="East, Marion" w:date="2022-03-13T19:54:00Z">
          <w:r w:rsidR="00673148" w:rsidDel="00BE6473">
            <w:rPr>
              <w:rFonts w:ascii="Times New Roman" w:hAnsi="Times New Roman" w:cs="Times New Roman"/>
              <w:sz w:val="24"/>
              <w:szCs w:val="24"/>
              <w:lang w:val="en-US"/>
            </w:rPr>
            <w:delText xml:space="preserve"> working during this time is difficult</w:delText>
          </w:r>
        </w:del>
        <w:del w:id="1228" w:author="East, Marion" w:date="2022-03-13T19:58:00Z">
          <w:r w:rsidR="00673148" w:rsidDel="00BE6473">
            <w:rPr>
              <w:rFonts w:ascii="Times New Roman" w:hAnsi="Times New Roman" w:cs="Times New Roman"/>
              <w:sz w:val="24"/>
              <w:szCs w:val="24"/>
              <w:lang w:val="en-US"/>
            </w:rPr>
            <w:delText xml:space="preserve">. </w:delText>
          </w:r>
        </w:del>
      </w:ins>
      <w:ins w:id="1229" w:author="East, Marion" w:date="2022-03-13T20:09:00Z">
        <w:del w:id="1230" w:author="Sarah Benhaiem" w:date="2022-03-17T18:08:00Z">
          <w:r w:rsidDel="00EC41D1">
            <w:rPr>
              <w:rFonts w:ascii="Times New Roman" w:hAnsi="Times New Roman" w:cs="Times New Roman"/>
              <w:sz w:val="24"/>
              <w:szCs w:val="24"/>
              <w:lang w:val="en-US"/>
            </w:rPr>
            <w:delText xml:space="preserve"> </w:delText>
          </w:r>
        </w:del>
      </w:ins>
      <w:ins w:id="1231" w:author="Hofer, Heribert" w:date="2022-03-07T09:07:00Z">
        <w:r w:rsidR="00673148">
          <w:rPr>
            <w:rFonts w:ascii="Times New Roman" w:hAnsi="Times New Roman" w:cs="Times New Roman"/>
            <w:sz w:val="24"/>
            <w:szCs w:val="24"/>
            <w:lang w:val="en-US"/>
          </w:rPr>
          <w:t>would reduce search effort and</w:t>
        </w:r>
      </w:ins>
      <w:ins w:id="1232" w:author="Hofer, Heribert" w:date="2022-03-07T08:17:00Z">
        <w:r w:rsidR="00452AC6">
          <w:rPr>
            <w:rFonts w:ascii="Times New Roman" w:hAnsi="Times New Roman" w:cs="Times New Roman"/>
            <w:sz w:val="24"/>
            <w:szCs w:val="24"/>
            <w:lang w:val="en-US"/>
          </w:rPr>
          <w:t xml:space="preserve"> mak</w:t>
        </w:r>
      </w:ins>
      <w:ins w:id="1233" w:author="Hofer, Heribert" w:date="2022-03-07T09:07:00Z">
        <w:r w:rsidR="00673148">
          <w:rPr>
            <w:rFonts w:ascii="Times New Roman" w:hAnsi="Times New Roman" w:cs="Times New Roman"/>
            <w:sz w:val="24"/>
            <w:szCs w:val="24"/>
            <w:lang w:val="en-US"/>
          </w:rPr>
          <w:t>e</w:t>
        </w:r>
      </w:ins>
      <w:ins w:id="1234" w:author="Hofer, Heribert" w:date="2022-03-07T08:17:00Z">
        <w:r w:rsidR="00452AC6">
          <w:rPr>
            <w:rFonts w:ascii="Times New Roman" w:hAnsi="Times New Roman" w:cs="Times New Roman"/>
            <w:sz w:val="24"/>
            <w:szCs w:val="24"/>
            <w:lang w:val="en-US"/>
          </w:rPr>
          <w:t xml:space="preserve"> it harder to </w:t>
        </w:r>
      </w:ins>
      <w:ins w:id="1235" w:author="East, Marion" w:date="2022-03-14T18:24:00Z">
        <w:r w:rsidR="000017BC">
          <w:rPr>
            <w:rFonts w:ascii="Times New Roman" w:hAnsi="Times New Roman" w:cs="Times New Roman"/>
            <w:sz w:val="24"/>
            <w:szCs w:val="24"/>
            <w:lang w:val="en-US"/>
          </w:rPr>
          <w:t xml:space="preserve">detect </w:t>
        </w:r>
      </w:ins>
      <w:ins w:id="1236" w:author="Hofer, Heribert" w:date="2022-03-07T08:17:00Z">
        <w:del w:id="1237" w:author="East, Marion" w:date="2022-03-13T20:12:00Z">
          <w:r w:rsidR="00452AC6" w:rsidDel="00BE6473">
            <w:rPr>
              <w:rFonts w:ascii="Times New Roman" w:hAnsi="Times New Roman" w:cs="Times New Roman"/>
              <w:sz w:val="24"/>
              <w:szCs w:val="24"/>
              <w:lang w:val="en-US"/>
            </w:rPr>
            <w:delText>show</w:delText>
          </w:r>
        </w:del>
        <w:del w:id="1238" w:author="Sarah Benhaiem" w:date="2022-03-17T18:16:00Z">
          <w:r w:rsidR="00452AC6" w:rsidDel="00CC1626">
            <w:rPr>
              <w:rFonts w:ascii="Times New Roman" w:hAnsi="Times New Roman" w:cs="Times New Roman"/>
              <w:sz w:val="24"/>
              <w:szCs w:val="24"/>
              <w:lang w:val="en-US"/>
            </w:rPr>
            <w:delText xml:space="preserve"> </w:delText>
          </w:r>
        </w:del>
        <w:r w:rsidR="00452AC6">
          <w:rPr>
            <w:rFonts w:ascii="Times New Roman" w:hAnsi="Times New Roman" w:cs="Times New Roman"/>
            <w:sz w:val="24"/>
            <w:szCs w:val="24"/>
            <w:lang w:val="en-US"/>
          </w:rPr>
          <w:t xml:space="preserve">a peak in </w:t>
        </w:r>
      </w:ins>
      <w:ins w:id="1239" w:author="East, Marion" w:date="2022-03-13T20:12:00Z">
        <w:r>
          <w:rPr>
            <w:rFonts w:ascii="Times New Roman" w:hAnsi="Times New Roman" w:cs="Times New Roman"/>
            <w:sz w:val="24"/>
            <w:szCs w:val="24"/>
            <w:lang w:val="en-US"/>
          </w:rPr>
          <w:t xml:space="preserve">hyena </w:t>
        </w:r>
      </w:ins>
      <w:ins w:id="1240" w:author="Hofer, Heribert" w:date="2022-03-07T08:17:00Z">
        <w:r w:rsidR="00452AC6">
          <w:rPr>
            <w:rFonts w:ascii="Times New Roman" w:hAnsi="Times New Roman" w:cs="Times New Roman"/>
            <w:sz w:val="24"/>
            <w:szCs w:val="24"/>
            <w:lang w:val="en-US"/>
          </w:rPr>
          <w:t>roadkills in relation to migratory herd presence</w:t>
        </w:r>
      </w:ins>
      <w:ins w:id="1241" w:author="Hofer, Heribert" w:date="2022-03-07T08:19:00Z">
        <w:r w:rsidR="00452AC6">
          <w:rPr>
            <w:rFonts w:ascii="Times New Roman" w:hAnsi="Times New Roman" w:cs="Times New Roman"/>
            <w:sz w:val="24"/>
            <w:szCs w:val="24"/>
            <w:lang w:val="en-US"/>
          </w:rPr>
          <w:t xml:space="preserve"> in the southeast of the park</w:t>
        </w:r>
      </w:ins>
      <w:ins w:id="1242" w:author="Hofer, Heribert" w:date="2022-03-07T08:17:00Z">
        <w:r w:rsidR="00452AC6">
          <w:rPr>
            <w:rFonts w:ascii="Times New Roman" w:hAnsi="Times New Roman" w:cs="Times New Roman"/>
            <w:sz w:val="24"/>
            <w:szCs w:val="24"/>
            <w:lang w:val="en-US"/>
          </w:rPr>
          <w:t xml:space="preserve">, yet this is </w:t>
        </w:r>
        <w:del w:id="1243" w:author="East, Marion" w:date="2022-03-14T18:24:00Z">
          <w:r w:rsidR="00452AC6" w:rsidDel="000017BC">
            <w:rPr>
              <w:rFonts w:ascii="Times New Roman" w:hAnsi="Times New Roman" w:cs="Times New Roman"/>
              <w:sz w:val="24"/>
              <w:szCs w:val="24"/>
              <w:lang w:val="en-US"/>
            </w:rPr>
            <w:delText xml:space="preserve">exactly </w:delText>
          </w:r>
        </w:del>
        <w:r w:rsidR="00452AC6">
          <w:rPr>
            <w:rFonts w:ascii="Times New Roman" w:hAnsi="Times New Roman" w:cs="Times New Roman"/>
            <w:sz w:val="24"/>
            <w:szCs w:val="24"/>
            <w:lang w:val="en-US"/>
          </w:rPr>
          <w:t>what we found.</w:t>
        </w:r>
      </w:ins>
      <w:ins w:id="1244" w:author="Hofer, Heribert" w:date="2022-03-07T08:18:00Z">
        <w:r w:rsidR="00452AC6">
          <w:rPr>
            <w:rFonts w:ascii="Times New Roman" w:hAnsi="Times New Roman" w:cs="Times New Roman"/>
            <w:sz w:val="24"/>
            <w:szCs w:val="24"/>
            <w:lang w:val="en-US"/>
          </w:rPr>
          <w:t xml:space="preserve"> </w:t>
        </w:r>
        <w:del w:id="1245" w:author="East, Marion" w:date="2022-03-13T20:13:00Z">
          <w:r w:rsidR="00452AC6" w:rsidDel="00BE6473">
            <w:rPr>
              <w:rFonts w:ascii="Times New Roman" w:hAnsi="Times New Roman" w:cs="Times New Roman"/>
              <w:sz w:val="24"/>
              <w:szCs w:val="24"/>
              <w:lang w:val="en-US"/>
            </w:rPr>
            <w:delText xml:space="preserve">Particularly </w:delText>
          </w:r>
        </w:del>
      </w:ins>
      <w:ins w:id="1246" w:author="East, Marion" w:date="2022-03-13T20:15:00Z">
        <w:r>
          <w:rPr>
            <w:rFonts w:ascii="Times New Roman" w:hAnsi="Times New Roman" w:cs="Times New Roman"/>
            <w:sz w:val="24"/>
            <w:szCs w:val="24"/>
            <w:lang w:val="en-US"/>
          </w:rPr>
          <w:t>W</w:t>
        </w:r>
      </w:ins>
      <w:ins w:id="1247" w:author="Hofer, Heribert" w:date="2022-03-07T08:18:00Z">
        <w:del w:id="1248" w:author="East, Marion" w:date="2022-03-13T20:15:00Z">
          <w:r w:rsidR="00452AC6" w:rsidDel="00BE6473">
            <w:rPr>
              <w:rFonts w:ascii="Times New Roman" w:hAnsi="Times New Roman" w:cs="Times New Roman"/>
              <w:sz w:val="24"/>
              <w:szCs w:val="24"/>
              <w:lang w:val="en-US"/>
            </w:rPr>
            <w:delText>w</w:delText>
          </w:r>
        </w:del>
        <w:r w:rsidR="00452AC6">
          <w:rPr>
            <w:rFonts w:ascii="Times New Roman" w:hAnsi="Times New Roman" w:cs="Times New Roman"/>
            <w:sz w:val="24"/>
            <w:szCs w:val="24"/>
            <w:lang w:val="en-US"/>
          </w:rPr>
          <w:t>ithin the study area of the Serengeti spotted hyena project, r</w:t>
        </w:r>
      </w:ins>
      <w:del w:id="1249" w:author="Hofer, Heribert" w:date="2022-03-07T08:18:00Z">
        <w:r w:rsidR="00673B37" w:rsidRPr="00850320" w:rsidDel="00452AC6">
          <w:rPr>
            <w:rFonts w:ascii="Times New Roman" w:hAnsi="Times New Roman" w:cs="Times New Roman"/>
            <w:sz w:val="24"/>
            <w:szCs w:val="24"/>
            <w:lang w:val="en-US"/>
          </w:rPr>
          <w:delText>R</w:delText>
        </w:r>
      </w:del>
      <w:r w:rsidR="00673B37" w:rsidRPr="00850320">
        <w:rPr>
          <w:rFonts w:ascii="Times New Roman" w:hAnsi="Times New Roman" w:cs="Times New Roman"/>
          <w:sz w:val="24"/>
          <w:szCs w:val="24"/>
          <w:lang w:val="en-US"/>
        </w:rPr>
        <w:t xml:space="preserve">esearch effort was </w:t>
      </w:r>
      <w:del w:id="1250" w:author="Hofer, Heribert" w:date="2022-03-07T08:18:00Z">
        <w:r w:rsidR="00673B37" w:rsidRPr="00850320" w:rsidDel="00452AC6">
          <w:rPr>
            <w:rFonts w:ascii="Times New Roman" w:hAnsi="Times New Roman" w:cs="Times New Roman"/>
            <w:sz w:val="24"/>
            <w:szCs w:val="24"/>
            <w:lang w:val="en-US"/>
          </w:rPr>
          <w:delText xml:space="preserve">indeed </w:delText>
        </w:r>
      </w:del>
      <w:r w:rsidR="00673B37" w:rsidRPr="00850320">
        <w:rPr>
          <w:rFonts w:ascii="Times New Roman" w:hAnsi="Times New Roman" w:cs="Times New Roman"/>
          <w:sz w:val="24"/>
          <w:szCs w:val="24"/>
          <w:lang w:val="en-US"/>
        </w:rPr>
        <w:t xml:space="preserve">essentially homogenous in time </w:t>
      </w:r>
      <w:del w:id="1251" w:author="Hofer, Heribert" w:date="2022-03-07T08:18:00Z">
        <w:r w:rsidR="00673B37" w:rsidRPr="00850320" w:rsidDel="00452AC6">
          <w:rPr>
            <w:rFonts w:ascii="Times New Roman" w:hAnsi="Times New Roman" w:cs="Times New Roman"/>
            <w:sz w:val="24"/>
            <w:szCs w:val="24"/>
            <w:lang w:val="en-US"/>
          </w:rPr>
          <w:delText>across seasons</w:delText>
        </w:r>
      </w:del>
      <w:ins w:id="1252" w:author="Hofer, Heribert" w:date="2022-03-07T08:18:00Z">
        <w:r w:rsidR="00452AC6">
          <w:rPr>
            <w:rFonts w:ascii="Times New Roman" w:hAnsi="Times New Roman" w:cs="Times New Roman"/>
            <w:sz w:val="24"/>
            <w:szCs w:val="24"/>
            <w:lang w:val="en-US"/>
          </w:rPr>
          <w:t>and space</w:t>
        </w:r>
      </w:ins>
      <w:r w:rsidR="001A42A8">
        <w:rPr>
          <w:rFonts w:ascii="Times New Roman" w:hAnsi="Times New Roman" w:cs="Times New Roman"/>
          <w:sz w:val="24"/>
          <w:szCs w:val="24"/>
          <w:lang w:val="en-US"/>
        </w:rPr>
        <w:t xml:space="preserve"> </w:t>
      </w:r>
      <w:r w:rsidR="001A42A8" w:rsidRPr="00850320">
        <w:rPr>
          <w:rFonts w:ascii="Times New Roman" w:hAnsi="Times New Roman" w:cs="Times New Roman"/>
          <w:sz w:val="24"/>
          <w:szCs w:val="24"/>
          <w:lang w:val="en-US"/>
        </w:rPr>
        <w:t>(Supporting Information</w:t>
      </w:r>
      <w:ins w:id="1253" w:author="Sarah Benhaiem" w:date="2022-03-18T18:27:00Z">
        <w:r w:rsidR="006C1C9C">
          <w:rPr>
            <w:rFonts w:ascii="Times New Roman" w:hAnsi="Times New Roman" w:cs="Times New Roman"/>
            <w:sz w:val="24"/>
            <w:szCs w:val="24"/>
            <w:lang w:val="en-US"/>
          </w:rPr>
          <w:t>, Fig. S1</w:t>
        </w:r>
      </w:ins>
      <w:r w:rsidR="001A42A8">
        <w:rPr>
          <w:rFonts w:ascii="Times New Roman" w:hAnsi="Times New Roman" w:cs="Times New Roman"/>
          <w:sz w:val="24"/>
          <w:szCs w:val="24"/>
          <w:lang w:val="en-US"/>
        </w:rPr>
        <w:t>)</w:t>
      </w:r>
      <w:r w:rsidR="00673B37" w:rsidRPr="00850320">
        <w:rPr>
          <w:rFonts w:ascii="Times New Roman" w:hAnsi="Times New Roman" w:cs="Times New Roman"/>
          <w:sz w:val="24"/>
          <w:szCs w:val="24"/>
          <w:lang w:val="en-US"/>
        </w:rPr>
        <w:t xml:space="preserve">, owing to </w:t>
      </w:r>
      <w:r w:rsidR="00F636F6">
        <w:rPr>
          <w:rFonts w:ascii="Times New Roman" w:hAnsi="Times New Roman" w:cs="Times New Roman"/>
          <w:sz w:val="24"/>
          <w:szCs w:val="24"/>
          <w:lang w:val="en-US"/>
        </w:rPr>
        <w:t xml:space="preserve">the </w:t>
      </w:r>
      <w:r w:rsidR="00673B37" w:rsidRPr="00850320">
        <w:rPr>
          <w:rFonts w:ascii="Times New Roman" w:hAnsi="Times New Roman" w:cs="Times New Roman"/>
          <w:sz w:val="24"/>
          <w:szCs w:val="24"/>
          <w:lang w:val="en-US"/>
        </w:rPr>
        <w:t>long-term and ongoing nature of our projec</w:t>
      </w:r>
      <w:r w:rsidR="001A42A8">
        <w:rPr>
          <w:rFonts w:ascii="Times New Roman" w:hAnsi="Times New Roman" w:cs="Times New Roman"/>
          <w:sz w:val="24"/>
          <w:szCs w:val="24"/>
          <w:lang w:val="en-US"/>
        </w:rPr>
        <w:t>t</w:t>
      </w:r>
      <w:r w:rsidR="00673B37" w:rsidRPr="00850320">
        <w:rPr>
          <w:rFonts w:ascii="Times New Roman" w:hAnsi="Times New Roman" w:cs="Times New Roman"/>
          <w:sz w:val="24"/>
          <w:szCs w:val="24"/>
          <w:lang w:val="en-US"/>
        </w:rPr>
        <w:t>.</w:t>
      </w:r>
      <w:bookmarkEnd w:id="1191"/>
      <w:r w:rsidR="00673B37" w:rsidRPr="00850320">
        <w:rPr>
          <w:rFonts w:ascii="Times New Roman" w:hAnsi="Times New Roman" w:cs="Times New Roman"/>
          <w:sz w:val="24"/>
          <w:szCs w:val="24"/>
          <w:lang w:val="en-US"/>
        </w:rPr>
        <w:t xml:space="preserve"> W</w:t>
      </w:r>
      <w:r w:rsidR="008F3643" w:rsidRPr="00850320">
        <w:rPr>
          <w:rFonts w:ascii="Times New Roman" w:hAnsi="Times New Roman" w:cs="Times New Roman"/>
          <w:sz w:val="24"/>
          <w:szCs w:val="24"/>
          <w:lang w:val="en-US"/>
        </w:rPr>
        <w:t xml:space="preserve">e also </w:t>
      </w:r>
      <w:ins w:id="1254" w:author="East, Marion" w:date="2022-03-13T20:20:00Z">
        <w:r>
          <w:rPr>
            <w:rFonts w:ascii="Times New Roman" w:hAnsi="Times New Roman" w:cs="Times New Roman"/>
            <w:sz w:val="24"/>
            <w:szCs w:val="24"/>
            <w:lang w:val="en-US"/>
          </w:rPr>
          <w:t>think</w:t>
        </w:r>
      </w:ins>
      <w:del w:id="1255" w:author="East, Marion" w:date="2022-03-13T20:20:00Z">
        <w:r w:rsidR="008F3643" w:rsidRPr="00850320" w:rsidDel="00BE6473">
          <w:rPr>
            <w:rFonts w:ascii="Times New Roman" w:hAnsi="Times New Roman" w:cs="Times New Roman"/>
            <w:sz w:val="24"/>
            <w:szCs w:val="24"/>
            <w:lang w:val="en-US"/>
          </w:rPr>
          <w:delText>expect</w:delText>
        </w:r>
      </w:del>
      <w:r w:rsidR="008F3643" w:rsidRPr="00850320">
        <w:rPr>
          <w:rFonts w:ascii="Times New Roman" w:hAnsi="Times New Roman" w:cs="Times New Roman"/>
          <w:sz w:val="24"/>
          <w:szCs w:val="24"/>
          <w:lang w:val="en-US"/>
        </w:rPr>
        <w:t xml:space="preserve"> our findings </w:t>
      </w:r>
      <w:ins w:id="1256" w:author="East, Marion" w:date="2022-03-13T20:20:00Z">
        <w:r>
          <w:rPr>
            <w:rFonts w:ascii="Times New Roman" w:hAnsi="Times New Roman" w:cs="Times New Roman"/>
            <w:sz w:val="24"/>
            <w:szCs w:val="24"/>
            <w:lang w:val="en-US"/>
          </w:rPr>
          <w:t>are</w:t>
        </w:r>
      </w:ins>
      <w:ins w:id="1257" w:author="Sarah Benhaiem" w:date="2022-03-17T18:16:00Z">
        <w:r w:rsidR="00CC1626">
          <w:rPr>
            <w:rFonts w:ascii="Times New Roman" w:hAnsi="Times New Roman" w:cs="Times New Roman"/>
            <w:sz w:val="24"/>
            <w:szCs w:val="24"/>
            <w:lang w:val="en-US"/>
          </w:rPr>
          <w:t xml:space="preserve"> </w:t>
        </w:r>
      </w:ins>
      <w:del w:id="1258" w:author="East, Marion" w:date="2022-03-13T20:20:00Z">
        <w:r w:rsidR="008F3643" w:rsidRPr="00850320" w:rsidDel="00BE6473">
          <w:rPr>
            <w:rFonts w:ascii="Times New Roman" w:hAnsi="Times New Roman" w:cs="Times New Roman"/>
            <w:sz w:val="24"/>
            <w:szCs w:val="24"/>
            <w:lang w:val="en-US"/>
          </w:rPr>
          <w:delText xml:space="preserve">to be </w:delText>
        </w:r>
      </w:del>
      <w:del w:id="1259" w:author="Hofer, Heribert" w:date="2022-03-07T08:20:00Z">
        <w:r w:rsidR="008F3643" w:rsidRPr="00850320" w:rsidDel="00452AC6">
          <w:rPr>
            <w:rFonts w:ascii="Times New Roman" w:hAnsi="Times New Roman" w:cs="Times New Roman"/>
            <w:sz w:val="24"/>
            <w:szCs w:val="24"/>
            <w:lang w:val="en-US"/>
          </w:rPr>
          <w:delText xml:space="preserve">reliable </w:delText>
        </w:r>
      </w:del>
      <w:ins w:id="1260" w:author="Hofer, Heribert" w:date="2022-03-07T08:20:00Z">
        <w:r w:rsidR="00452AC6">
          <w:rPr>
            <w:rFonts w:ascii="Times New Roman" w:hAnsi="Times New Roman" w:cs="Times New Roman"/>
            <w:sz w:val="24"/>
            <w:szCs w:val="24"/>
            <w:lang w:val="en-US"/>
          </w:rPr>
          <w:t>reasonable, since</w:t>
        </w:r>
      </w:ins>
      <w:del w:id="1261" w:author="Hofer, Heribert" w:date="2022-03-07T08:20:00Z">
        <w:r w:rsidR="008F3643" w:rsidRPr="00850320" w:rsidDel="00452AC6">
          <w:rPr>
            <w:rFonts w:ascii="Times New Roman" w:hAnsi="Times New Roman" w:cs="Times New Roman"/>
            <w:sz w:val="24"/>
            <w:szCs w:val="24"/>
            <w:lang w:val="en-US"/>
          </w:rPr>
          <w:delText>as</w:delText>
        </w:r>
      </w:del>
      <w:r w:rsidR="008F3643" w:rsidRPr="00850320">
        <w:rPr>
          <w:rFonts w:ascii="Times New Roman" w:hAnsi="Times New Roman" w:cs="Times New Roman"/>
          <w:sz w:val="24"/>
          <w:szCs w:val="24"/>
          <w:lang w:val="en-US"/>
        </w:rPr>
        <w:t xml:space="preserve"> </w:t>
      </w:r>
      <w:r w:rsidR="00485877" w:rsidRPr="00850320">
        <w:rPr>
          <w:rFonts w:ascii="Times New Roman" w:hAnsi="Times New Roman" w:cs="Times New Roman"/>
          <w:color w:val="000000" w:themeColor="text1"/>
          <w:sz w:val="24"/>
          <w:szCs w:val="24"/>
          <w:lang w:val="en-US"/>
        </w:rPr>
        <w:t>the results of our spatial analyses</w:t>
      </w:r>
      <w:r w:rsidR="008F3643" w:rsidRPr="00850320">
        <w:rPr>
          <w:rFonts w:ascii="Times New Roman" w:hAnsi="Times New Roman" w:cs="Times New Roman"/>
          <w:color w:val="000000" w:themeColor="text1"/>
          <w:sz w:val="24"/>
          <w:szCs w:val="24"/>
          <w:lang w:val="en-US"/>
        </w:rPr>
        <w:t xml:space="preserve"> were consistent with </w:t>
      </w:r>
      <w:ins w:id="1262" w:author="Hofer, Heribert" w:date="2022-03-07T08:20:00Z">
        <w:r w:rsidR="00452AC6">
          <w:rPr>
            <w:rFonts w:ascii="Times New Roman" w:hAnsi="Times New Roman" w:cs="Times New Roman"/>
            <w:color w:val="000000" w:themeColor="text1"/>
            <w:sz w:val="24"/>
            <w:szCs w:val="24"/>
            <w:lang w:val="en-US"/>
          </w:rPr>
          <w:t xml:space="preserve">the results of </w:t>
        </w:r>
      </w:ins>
      <w:r w:rsidR="008F3643" w:rsidRPr="00850320">
        <w:rPr>
          <w:rFonts w:ascii="Times New Roman" w:hAnsi="Times New Roman" w:cs="Times New Roman"/>
          <w:color w:val="000000" w:themeColor="text1"/>
          <w:sz w:val="24"/>
          <w:szCs w:val="24"/>
          <w:lang w:val="en-US"/>
        </w:rPr>
        <w:t xml:space="preserve">other studies on </w:t>
      </w:r>
      <w:commentRangeStart w:id="1263"/>
      <w:commentRangeStart w:id="1264"/>
      <w:r w:rsidR="008F3643" w:rsidRPr="00850320">
        <w:rPr>
          <w:rFonts w:ascii="Times New Roman" w:hAnsi="Times New Roman" w:cs="Times New Roman"/>
          <w:color w:val="000000" w:themeColor="text1"/>
          <w:sz w:val="24"/>
          <w:szCs w:val="24"/>
          <w:lang w:val="en-US"/>
        </w:rPr>
        <w:t>large carnivores</w:t>
      </w:r>
      <w:commentRangeEnd w:id="1263"/>
      <w:r w:rsidR="00C43B5F">
        <w:rPr>
          <w:rStyle w:val="CommentReference"/>
        </w:rPr>
        <w:commentReference w:id="1263"/>
      </w:r>
      <w:commentRangeEnd w:id="1264"/>
      <w:r w:rsidR="00CC1626">
        <w:rPr>
          <w:rStyle w:val="CommentReference"/>
        </w:rPr>
        <w:commentReference w:id="1264"/>
      </w:r>
      <w:r w:rsidR="008F3643" w:rsidRPr="00850320">
        <w:rPr>
          <w:rFonts w:ascii="Times New Roman" w:hAnsi="Times New Roman" w:cs="Times New Roman"/>
          <w:color w:val="000000" w:themeColor="text1"/>
          <w:sz w:val="24"/>
          <w:szCs w:val="24"/>
          <w:lang w:val="en-US"/>
        </w:rPr>
        <w:t xml:space="preserve">. </w:t>
      </w:r>
    </w:p>
    <w:p w14:paraId="0477CEB6" w14:textId="7AF6F358" w:rsidR="008F3643" w:rsidRPr="00850320" w:rsidRDefault="008F3643">
      <w:pPr>
        <w:spacing w:line="600" w:lineRule="auto"/>
        <w:ind w:firstLine="720"/>
        <w:jc w:val="both"/>
        <w:rPr>
          <w:rFonts w:ascii="Times New Roman" w:hAnsi="Times New Roman" w:cs="Times New Roman"/>
          <w:bCs/>
          <w:sz w:val="24"/>
          <w:szCs w:val="24"/>
          <w:lang w:val="en-US"/>
        </w:rPr>
        <w:pPrChange w:id="1265" w:author="Hofer, Heribert" w:date="2022-03-07T08:20:00Z">
          <w:pPr>
            <w:spacing w:line="600" w:lineRule="auto"/>
            <w:jc w:val="both"/>
          </w:pPr>
        </w:pPrChange>
      </w:pPr>
      <w:r w:rsidRPr="00850320">
        <w:rPr>
          <w:rFonts w:ascii="Times New Roman" w:hAnsi="Times New Roman" w:cs="Times New Roman"/>
          <w:color w:val="000000" w:themeColor="text1"/>
          <w:sz w:val="24"/>
          <w:szCs w:val="24"/>
          <w:lang w:val="en-US"/>
        </w:rPr>
        <w:t xml:space="preserve">Hyena roadkills are likely to intensify as the human population </w:t>
      </w:r>
      <w:ins w:id="1266" w:author="Hofer, Heribert" w:date="2022-03-07T08:22:00Z">
        <w:r w:rsidR="00452AC6">
          <w:rPr>
            <w:rFonts w:ascii="Times New Roman" w:hAnsi="Times New Roman" w:cs="Times New Roman"/>
            <w:color w:val="000000" w:themeColor="text1"/>
            <w:sz w:val="24"/>
            <w:szCs w:val="24"/>
            <w:lang w:val="en-US"/>
          </w:rPr>
          <w:t xml:space="preserve">continues to </w:t>
        </w:r>
      </w:ins>
      <w:r w:rsidRPr="00850320">
        <w:rPr>
          <w:rFonts w:ascii="Times New Roman" w:hAnsi="Times New Roman" w:cs="Times New Roman"/>
          <w:color w:val="000000" w:themeColor="text1"/>
          <w:sz w:val="24"/>
          <w:szCs w:val="24"/>
          <w:lang w:val="en-US"/>
        </w:rPr>
        <w:t>grow</w:t>
      </w:r>
      <w:del w:id="1267" w:author="Hofer, Heribert" w:date="2022-03-07T08:22:00Z">
        <w:r w:rsidRPr="00850320" w:rsidDel="00452AC6">
          <w:rPr>
            <w:rFonts w:ascii="Times New Roman" w:hAnsi="Times New Roman" w:cs="Times New Roman"/>
            <w:color w:val="000000" w:themeColor="text1"/>
            <w:sz w:val="24"/>
            <w:szCs w:val="24"/>
            <w:lang w:val="en-US"/>
          </w:rPr>
          <w:delText>s</w:delText>
        </w:r>
      </w:del>
      <w:r w:rsidRPr="00850320">
        <w:rPr>
          <w:rFonts w:ascii="Times New Roman" w:hAnsi="Times New Roman" w:cs="Times New Roman"/>
          <w:color w:val="000000" w:themeColor="text1"/>
          <w:sz w:val="24"/>
          <w:szCs w:val="24"/>
          <w:lang w:val="en-US"/>
        </w:rPr>
        <w:t xml:space="preserve"> </w:t>
      </w:r>
      <w:r w:rsidRPr="00850320">
        <w:rPr>
          <w:rFonts w:ascii="Times New Roman" w:hAnsi="Times New Roman" w:cs="Times New Roman"/>
          <w:bCs/>
          <w:sz w:val="24"/>
          <w:szCs w:val="24"/>
          <w:lang w:val="en-US"/>
        </w:rPr>
        <w:t>around the Serengeti NP</w:t>
      </w:r>
      <w:r w:rsidRPr="00850320">
        <w:rPr>
          <w:rFonts w:ascii="Times New Roman" w:hAnsi="Times New Roman" w:cs="Times New Roman"/>
          <w:color w:val="000000" w:themeColor="text1"/>
          <w:sz w:val="24"/>
          <w:szCs w:val="24"/>
          <w:lang w:val="en-US"/>
        </w:rPr>
        <w:t xml:space="preserve"> </w:t>
      </w:r>
      <w:ins w:id="1268" w:author="Hofer, Heribert" w:date="2022-03-07T08:22:00Z">
        <w:r w:rsidR="00452AC6">
          <w:rPr>
            <w:rFonts w:ascii="Times New Roman" w:hAnsi="Times New Roman" w:cs="Times New Roman"/>
            <w:color w:val="000000" w:themeColor="text1"/>
            <w:sz w:val="24"/>
            <w:szCs w:val="24"/>
            <w:lang w:val="en-US"/>
          </w:rPr>
          <w:t xml:space="preserve">(e.g., Campbell </w:t>
        </w:r>
      </w:ins>
      <w:ins w:id="1269" w:author="Hofer, Heribert" w:date="2022-03-07T08:23:00Z">
        <w:r w:rsidR="00452AC6">
          <w:rPr>
            <w:rFonts w:ascii="Times New Roman" w:hAnsi="Times New Roman" w:cs="Times New Roman"/>
            <w:color w:val="000000" w:themeColor="text1"/>
            <w:sz w:val="24"/>
            <w:szCs w:val="24"/>
            <w:lang w:val="en-US"/>
          </w:rPr>
          <w:t>&amp;</w:t>
        </w:r>
      </w:ins>
      <w:ins w:id="1270" w:author="Hofer, Heribert" w:date="2022-03-07T08:22:00Z">
        <w:r w:rsidR="00452AC6">
          <w:rPr>
            <w:rFonts w:ascii="Times New Roman" w:hAnsi="Times New Roman" w:cs="Times New Roman"/>
            <w:color w:val="000000" w:themeColor="text1"/>
            <w:sz w:val="24"/>
            <w:szCs w:val="24"/>
            <w:lang w:val="en-US"/>
          </w:rPr>
          <w:t xml:space="preserve"> </w:t>
        </w:r>
      </w:ins>
      <w:ins w:id="1271" w:author="Hofer, Heribert" w:date="2022-03-07T08:23:00Z">
        <w:r w:rsidR="00452AC6">
          <w:rPr>
            <w:rFonts w:ascii="Times New Roman" w:hAnsi="Times New Roman" w:cs="Times New Roman"/>
            <w:color w:val="000000" w:themeColor="text1"/>
            <w:sz w:val="24"/>
            <w:szCs w:val="24"/>
            <w:lang w:val="en-US"/>
          </w:rPr>
          <w:t>Hofer 19</w:t>
        </w:r>
      </w:ins>
      <w:ins w:id="1272" w:author="Hofer, Heribert" w:date="2022-03-07T08:22:00Z">
        <w:r w:rsidR="00452AC6">
          <w:rPr>
            <w:rFonts w:ascii="Times New Roman" w:hAnsi="Times New Roman" w:cs="Times New Roman"/>
            <w:color w:val="000000" w:themeColor="text1"/>
            <w:sz w:val="24"/>
            <w:szCs w:val="24"/>
            <w:lang w:val="en-US"/>
          </w:rPr>
          <w:t>95</w:t>
        </w:r>
      </w:ins>
      <w:ins w:id="1273" w:author="Sarah Benhaiem" w:date="2022-03-17T17:58:00Z">
        <w:r w:rsidR="00615BF9">
          <w:rPr>
            <w:rFonts w:ascii="Times New Roman" w:hAnsi="Times New Roman" w:cs="Times New Roman"/>
            <w:color w:val="000000" w:themeColor="text1"/>
            <w:sz w:val="24"/>
            <w:szCs w:val="24"/>
            <w:lang w:val="en-US"/>
          </w:rPr>
          <w:t>;</w:t>
        </w:r>
      </w:ins>
      <w:ins w:id="1274" w:author="Hofer, Heribert" w:date="2022-03-07T09:06:00Z">
        <w:del w:id="1275" w:author="Sarah Benhaiem" w:date="2022-03-17T17:58:00Z">
          <w:r w:rsidR="00673148" w:rsidDel="00615BF9">
            <w:rPr>
              <w:rFonts w:ascii="Times New Roman" w:hAnsi="Times New Roman" w:cs="Times New Roman"/>
              <w:color w:val="000000" w:themeColor="text1"/>
              <w:sz w:val="24"/>
              <w:szCs w:val="24"/>
              <w:lang w:val="en-US"/>
            </w:rPr>
            <w:delText>,</w:delText>
          </w:r>
        </w:del>
        <w:r w:rsidR="00673148">
          <w:rPr>
            <w:rFonts w:ascii="Times New Roman" w:hAnsi="Times New Roman" w:cs="Times New Roman"/>
            <w:color w:val="000000" w:themeColor="text1"/>
            <w:sz w:val="24"/>
            <w:szCs w:val="24"/>
            <w:lang w:val="en-US"/>
          </w:rPr>
          <w:t xml:space="preserve"> Estes et al. 2012</w:t>
        </w:r>
      </w:ins>
      <w:ins w:id="1276" w:author="Hofer, Heribert" w:date="2022-03-07T08:22:00Z">
        <w:r w:rsidR="00452AC6">
          <w:rPr>
            <w:rFonts w:ascii="Times New Roman" w:hAnsi="Times New Roman" w:cs="Times New Roman"/>
            <w:color w:val="000000" w:themeColor="text1"/>
            <w:sz w:val="24"/>
            <w:szCs w:val="24"/>
            <w:lang w:val="en-US"/>
          </w:rPr>
          <w:t xml:space="preserve">) </w:t>
        </w:r>
      </w:ins>
      <w:r w:rsidRPr="00850320">
        <w:rPr>
          <w:rFonts w:ascii="Times New Roman" w:hAnsi="Times New Roman" w:cs="Times New Roman"/>
          <w:color w:val="000000" w:themeColor="text1"/>
          <w:sz w:val="24"/>
          <w:szCs w:val="24"/>
          <w:lang w:val="en-US"/>
        </w:rPr>
        <w:t xml:space="preserve">and the development of wildlife tourism in this area increases (Larsen et al. 2020), potentially </w:t>
      </w:r>
      <w:r w:rsidRPr="00850320">
        <w:rPr>
          <w:rFonts w:ascii="Times New Roman" w:hAnsi="Times New Roman" w:cs="Times New Roman"/>
          <w:bCs/>
          <w:sz w:val="24"/>
          <w:szCs w:val="24"/>
          <w:lang w:val="en-US"/>
        </w:rPr>
        <w:t xml:space="preserve">threatening the long-term viability of the Serengeti hyena population. This perspective is all the more likely as </w:t>
      </w:r>
      <w:ins w:id="1277" w:author="Sarah Benhaiem" w:date="2022-03-17T18:21:00Z">
        <w:r w:rsidR="00A16728">
          <w:rPr>
            <w:rFonts w:ascii="Times New Roman" w:hAnsi="Times New Roman" w:cs="Times New Roman"/>
            <w:color w:val="000000" w:themeColor="text1"/>
            <w:sz w:val="24"/>
            <w:szCs w:val="24"/>
            <w:lang w:val="en-US"/>
          </w:rPr>
          <w:t>r</w:t>
        </w:r>
      </w:ins>
      <w:moveToRangeStart w:id="1278" w:author="Sarah Benhaiem" w:date="2022-03-17T18:20:00Z" w:name="move98430076"/>
      <w:moveTo w:id="1279" w:author="Sarah Benhaiem" w:date="2022-03-17T18:20:00Z">
        <w:del w:id="1280" w:author="Sarah Benhaiem" w:date="2022-03-17T18:20:00Z">
          <w:r w:rsidR="00A16728" w:rsidDel="00A16728">
            <w:rPr>
              <w:rFonts w:ascii="Times New Roman" w:hAnsi="Times New Roman" w:cs="Times New Roman"/>
              <w:color w:val="000000" w:themeColor="text1"/>
              <w:sz w:val="24"/>
              <w:szCs w:val="24"/>
              <w:lang w:val="en-US"/>
            </w:rPr>
            <w:delText>R</w:delText>
          </w:r>
        </w:del>
        <w:r w:rsidR="00A16728">
          <w:rPr>
            <w:rFonts w:ascii="Times New Roman" w:hAnsi="Times New Roman" w:cs="Times New Roman"/>
            <w:color w:val="000000" w:themeColor="text1"/>
            <w:sz w:val="24"/>
            <w:szCs w:val="24"/>
            <w:lang w:val="en-US"/>
          </w:rPr>
          <w:t>oadkills can also entail the additional loss of fetuses in pregnant females and the death due to starvation of dependent cubs of lactating females</w:t>
        </w:r>
      </w:moveTo>
      <w:ins w:id="1281" w:author="Sarah Benhaiem" w:date="2022-03-17T18:21:00Z">
        <w:r w:rsidR="00A16728">
          <w:rPr>
            <w:rFonts w:ascii="Times New Roman" w:hAnsi="Times New Roman" w:cs="Times New Roman"/>
            <w:color w:val="000000" w:themeColor="text1"/>
            <w:sz w:val="24"/>
            <w:szCs w:val="24"/>
            <w:lang w:val="en-US"/>
          </w:rPr>
          <w:t xml:space="preserve"> and</w:t>
        </w:r>
      </w:ins>
      <w:moveTo w:id="1282" w:author="Sarah Benhaiem" w:date="2022-03-17T18:20:00Z">
        <w:del w:id="1283" w:author="Sarah Benhaiem" w:date="2022-03-17T18:21:00Z">
          <w:r w:rsidR="00A16728" w:rsidDel="00A16728">
            <w:rPr>
              <w:rFonts w:ascii="Times New Roman" w:hAnsi="Times New Roman" w:cs="Times New Roman"/>
              <w:color w:val="000000" w:themeColor="text1"/>
              <w:sz w:val="24"/>
              <w:szCs w:val="24"/>
              <w:lang w:val="en-US"/>
            </w:rPr>
            <w:delText>.</w:delText>
          </w:r>
        </w:del>
        <w:r w:rsidR="00A16728">
          <w:rPr>
            <w:rFonts w:ascii="Times New Roman" w:hAnsi="Times New Roman" w:cs="Times New Roman"/>
            <w:color w:val="000000" w:themeColor="text1"/>
            <w:sz w:val="24"/>
            <w:szCs w:val="24"/>
            <w:lang w:val="en-US"/>
          </w:rPr>
          <w:t xml:space="preserve"> </w:t>
        </w:r>
      </w:moveTo>
      <w:moveToRangeEnd w:id="1278"/>
      <w:r w:rsidRPr="00850320">
        <w:rPr>
          <w:rFonts w:ascii="Times New Roman" w:hAnsi="Times New Roman" w:cs="Times New Roman"/>
          <w:bCs/>
          <w:sz w:val="24"/>
          <w:szCs w:val="24"/>
          <w:lang w:val="en-US"/>
        </w:rPr>
        <w:t xml:space="preserve">adult females, particularly high-ranking ones who contribute most to the population growth rate </w:t>
      </w:r>
      <w:r w:rsidRPr="001F6E03">
        <w:rPr>
          <w:rFonts w:ascii="Times New Roman" w:hAnsi="Times New Roman" w:cs="Times New Roman"/>
          <w:bCs/>
          <w:sz w:val="24"/>
          <w:szCs w:val="24"/>
          <w:lang w:val="en-US"/>
        </w:rPr>
        <w:fldChar w:fldCharType="begin"/>
      </w:r>
      <w:r w:rsidR="00185A55">
        <w:rPr>
          <w:rFonts w:ascii="Times New Roman" w:hAnsi="Times New Roman" w:cs="Times New Roman"/>
          <w:bCs/>
          <w:sz w:val="24"/>
          <w:szCs w:val="24"/>
          <w:lang w:val="en-US"/>
        </w:rPr>
        <w:instrText xml:space="preserve"> ADDIN ZOTERO_ITEM CSL_CITATION {"citationID":"O3HznhGT","properties":{"formattedCitation":"(Benhaiem et al. 2018)","plainCitation":"(Benhaiem et al. 2018)","noteIndex":0},"citationItems":[{"id":"qX81ssgi/hsFKpPlr","uris":["http://zotero.org/users/5432491/items/YX9NTEEG"],"uri":["http://zotero.org/users/5432491/items/YX9NTEEG"],"itemData":{"id":"6xRywKsa/jU8I87G6","type":"article-journal","abstract":"Predicting the impact of disease epidemics on wildlife populations is one of the twenty-first century’s main conservation challenges. The long-term demographic responses of wildlife populations to epidemics and the life history and social traits modulating these responses are generally unknown, particularly for K-selected social species. Here we develop a stage-structured matrix population model to provide a long-term projection of demographic responses by a keystone social predator, the spotted hyena, to a virulent epidemic of canine distemper virus (CDV) in the Serengeti ecosystem in 1993/1994 and predict the recovery time for the population following the epidemic. Using two decades of longitudinal data from 625 known hyenas, we demonstrate that although the reduction in population size was moderate, i.e., the population showed high ecological ‘resistance’ to the novel CDV genotype present, recovery was slow. Interestingly, high-ranking females accelerated the population’s recovery, thereby lessening the impact of the epidemic on the population.","container-title":"Communications Biology","DOI":"10.1038/s42003-018-0197-1","ISSN":"2399-3642","issue":"1","language":"en","note":"number: 1\npublisher: Nature Publishing Group","page":"1-12","source":"www-nature-com.acces.bibliotheque-diderot.fr","title":"Slow recovery from a disease epidemic in the spotted hyena, a keystone social carnivore","volume":"1","author":[{"family":"Benhaiem","given":"Sarah"},{"family":"Marescot","given":"Lucile"},{"family":"East","given":"Marion L."},{"family":"Kramer-Schadt","given":"Stephanie"},{"family":"Gimenez","given":"Olivier"},{"family":"Lebreton","given":"Jean-Dominique"},{"family":"Hofer","given":"Heribert"}],"issued":{"date-parts":[["2018",11,20]]}}}],"schema":"https://github.com/citation-style-language/schema/raw/master/csl-citation.json"} </w:instrText>
      </w:r>
      <w:r w:rsidRPr="001F6E03">
        <w:rPr>
          <w:rFonts w:ascii="Times New Roman" w:hAnsi="Times New Roman" w:cs="Times New Roman"/>
          <w:bCs/>
          <w:sz w:val="24"/>
          <w:szCs w:val="24"/>
          <w:lang w:val="en-US"/>
        </w:rPr>
        <w:fldChar w:fldCharType="separate"/>
      </w:r>
      <w:r w:rsidRPr="00850320">
        <w:rPr>
          <w:rFonts w:ascii="Times New Roman" w:hAnsi="Times New Roman" w:cs="Times New Roman"/>
          <w:sz w:val="24"/>
          <w:lang w:val="en-US"/>
        </w:rPr>
        <w:t>(Benhaiem et al. 2018)</w:t>
      </w:r>
      <w:r w:rsidRPr="001F6E03">
        <w:rPr>
          <w:rFonts w:ascii="Times New Roman" w:hAnsi="Times New Roman" w:cs="Times New Roman"/>
          <w:bCs/>
          <w:sz w:val="24"/>
          <w:szCs w:val="24"/>
          <w:lang w:val="en-US"/>
        </w:rPr>
        <w:fldChar w:fldCharType="end"/>
      </w:r>
      <w:r w:rsidRPr="00850320">
        <w:rPr>
          <w:rFonts w:ascii="Times New Roman" w:hAnsi="Times New Roman" w:cs="Times New Roman"/>
          <w:bCs/>
          <w:sz w:val="24"/>
          <w:szCs w:val="24"/>
          <w:lang w:val="en-US"/>
        </w:rPr>
        <w:t xml:space="preserve">, are the most affected by both roadkills and </w:t>
      </w:r>
      <w:r w:rsidRPr="00031640">
        <w:rPr>
          <w:rFonts w:ascii="Times New Roman" w:hAnsi="Times New Roman" w:cs="Times New Roman"/>
          <w:bCs/>
          <w:sz w:val="24"/>
          <w:szCs w:val="24"/>
          <w:lang w:val="en-US"/>
        </w:rPr>
        <w:t xml:space="preserve">snaring </w:t>
      </w:r>
      <w:r w:rsidRPr="001F6E03">
        <w:rPr>
          <w:rFonts w:ascii="Times New Roman" w:hAnsi="Times New Roman" w:cs="Times New Roman"/>
          <w:bCs/>
          <w:sz w:val="24"/>
          <w:szCs w:val="24"/>
          <w:lang w:val="en-US"/>
        </w:rPr>
        <w:fldChar w:fldCharType="begin"/>
      </w:r>
      <w:r w:rsidR="00185A55">
        <w:rPr>
          <w:rFonts w:ascii="Times New Roman" w:hAnsi="Times New Roman" w:cs="Times New Roman"/>
          <w:bCs/>
          <w:sz w:val="24"/>
          <w:szCs w:val="24"/>
          <w:lang w:val="en-US"/>
        </w:rPr>
        <w:instrText xml:space="preserve"> ADDIN ZOTERO_ITEM CSL_CITATION {"citationID":"ea0rv3fU","properties":{"formattedCitation":"(Kaidatzi et al. in prep.)","plainCitation":"(Kaidatzi et al. in prep.)","dontUpdate":true,"noteIndex":0},"citationItems":[{"id":"qX81ssgi/F0H6XDZK","uris":["http://zotero.org/users/5432491/items/TBVDFPA9"],"uri":["http://zotero.org/users/5432491/items/TBVDFPA9"],"itemData":{"id":"6xRywKsa/wQEyLKXT","type":"article-journal","title":"Snare injuries reduce female reproductive success but not survival in Serengeti spotted hyenas","author":[{"family":"Kaidatzi","given":"S"},{"family":"Hofer","given":"H"},{"family":"East","given":"M L"},{"family":"Benhaiem","given":"S"}],"issued":{"literal":"in prep."}}}],"schema":"https://github.com/citation-style-language/schema/raw/master/csl-citation.json"} </w:instrText>
      </w:r>
      <w:r w:rsidRPr="001F6E03">
        <w:rPr>
          <w:rFonts w:ascii="Times New Roman" w:hAnsi="Times New Roman" w:cs="Times New Roman"/>
          <w:bCs/>
          <w:sz w:val="24"/>
          <w:szCs w:val="24"/>
          <w:lang w:val="en-US"/>
        </w:rPr>
        <w:fldChar w:fldCharType="separate"/>
      </w:r>
      <w:r w:rsidRPr="00850320">
        <w:rPr>
          <w:rFonts w:ascii="Times New Roman" w:hAnsi="Times New Roman" w:cs="Times New Roman"/>
          <w:sz w:val="24"/>
          <w:lang w:val="en-US"/>
        </w:rPr>
        <w:t xml:space="preserve">(Benhaiem et al. in </w:t>
      </w:r>
      <w:del w:id="1284" w:author="Sarah Benhaiem" w:date="2022-03-17T18:20:00Z">
        <w:r w:rsidRPr="00850320" w:rsidDel="00A16728">
          <w:rPr>
            <w:rFonts w:ascii="Times New Roman" w:hAnsi="Times New Roman" w:cs="Times New Roman"/>
            <w:sz w:val="24"/>
            <w:lang w:val="en-US"/>
          </w:rPr>
          <w:lastRenderedPageBreak/>
          <w:delText>prep</w:delText>
        </w:r>
      </w:del>
      <w:ins w:id="1285" w:author="Sarah Benhaiem" w:date="2022-03-17T18:20:00Z">
        <w:r w:rsidR="00A16728">
          <w:rPr>
            <w:rFonts w:ascii="Times New Roman" w:hAnsi="Times New Roman" w:cs="Times New Roman"/>
            <w:sz w:val="24"/>
            <w:lang w:val="en-US"/>
          </w:rPr>
          <w:t>revision</w:t>
        </w:r>
      </w:ins>
      <w:r w:rsidRPr="00850320">
        <w:rPr>
          <w:rFonts w:ascii="Times New Roman" w:hAnsi="Times New Roman" w:cs="Times New Roman"/>
          <w:sz w:val="24"/>
          <w:lang w:val="en-US"/>
        </w:rPr>
        <w:t>.)</w:t>
      </w:r>
      <w:r w:rsidRPr="001F6E03">
        <w:rPr>
          <w:rFonts w:ascii="Times New Roman" w:hAnsi="Times New Roman" w:cs="Times New Roman"/>
          <w:bCs/>
          <w:sz w:val="24"/>
          <w:szCs w:val="24"/>
          <w:lang w:val="en-US"/>
        </w:rPr>
        <w:fldChar w:fldCharType="end"/>
      </w:r>
      <w:r w:rsidRPr="00850320">
        <w:rPr>
          <w:rFonts w:ascii="Times New Roman" w:hAnsi="Times New Roman" w:cs="Times New Roman"/>
          <w:bCs/>
          <w:sz w:val="24"/>
          <w:szCs w:val="24"/>
          <w:lang w:val="en-US"/>
        </w:rPr>
        <w:t xml:space="preserve">. </w:t>
      </w:r>
      <w:commentRangeStart w:id="1286"/>
      <w:del w:id="1287" w:author="Aima P" w:date="2022-03-22T15:12:00Z">
        <w:r w:rsidRPr="00850320" w:rsidDel="004D2419">
          <w:rPr>
            <w:rFonts w:ascii="Times New Roman" w:hAnsi="Times New Roman" w:cs="Times New Roman"/>
            <w:bCs/>
            <w:sz w:val="24"/>
            <w:szCs w:val="24"/>
            <w:lang w:val="en-US"/>
          </w:rPr>
          <w:delText>In another population</w:delText>
        </w:r>
        <w:commentRangeEnd w:id="1286"/>
        <w:r w:rsidR="000017BC" w:rsidDel="004D2419">
          <w:rPr>
            <w:rStyle w:val="CommentReference"/>
          </w:rPr>
          <w:commentReference w:id="1286"/>
        </w:r>
        <w:r w:rsidRPr="00850320" w:rsidDel="004D2419">
          <w:rPr>
            <w:rFonts w:ascii="Times New Roman" w:hAnsi="Times New Roman" w:cs="Times New Roman"/>
            <w:bCs/>
            <w:sz w:val="24"/>
            <w:szCs w:val="24"/>
            <w:lang w:val="en-US"/>
          </w:rPr>
          <w:delText xml:space="preserve">, humans have also been responsible for the majority of hyena deaths through spearing, snaring, poisoning, and roadkill (Holekamp </w:delText>
        </w:r>
        <w:commentRangeStart w:id="1288"/>
        <w:r w:rsidRPr="00850320" w:rsidDel="004D2419">
          <w:rPr>
            <w:rFonts w:ascii="Times New Roman" w:hAnsi="Times New Roman" w:cs="Times New Roman"/>
            <w:bCs/>
            <w:sz w:val="24"/>
            <w:szCs w:val="24"/>
            <w:lang w:val="en-US"/>
          </w:rPr>
          <w:delText>&amp; Dloniak, 2010</w:delText>
        </w:r>
        <w:commentRangeEnd w:id="1288"/>
        <w:r w:rsidR="000017BC" w:rsidDel="004D2419">
          <w:rPr>
            <w:rStyle w:val="CommentReference"/>
          </w:rPr>
          <w:commentReference w:id="1288"/>
        </w:r>
        <w:r w:rsidRPr="00850320" w:rsidDel="004D2419">
          <w:rPr>
            <w:rFonts w:ascii="Times New Roman" w:hAnsi="Times New Roman" w:cs="Times New Roman"/>
            <w:bCs/>
            <w:sz w:val="24"/>
            <w:szCs w:val="24"/>
            <w:lang w:val="en-US"/>
          </w:rPr>
          <w:delText xml:space="preserve">). </w:delText>
        </w:r>
      </w:del>
    </w:p>
    <w:p w14:paraId="38B6D13E" w14:textId="3DEEB8A6" w:rsidR="0046461D" w:rsidRDefault="00BE6473">
      <w:pPr>
        <w:spacing w:line="600" w:lineRule="auto"/>
        <w:ind w:firstLine="720"/>
        <w:jc w:val="both"/>
        <w:rPr>
          <w:ins w:id="1289" w:author="Sarah Benhaiem" w:date="2022-03-17T18:27:00Z"/>
          <w:rFonts w:ascii="Times New Roman" w:hAnsi="Times New Roman" w:cs="Times New Roman"/>
          <w:bCs/>
          <w:sz w:val="24"/>
          <w:szCs w:val="24"/>
          <w:lang w:val="en-US"/>
        </w:rPr>
      </w:pPr>
      <w:ins w:id="1290" w:author="East, Marion" w:date="2022-03-13T18:50:00Z">
        <w:del w:id="1291" w:author="Aima P" w:date="2022-03-22T15:12:00Z">
          <w:r w:rsidDel="004D2419">
            <w:rPr>
              <w:rFonts w:ascii="Times New Roman" w:hAnsi="Times New Roman" w:cs="Times New Roman"/>
              <w:bCs/>
              <w:sz w:val="24"/>
              <w:szCs w:val="24"/>
              <w:lang w:val="en-US"/>
            </w:rPr>
            <w:delText>O</w:delText>
          </w:r>
        </w:del>
      </w:ins>
      <w:ins w:id="1292" w:author="East, Marion" w:date="2022-03-10T18:58:00Z">
        <w:del w:id="1293" w:author="Aima P" w:date="2022-03-22T15:12:00Z">
          <w:r w:rsidDel="004D2419">
            <w:rPr>
              <w:rFonts w:ascii="Times New Roman" w:hAnsi="Times New Roman" w:cs="Times New Roman"/>
              <w:bCs/>
              <w:sz w:val="24"/>
              <w:szCs w:val="24"/>
              <w:lang w:val="en-US"/>
            </w:rPr>
            <w:delText>ur results</w:delText>
          </w:r>
        </w:del>
      </w:ins>
      <w:del w:id="1294" w:author="Aima P" w:date="2022-03-22T15:12:00Z">
        <w:r w:rsidR="008F3643" w:rsidRPr="00850320" w:rsidDel="004D2419">
          <w:rPr>
            <w:rFonts w:ascii="Times New Roman" w:hAnsi="Times New Roman" w:cs="Times New Roman"/>
            <w:bCs/>
            <w:sz w:val="24"/>
            <w:szCs w:val="24"/>
            <w:lang w:val="en-US"/>
          </w:rPr>
          <w:delText xml:space="preserve">We suggest that roadkills are considered a major source of human-induced mortality for hyenas - and many other species </w:delText>
        </w:r>
      </w:del>
      <w:ins w:id="1295" w:author="Sarah Benhaiem" w:date="2022-03-17T18:22:00Z">
        <w:del w:id="1296" w:author="Aima P" w:date="2022-03-22T15:12:00Z">
          <w:r w:rsidR="00A16728" w:rsidDel="004D2419">
            <w:rPr>
              <w:rFonts w:ascii="Times New Roman" w:hAnsi="Times New Roman" w:cs="Times New Roman"/>
              <w:bCs/>
              <w:sz w:val="24"/>
              <w:szCs w:val="24"/>
              <w:lang w:val="en-US"/>
            </w:rPr>
            <w:delText xml:space="preserve">(see e.g. Lyamuya et al. 2021) </w:delText>
          </w:r>
        </w:del>
      </w:ins>
      <w:del w:id="1297" w:author="Aima P" w:date="2022-03-22T15:12:00Z">
        <w:r w:rsidR="008F3643" w:rsidRPr="00850320" w:rsidDel="004D2419">
          <w:rPr>
            <w:rFonts w:ascii="Times New Roman" w:hAnsi="Times New Roman" w:cs="Times New Roman"/>
            <w:bCs/>
            <w:sz w:val="24"/>
            <w:szCs w:val="24"/>
            <w:lang w:val="en-US"/>
          </w:rPr>
          <w:delText>- in the Serengeti NP</w:delText>
        </w:r>
        <w:r w:rsidR="00BF029E" w:rsidDel="004D2419">
          <w:rPr>
            <w:rFonts w:ascii="Times New Roman" w:hAnsi="Times New Roman" w:cs="Times New Roman"/>
            <w:bCs/>
            <w:sz w:val="24"/>
            <w:szCs w:val="24"/>
            <w:lang w:val="en-US"/>
          </w:rPr>
          <w:delText xml:space="preserve">. </w:delText>
        </w:r>
        <w:r w:rsidR="0044287D" w:rsidDel="004D2419">
          <w:rPr>
            <w:rFonts w:ascii="Times New Roman" w:hAnsi="Times New Roman" w:cs="Times New Roman"/>
            <w:bCs/>
            <w:sz w:val="24"/>
            <w:szCs w:val="24"/>
            <w:lang w:val="en-US"/>
          </w:rPr>
          <w:delText>M</w:delText>
        </w:r>
      </w:del>
      <w:ins w:id="1298" w:author="Aima P" w:date="2022-03-22T15:12:00Z">
        <w:r w:rsidR="004D2419">
          <w:rPr>
            <w:rFonts w:ascii="Times New Roman" w:hAnsi="Times New Roman" w:cs="Times New Roman"/>
            <w:bCs/>
            <w:sz w:val="24"/>
            <w:szCs w:val="24"/>
            <w:lang w:val="en-US"/>
          </w:rPr>
          <w:t>Based on our results, we suggest m</w:t>
        </w:r>
      </w:ins>
      <w:r w:rsidR="008F3643" w:rsidRPr="00850320">
        <w:rPr>
          <w:rFonts w:ascii="Times New Roman" w:hAnsi="Times New Roman" w:cs="Times New Roman"/>
          <w:bCs/>
          <w:sz w:val="24"/>
          <w:szCs w:val="24"/>
          <w:lang w:val="en-US"/>
        </w:rPr>
        <w:t xml:space="preserve">itigation measures </w:t>
      </w:r>
      <w:ins w:id="1299" w:author="Aima P" w:date="2022-03-22T15:12:00Z">
        <w:r w:rsidR="004D2419">
          <w:rPr>
            <w:rFonts w:ascii="Times New Roman" w:hAnsi="Times New Roman" w:cs="Times New Roman"/>
            <w:bCs/>
            <w:sz w:val="24"/>
            <w:szCs w:val="24"/>
            <w:lang w:val="en-US"/>
          </w:rPr>
          <w:t xml:space="preserve">should be urgently </w:t>
        </w:r>
      </w:ins>
      <w:ins w:id="1300" w:author="Aima P" w:date="2022-03-22T15:13:00Z">
        <w:r w:rsidR="004D2419">
          <w:rPr>
            <w:rFonts w:ascii="Times New Roman" w:hAnsi="Times New Roman" w:cs="Times New Roman"/>
            <w:bCs/>
            <w:sz w:val="24"/>
            <w:szCs w:val="24"/>
            <w:lang w:val="en-US"/>
          </w:rPr>
          <w:t xml:space="preserve">imposed </w:t>
        </w:r>
      </w:ins>
      <w:r w:rsidR="0044287D">
        <w:rPr>
          <w:rFonts w:ascii="Times New Roman" w:hAnsi="Times New Roman" w:cs="Times New Roman"/>
          <w:bCs/>
          <w:sz w:val="24"/>
          <w:szCs w:val="24"/>
          <w:lang w:val="en-US"/>
        </w:rPr>
        <w:t>to reduce large carnivore road</w:t>
      </w:r>
      <w:del w:id="1301" w:author="Aima P" w:date="2022-03-22T15:13:00Z">
        <w:r w:rsidR="0044287D" w:rsidDel="004D2419">
          <w:rPr>
            <w:rFonts w:ascii="Times New Roman" w:hAnsi="Times New Roman" w:cs="Times New Roman"/>
            <w:bCs/>
            <w:sz w:val="24"/>
            <w:szCs w:val="24"/>
            <w:lang w:val="en-US"/>
          </w:rPr>
          <w:delText xml:space="preserve"> </w:delText>
        </w:r>
      </w:del>
      <w:r w:rsidR="0044287D">
        <w:rPr>
          <w:rFonts w:ascii="Times New Roman" w:hAnsi="Times New Roman" w:cs="Times New Roman"/>
          <w:bCs/>
          <w:sz w:val="24"/>
          <w:szCs w:val="24"/>
          <w:lang w:val="en-US"/>
        </w:rPr>
        <w:t>kills</w:t>
      </w:r>
      <w:ins w:id="1302" w:author="Aima P" w:date="2022-03-22T15:13:00Z">
        <w:r w:rsidR="004D2419">
          <w:rPr>
            <w:rFonts w:ascii="Times New Roman" w:hAnsi="Times New Roman" w:cs="Times New Roman"/>
            <w:bCs/>
            <w:sz w:val="24"/>
            <w:szCs w:val="24"/>
            <w:lang w:val="en-US"/>
          </w:rPr>
          <w:t xml:space="preserve">, and they </w:t>
        </w:r>
      </w:ins>
      <w:del w:id="1303" w:author="Aima P" w:date="2022-03-22T15:13:00Z">
        <w:r w:rsidR="0044287D" w:rsidDel="004D2419">
          <w:rPr>
            <w:rFonts w:ascii="Times New Roman" w:hAnsi="Times New Roman" w:cs="Times New Roman"/>
            <w:bCs/>
            <w:sz w:val="24"/>
            <w:szCs w:val="24"/>
            <w:lang w:val="en-US"/>
          </w:rPr>
          <w:delText xml:space="preserve"> </w:delText>
        </w:r>
      </w:del>
      <w:commentRangeStart w:id="1304"/>
      <w:r w:rsidR="008F3643" w:rsidRPr="00850320">
        <w:rPr>
          <w:rFonts w:ascii="Times New Roman" w:hAnsi="Times New Roman" w:cs="Times New Roman"/>
          <w:bCs/>
          <w:sz w:val="24"/>
          <w:szCs w:val="24"/>
          <w:lang w:val="en-US"/>
        </w:rPr>
        <w:t xml:space="preserve">should </w:t>
      </w:r>
      <w:commentRangeStart w:id="1305"/>
      <w:r w:rsidR="008F3643" w:rsidRPr="00850320">
        <w:rPr>
          <w:rFonts w:ascii="Times New Roman" w:hAnsi="Times New Roman" w:cs="Times New Roman"/>
          <w:bCs/>
          <w:sz w:val="24"/>
          <w:szCs w:val="24"/>
          <w:lang w:val="en-US"/>
        </w:rPr>
        <w:t xml:space="preserve">prioritize </w:t>
      </w:r>
      <w:ins w:id="1306" w:author="East, Marion" w:date="2022-03-13T20:51:00Z">
        <w:r>
          <w:rPr>
            <w:rFonts w:ascii="Times New Roman" w:hAnsi="Times New Roman" w:cs="Times New Roman"/>
            <w:bCs/>
            <w:sz w:val="24"/>
            <w:szCs w:val="24"/>
            <w:lang w:val="en-US"/>
          </w:rPr>
          <w:t>main road</w:t>
        </w:r>
      </w:ins>
      <w:ins w:id="1307" w:author="East, Marion" w:date="2022-03-13T21:01:00Z">
        <w:r>
          <w:rPr>
            <w:rFonts w:ascii="Times New Roman" w:hAnsi="Times New Roman" w:cs="Times New Roman"/>
            <w:bCs/>
            <w:sz w:val="24"/>
            <w:szCs w:val="24"/>
            <w:lang w:val="en-US"/>
          </w:rPr>
          <w:t>s</w:t>
        </w:r>
      </w:ins>
      <w:ins w:id="1308" w:author="East, Marion" w:date="2022-03-13T20:51:00Z">
        <w:r>
          <w:rPr>
            <w:rFonts w:ascii="Times New Roman" w:hAnsi="Times New Roman" w:cs="Times New Roman"/>
            <w:bCs/>
            <w:sz w:val="24"/>
            <w:szCs w:val="24"/>
            <w:lang w:val="en-US"/>
          </w:rPr>
          <w:t xml:space="preserve">, </w:t>
        </w:r>
      </w:ins>
      <w:ins w:id="1309" w:author="East, Marion" w:date="2022-03-13T21:02:00Z">
        <w:r>
          <w:rPr>
            <w:rFonts w:ascii="Times New Roman" w:hAnsi="Times New Roman" w:cs="Times New Roman"/>
            <w:bCs/>
            <w:sz w:val="24"/>
            <w:szCs w:val="24"/>
            <w:lang w:val="en-US"/>
          </w:rPr>
          <w:t xml:space="preserve">such as the </w:t>
        </w:r>
      </w:ins>
      <w:ins w:id="1310" w:author="East, Marion" w:date="2022-03-13T20:55:00Z">
        <w:r>
          <w:rPr>
            <w:rFonts w:ascii="Times New Roman" w:hAnsi="Times New Roman" w:cs="Times New Roman"/>
            <w:bCs/>
            <w:sz w:val="24"/>
            <w:szCs w:val="24"/>
            <w:lang w:val="en-US"/>
          </w:rPr>
          <w:t>enforce</w:t>
        </w:r>
      </w:ins>
      <w:ins w:id="1311" w:author="East, Marion" w:date="2022-03-13T21:02:00Z">
        <w:r>
          <w:rPr>
            <w:rFonts w:ascii="Times New Roman" w:hAnsi="Times New Roman" w:cs="Times New Roman"/>
            <w:bCs/>
            <w:sz w:val="24"/>
            <w:szCs w:val="24"/>
            <w:lang w:val="en-US"/>
          </w:rPr>
          <w:t>ment of</w:t>
        </w:r>
      </w:ins>
      <w:ins w:id="1312" w:author="East, Marion" w:date="2022-03-13T20:55:00Z">
        <w:r>
          <w:rPr>
            <w:rFonts w:ascii="Times New Roman" w:hAnsi="Times New Roman" w:cs="Times New Roman"/>
            <w:bCs/>
            <w:sz w:val="24"/>
            <w:szCs w:val="24"/>
            <w:lang w:val="en-US"/>
          </w:rPr>
          <w:t xml:space="preserve"> existing regulations on night driving </w:t>
        </w:r>
      </w:ins>
      <w:ins w:id="1313" w:author="East, Marion" w:date="2022-03-13T20:58:00Z">
        <w:r>
          <w:rPr>
            <w:rFonts w:ascii="Times New Roman" w:hAnsi="Times New Roman" w:cs="Times New Roman"/>
            <w:bCs/>
            <w:sz w:val="24"/>
            <w:szCs w:val="24"/>
            <w:lang w:val="en-US"/>
          </w:rPr>
          <w:t>and speed limits</w:t>
        </w:r>
      </w:ins>
      <w:ins w:id="1314" w:author="Aima P" w:date="2022-03-22T15:13:00Z">
        <w:r w:rsidR="004D2419">
          <w:rPr>
            <w:rFonts w:ascii="Times New Roman" w:hAnsi="Times New Roman" w:cs="Times New Roman"/>
            <w:bCs/>
            <w:sz w:val="24"/>
            <w:szCs w:val="24"/>
            <w:lang w:val="en-US"/>
          </w:rPr>
          <w:t xml:space="preserve">, especially around the locations of the migratory herds. </w:t>
        </w:r>
      </w:ins>
      <w:ins w:id="1315" w:author="Sarah Benhaiem" w:date="2022-03-17T18:25:00Z">
        <w:del w:id="1316" w:author="Aima P" w:date="2022-03-22T15:13:00Z">
          <w:r w:rsidR="0046461D" w:rsidDel="00867012">
            <w:rPr>
              <w:rFonts w:ascii="Times New Roman" w:hAnsi="Times New Roman" w:cs="Times New Roman"/>
              <w:bCs/>
              <w:sz w:val="24"/>
              <w:szCs w:val="24"/>
              <w:lang w:val="en-US"/>
            </w:rPr>
            <w:delText>.</w:delText>
          </w:r>
        </w:del>
      </w:ins>
      <w:del w:id="1317" w:author="East, Marion" w:date="2022-03-13T20:50:00Z">
        <w:r w:rsidR="008F3643" w:rsidRPr="00850320" w:rsidDel="00BE6473">
          <w:rPr>
            <w:rFonts w:ascii="Times New Roman" w:hAnsi="Times New Roman" w:cs="Times New Roman"/>
            <w:bCs/>
            <w:sz w:val="24"/>
            <w:szCs w:val="24"/>
            <w:lang w:val="en-US"/>
          </w:rPr>
          <w:delText>areas</w:delText>
        </w:r>
      </w:del>
      <w:del w:id="1318" w:author="East, Marion" w:date="2022-03-13T20:59:00Z">
        <w:r w:rsidR="008F3643" w:rsidRPr="00850320" w:rsidDel="00BE6473">
          <w:rPr>
            <w:rFonts w:ascii="Times New Roman" w:hAnsi="Times New Roman" w:cs="Times New Roman"/>
            <w:bCs/>
            <w:sz w:val="24"/>
            <w:szCs w:val="24"/>
            <w:lang w:val="en-US"/>
          </w:rPr>
          <w:delText xml:space="preserve"> </w:delText>
        </w:r>
        <w:commentRangeEnd w:id="1305"/>
        <w:r w:rsidR="00147EF8" w:rsidDel="00BE6473">
          <w:rPr>
            <w:rStyle w:val="CommentReference"/>
          </w:rPr>
          <w:commentReference w:id="1305"/>
        </w:r>
        <w:r w:rsidR="008F3643" w:rsidRPr="00850320" w:rsidDel="00BE6473">
          <w:rPr>
            <w:rFonts w:ascii="Times New Roman" w:hAnsi="Times New Roman" w:cs="Times New Roman"/>
            <w:bCs/>
            <w:sz w:val="24"/>
            <w:szCs w:val="24"/>
            <w:lang w:val="en-US"/>
          </w:rPr>
          <w:delText xml:space="preserve">in the vicinity </w:delText>
        </w:r>
        <w:commentRangeEnd w:id="1304"/>
        <w:r w:rsidR="002548B9" w:rsidDel="00BE6473">
          <w:rPr>
            <w:rStyle w:val="CommentReference"/>
          </w:rPr>
          <w:commentReference w:id="1304"/>
        </w:r>
        <w:r w:rsidR="008F3643" w:rsidRPr="00850320" w:rsidDel="00BE6473">
          <w:rPr>
            <w:rFonts w:ascii="Times New Roman" w:hAnsi="Times New Roman" w:cs="Times New Roman"/>
            <w:bCs/>
            <w:sz w:val="24"/>
            <w:szCs w:val="24"/>
            <w:lang w:val="en-US"/>
          </w:rPr>
          <w:delText>of migratory herds throughout the year. A</w:delText>
        </w:r>
        <w:r w:rsidR="0044287D" w:rsidDel="00BE6473">
          <w:rPr>
            <w:rFonts w:ascii="Times New Roman" w:hAnsi="Times New Roman" w:cs="Times New Roman"/>
            <w:bCs/>
            <w:sz w:val="24"/>
            <w:szCs w:val="24"/>
            <w:lang w:val="en-US"/>
          </w:rPr>
          <w:delText>nd</w:delText>
        </w:r>
      </w:del>
      <w:r w:rsidR="0044287D">
        <w:rPr>
          <w:rFonts w:ascii="Times New Roman" w:hAnsi="Times New Roman" w:cs="Times New Roman"/>
          <w:bCs/>
          <w:sz w:val="24"/>
          <w:szCs w:val="24"/>
          <w:lang w:val="en-US"/>
        </w:rPr>
        <w:t xml:space="preserve"> </w:t>
      </w:r>
      <w:del w:id="1319" w:author="Sarah Benhaiem" w:date="2022-03-17T18:25:00Z">
        <w:r w:rsidR="0044287D" w:rsidDel="0046461D">
          <w:rPr>
            <w:rFonts w:ascii="Times New Roman" w:hAnsi="Times New Roman" w:cs="Times New Roman"/>
            <w:bCs/>
            <w:sz w:val="24"/>
            <w:szCs w:val="24"/>
            <w:lang w:val="en-US"/>
          </w:rPr>
          <w:delText xml:space="preserve">as </w:delText>
        </w:r>
      </w:del>
      <w:ins w:id="1320" w:author="Sarah Benhaiem" w:date="2022-03-17T18:25:00Z">
        <w:r w:rsidR="0046461D">
          <w:rPr>
            <w:rFonts w:ascii="Times New Roman" w:hAnsi="Times New Roman" w:cs="Times New Roman"/>
            <w:bCs/>
            <w:sz w:val="24"/>
            <w:szCs w:val="24"/>
            <w:lang w:val="en-US"/>
          </w:rPr>
          <w:t xml:space="preserve">As </w:t>
        </w:r>
      </w:ins>
      <w:ins w:id="1321" w:author="East, Marion" w:date="2022-03-13T21:04:00Z">
        <w:r>
          <w:rPr>
            <w:rFonts w:ascii="Times New Roman" w:hAnsi="Times New Roman" w:cs="Times New Roman"/>
            <w:bCs/>
            <w:sz w:val="24"/>
            <w:szCs w:val="24"/>
            <w:lang w:val="en-US"/>
          </w:rPr>
          <w:t xml:space="preserve">it </w:t>
        </w:r>
      </w:ins>
      <w:r w:rsidR="0044287D">
        <w:rPr>
          <w:rFonts w:ascii="Times New Roman" w:hAnsi="Times New Roman" w:cs="Times New Roman"/>
          <w:bCs/>
          <w:sz w:val="24"/>
          <w:szCs w:val="24"/>
          <w:lang w:val="en-US"/>
        </w:rPr>
        <w:t xml:space="preserve">is known from </w:t>
      </w:r>
      <w:commentRangeStart w:id="1322"/>
      <w:r w:rsidR="0044287D">
        <w:rPr>
          <w:rFonts w:ascii="Times New Roman" w:hAnsi="Times New Roman" w:cs="Times New Roman"/>
          <w:bCs/>
          <w:sz w:val="24"/>
          <w:szCs w:val="24"/>
          <w:lang w:val="en-US"/>
        </w:rPr>
        <w:t xml:space="preserve">traffic accidents involving </w:t>
      </w:r>
      <w:r w:rsidR="002E3545">
        <w:rPr>
          <w:rFonts w:ascii="Times New Roman" w:hAnsi="Times New Roman" w:cs="Times New Roman"/>
          <w:bCs/>
          <w:sz w:val="24"/>
          <w:szCs w:val="24"/>
          <w:lang w:val="en-US"/>
        </w:rPr>
        <w:t>humans</w:t>
      </w:r>
      <w:commentRangeEnd w:id="1322"/>
      <w:r w:rsidR="0046461D">
        <w:rPr>
          <w:rStyle w:val="CommentReference"/>
        </w:rPr>
        <w:commentReference w:id="1322"/>
      </w:r>
      <w:r w:rsidR="002E3545">
        <w:rPr>
          <w:rFonts w:ascii="Times New Roman" w:hAnsi="Times New Roman" w:cs="Times New Roman"/>
          <w:bCs/>
          <w:sz w:val="24"/>
          <w:szCs w:val="24"/>
          <w:lang w:val="en-US"/>
        </w:rPr>
        <w:t xml:space="preserve">, the </w:t>
      </w:r>
      <w:commentRangeStart w:id="1323"/>
      <w:r w:rsidR="008F3643" w:rsidRPr="00850320">
        <w:rPr>
          <w:rFonts w:ascii="Times New Roman" w:hAnsi="Times New Roman" w:cs="Times New Roman"/>
          <w:bCs/>
          <w:sz w:val="24"/>
          <w:szCs w:val="24"/>
          <w:lang w:val="en-US"/>
        </w:rPr>
        <w:t xml:space="preserve">enforcement of </w:t>
      </w:r>
      <w:del w:id="1324" w:author="Sarah Benhaiem" w:date="2022-03-17T18:27:00Z">
        <w:r w:rsidR="008F3643" w:rsidRPr="00850320" w:rsidDel="0046461D">
          <w:rPr>
            <w:rFonts w:ascii="Times New Roman" w:hAnsi="Times New Roman" w:cs="Times New Roman"/>
            <w:bCs/>
            <w:sz w:val="24"/>
            <w:szCs w:val="24"/>
            <w:lang w:val="en-US"/>
          </w:rPr>
          <w:delText xml:space="preserve">the </w:delText>
        </w:r>
      </w:del>
      <w:r w:rsidR="008F3643" w:rsidRPr="00850320">
        <w:rPr>
          <w:rFonts w:ascii="Times New Roman" w:hAnsi="Times New Roman" w:cs="Times New Roman"/>
          <w:bCs/>
          <w:sz w:val="24"/>
          <w:szCs w:val="24"/>
          <w:lang w:val="en-US"/>
        </w:rPr>
        <w:t xml:space="preserve">speed limits </w:t>
      </w:r>
      <w:commentRangeEnd w:id="1323"/>
      <w:r w:rsidR="00326AD5">
        <w:rPr>
          <w:rStyle w:val="CommentReference"/>
        </w:rPr>
        <w:commentReference w:id="1323"/>
      </w:r>
      <w:del w:id="1325" w:author="Sarah Benhaiem" w:date="2022-03-17T18:25:00Z">
        <w:r w:rsidR="008F3643" w:rsidRPr="00850320" w:rsidDel="0046461D">
          <w:rPr>
            <w:rFonts w:ascii="Times New Roman" w:hAnsi="Times New Roman" w:cs="Times New Roman"/>
            <w:bCs/>
            <w:sz w:val="24"/>
            <w:szCs w:val="24"/>
            <w:lang w:val="en-US"/>
          </w:rPr>
          <w:delText xml:space="preserve">will </w:delText>
        </w:r>
      </w:del>
      <w:ins w:id="1326" w:author="Sarah Benhaiem" w:date="2022-03-17T18:25:00Z">
        <w:r w:rsidR="0046461D">
          <w:rPr>
            <w:rFonts w:ascii="Times New Roman" w:hAnsi="Times New Roman" w:cs="Times New Roman"/>
            <w:bCs/>
            <w:sz w:val="24"/>
            <w:szCs w:val="24"/>
            <w:lang w:val="en-US"/>
          </w:rPr>
          <w:t>would effectively</w:t>
        </w:r>
        <w:r w:rsidR="0046461D" w:rsidRPr="00850320">
          <w:rPr>
            <w:rFonts w:ascii="Times New Roman" w:hAnsi="Times New Roman" w:cs="Times New Roman"/>
            <w:bCs/>
            <w:sz w:val="24"/>
            <w:szCs w:val="24"/>
            <w:lang w:val="en-US"/>
          </w:rPr>
          <w:t xml:space="preserve"> </w:t>
        </w:r>
      </w:ins>
      <w:r w:rsidR="008F3643" w:rsidRPr="00850320">
        <w:rPr>
          <w:rFonts w:ascii="Times New Roman" w:hAnsi="Times New Roman" w:cs="Times New Roman"/>
          <w:bCs/>
          <w:sz w:val="24"/>
          <w:szCs w:val="24"/>
          <w:lang w:val="en-US"/>
        </w:rPr>
        <w:t xml:space="preserve">reduce roadkill </w:t>
      </w:r>
      <w:r w:rsidR="008F3643" w:rsidRPr="00500944">
        <w:rPr>
          <w:rFonts w:ascii="Times New Roman" w:hAnsi="Times New Roman" w:cs="Times New Roman"/>
          <w:bCs/>
          <w:sz w:val="24"/>
          <w:szCs w:val="24"/>
          <w:lang w:val="en-US"/>
        </w:rPr>
        <w:t>incidence</w:t>
      </w:r>
      <w:ins w:id="1327" w:author="Sarah Benhaiem" w:date="2022-03-17T18:26:00Z">
        <w:r w:rsidR="0046461D" w:rsidRPr="00500944">
          <w:rPr>
            <w:rFonts w:ascii="Times New Roman" w:hAnsi="Times New Roman" w:cs="Times New Roman"/>
            <w:bCs/>
            <w:sz w:val="24"/>
            <w:szCs w:val="24"/>
            <w:lang w:val="en-US"/>
          </w:rPr>
          <w:t>, particularly so during the evening when</w:t>
        </w:r>
      </w:ins>
      <w:ins w:id="1328" w:author="Sarah Benhaiem" w:date="2022-03-17T18:29:00Z">
        <w:r w:rsidR="0046461D" w:rsidRPr="00500944">
          <w:rPr>
            <w:rFonts w:ascii="Times New Roman" w:hAnsi="Times New Roman" w:cs="Times New Roman"/>
            <w:bCs/>
            <w:sz w:val="24"/>
            <w:szCs w:val="24"/>
            <w:lang w:val="en-US"/>
          </w:rPr>
          <w:t xml:space="preserve"> many tour cars and </w:t>
        </w:r>
      </w:ins>
      <w:ins w:id="1329" w:author="Sarah Benhaiem" w:date="2022-03-17T18:30:00Z">
        <w:r w:rsidR="0046461D" w:rsidRPr="00500944">
          <w:rPr>
            <w:rFonts w:ascii="Times New Roman" w:hAnsi="Times New Roman" w:cs="Times New Roman"/>
            <w:bCs/>
            <w:sz w:val="24"/>
            <w:szCs w:val="24"/>
            <w:lang w:val="en-US"/>
          </w:rPr>
          <w:t xml:space="preserve">support vehicles </w:t>
        </w:r>
      </w:ins>
      <w:ins w:id="1330" w:author="Sarah Benhaiem" w:date="2022-03-17T18:29:00Z">
        <w:r w:rsidR="0046461D" w:rsidRPr="00500944">
          <w:rPr>
            <w:rFonts w:ascii="Times New Roman" w:hAnsi="Times New Roman" w:cs="Times New Roman"/>
            <w:bCs/>
            <w:sz w:val="24"/>
            <w:szCs w:val="24"/>
            <w:lang w:val="en-US"/>
          </w:rPr>
          <w:t xml:space="preserve">often race to get to the </w:t>
        </w:r>
      </w:ins>
      <w:ins w:id="1331" w:author="Sarah Benhaiem" w:date="2022-03-17T18:31:00Z">
        <w:r w:rsidR="00500944">
          <w:rPr>
            <w:rFonts w:ascii="Times New Roman" w:hAnsi="Times New Roman" w:cs="Times New Roman"/>
            <w:bCs/>
            <w:sz w:val="24"/>
            <w:szCs w:val="24"/>
            <w:lang w:val="en-US"/>
          </w:rPr>
          <w:t>campsites and other amenities</w:t>
        </w:r>
      </w:ins>
      <w:ins w:id="1332" w:author="Sarah Benhaiem" w:date="2022-03-17T18:29:00Z">
        <w:r w:rsidR="0046461D" w:rsidRPr="00500944">
          <w:rPr>
            <w:rFonts w:ascii="Times New Roman" w:hAnsi="Times New Roman" w:cs="Times New Roman"/>
            <w:bCs/>
            <w:sz w:val="24"/>
            <w:szCs w:val="24"/>
            <w:lang w:val="en-US"/>
          </w:rPr>
          <w:t xml:space="preserve"> before it gets completely dark. </w:t>
        </w:r>
      </w:ins>
      <w:ins w:id="1333" w:author="Sarah Benhaiem" w:date="2022-03-17T18:28:00Z">
        <w:r w:rsidR="0046461D" w:rsidRPr="00500944">
          <w:rPr>
            <w:rFonts w:ascii="Times New Roman" w:hAnsi="Times New Roman" w:cs="Times New Roman"/>
            <w:bCs/>
            <w:sz w:val="24"/>
            <w:szCs w:val="24"/>
            <w:lang w:val="en-US"/>
          </w:rPr>
          <w:t xml:space="preserve"> </w:t>
        </w:r>
      </w:ins>
    </w:p>
    <w:p w14:paraId="348CB048" w14:textId="4DD9CB28" w:rsidR="00132B09" w:rsidRPr="00132B09" w:rsidDel="0046461D" w:rsidRDefault="008F3643">
      <w:pPr>
        <w:spacing w:line="600" w:lineRule="auto"/>
        <w:ind w:firstLine="720"/>
        <w:jc w:val="both"/>
        <w:rPr>
          <w:del w:id="1334" w:author="Sarah Benhaiem" w:date="2022-03-17T18:29:00Z"/>
          <w:rFonts w:ascii="Times New Roman" w:hAnsi="Times New Roman" w:cs="Times New Roman"/>
          <w:bCs/>
          <w:sz w:val="24"/>
          <w:szCs w:val="24"/>
          <w:lang w:val="en-US"/>
        </w:rPr>
        <w:pPrChange w:id="1335" w:author="Hofer, Heribert" w:date="2022-03-07T08:22:00Z">
          <w:pPr>
            <w:spacing w:line="600" w:lineRule="auto"/>
            <w:jc w:val="both"/>
          </w:pPr>
        </w:pPrChange>
      </w:pPr>
      <w:del w:id="1336" w:author="Sarah Benhaiem" w:date="2022-03-17T18:29:00Z">
        <w:r w:rsidRPr="00850320" w:rsidDel="0046461D">
          <w:rPr>
            <w:rFonts w:ascii="Times New Roman" w:hAnsi="Times New Roman" w:cs="Times New Roman"/>
            <w:bCs/>
            <w:sz w:val="24"/>
            <w:szCs w:val="24"/>
            <w:lang w:val="en-US"/>
          </w:rPr>
          <w:delText>.</w:delText>
        </w:r>
      </w:del>
      <w:ins w:id="1337" w:author="East, Marion" w:date="2022-03-13T21:04:00Z">
        <w:del w:id="1338" w:author="Sarah Benhaiem" w:date="2022-03-17T18:29:00Z">
          <w:r w:rsidR="00BE6473" w:rsidDel="0046461D">
            <w:rPr>
              <w:rFonts w:ascii="Times New Roman" w:hAnsi="Times New Roman" w:cs="Times New Roman"/>
              <w:bCs/>
              <w:sz w:val="24"/>
              <w:szCs w:val="24"/>
              <w:lang w:val="en-US"/>
            </w:rPr>
            <w:delText xml:space="preserve"> </w:delText>
          </w:r>
        </w:del>
      </w:ins>
      <w:del w:id="1339" w:author="Sarah Benhaiem" w:date="2022-03-17T18:29:00Z">
        <w:r w:rsidRPr="00850320" w:rsidDel="0046461D">
          <w:rPr>
            <w:rFonts w:ascii="Times New Roman" w:hAnsi="Times New Roman" w:cs="Times New Roman"/>
            <w:bCs/>
            <w:sz w:val="24"/>
            <w:szCs w:val="24"/>
            <w:lang w:val="en-US"/>
          </w:rPr>
          <w:delText xml:space="preserve"> </w:delText>
        </w:r>
      </w:del>
    </w:p>
    <w:bookmarkEnd w:id="892"/>
    <w:p w14:paraId="1E836D9D" w14:textId="6EA32BAF" w:rsidR="00EE2A36" w:rsidRPr="00850320" w:rsidRDefault="008F3643" w:rsidP="005F159A">
      <w:pPr>
        <w:spacing w:line="600" w:lineRule="auto"/>
        <w:rPr>
          <w:rFonts w:ascii="Times New Roman" w:hAnsi="Times New Roman" w:cs="Times New Roman"/>
          <w:b/>
          <w:sz w:val="24"/>
          <w:szCs w:val="24"/>
          <w:lang w:val="en-US"/>
        </w:rPr>
      </w:pPr>
      <w:r w:rsidRPr="00850320">
        <w:rPr>
          <w:rFonts w:ascii="Times New Roman" w:hAnsi="Times New Roman" w:cs="Times New Roman"/>
          <w:b/>
          <w:bCs/>
          <w:sz w:val="24"/>
          <w:szCs w:val="24"/>
          <w:lang w:val="en-US"/>
        </w:rPr>
        <w:t>S</w:t>
      </w:r>
      <w:r w:rsidR="00EE2A36" w:rsidRPr="00850320">
        <w:rPr>
          <w:rFonts w:ascii="Times New Roman" w:hAnsi="Times New Roman" w:cs="Times New Roman"/>
          <w:b/>
          <w:bCs/>
          <w:sz w:val="24"/>
          <w:szCs w:val="24"/>
          <w:lang w:val="en-US"/>
        </w:rPr>
        <w:t>u</w:t>
      </w:r>
      <w:r w:rsidR="00EE2A36" w:rsidRPr="00850320">
        <w:rPr>
          <w:rFonts w:ascii="Times New Roman" w:hAnsi="Times New Roman" w:cs="Times New Roman"/>
          <w:b/>
          <w:sz w:val="24"/>
          <w:szCs w:val="24"/>
          <w:lang w:val="en-US"/>
        </w:rPr>
        <w:t xml:space="preserve">pporting </w:t>
      </w:r>
      <w:r w:rsidR="00884DB4" w:rsidRPr="00850320">
        <w:rPr>
          <w:rFonts w:ascii="Times New Roman" w:hAnsi="Times New Roman" w:cs="Times New Roman"/>
          <w:b/>
          <w:sz w:val="24"/>
          <w:szCs w:val="24"/>
          <w:lang w:val="en-US"/>
        </w:rPr>
        <w:t>I</w:t>
      </w:r>
      <w:r w:rsidR="00EE2A36" w:rsidRPr="00850320">
        <w:rPr>
          <w:rFonts w:ascii="Times New Roman" w:hAnsi="Times New Roman" w:cs="Times New Roman"/>
          <w:b/>
          <w:sz w:val="24"/>
          <w:szCs w:val="24"/>
          <w:lang w:val="en-US"/>
        </w:rPr>
        <w:t>nformation</w:t>
      </w:r>
    </w:p>
    <w:p w14:paraId="501F5E89" w14:textId="77777777" w:rsidR="00FC37D9" w:rsidRPr="00A5365B" w:rsidRDefault="00FC37D9" w:rsidP="00FC37D9">
      <w:pPr>
        <w:shd w:val="clear" w:color="auto" w:fill="FFFFFF"/>
        <w:suppressAutoHyphens w:val="0"/>
        <w:spacing w:after="0" w:line="0" w:lineRule="auto"/>
        <w:rPr>
          <w:rFonts w:ascii="ff3" w:eastAsia="Times New Roman" w:hAnsi="ff3" w:cs="Times New Roman"/>
          <w:color w:val="000000"/>
          <w:sz w:val="60"/>
          <w:szCs w:val="60"/>
          <w:lang w:val="en-US"/>
        </w:rPr>
      </w:pPr>
      <w:r w:rsidRPr="00A5365B">
        <w:rPr>
          <w:rFonts w:ascii="ff3" w:eastAsia="Times New Roman" w:hAnsi="ff3" w:cs="Times New Roman"/>
          <w:color w:val="000000"/>
          <w:sz w:val="60"/>
          <w:szCs w:val="60"/>
          <w:lang w:val="en-US"/>
        </w:rPr>
        <w:t>Locations of the wind-energy facilities (Appendix S1),</w:t>
      </w:r>
    </w:p>
    <w:p w14:paraId="5E7A81C3" w14:textId="77777777" w:rsidR="00FC37D9" w:rsidRPr="00A5365B" w:rsidRDefault="00FC37D9" w:rsidP="00FC37D9">
      <w:pPr>
        <w:shd w:val="clear" w:color="auto" w:fill="FFFFFF"/>
        <w:suppressAutoHyphens w:val="0"/>
        <w:spacing w:after="0" w:line="0" w:lineRule="auto"/>
        <w:rPr>
          <w:rFonts w:ascii="ff3" w:eastAsia="Times New Roman" w:hAnsi="ff3" w:cs="Times New Roman"/>
          <w:color w:val="000000"/>
          <w:sz w:val="60"/>
          <w:szCs w:val="60"/>
          <w:lang w:val="en-US"/>
        </w:rPr>
      </w:pPr>
      <w:r w:rsidRPr="00A5365B">
        <w:rPr>
          <w:rFonts w:ascii="ff3" w:eastAsia="Times New Roman" w:hAnsi="ff3" w:cs="Times New Roman"/>
          <w:color w:val="000000"/>
          <w:sz w:val="60"/>
          <w:szCs w:val="60"/>
          <w:lang w:val="en-US"/>
        </w:rPr>
        <w:t>estimated average carcasses/turbine (Appendix S2), and</w:t>
      </w:r>
    </w:p>
    <w:p w14:paraId="1CD1076F" w14:textId="77777777" w:rsidR="00FC37D9" w:rsidRPr="00A5365B" w:rsidRDefault="00FC37D9" w:rsidP="00FC37D9">
      <w:pPr>
        <w:shd w:val="clear" w:color="auto" w:fill="FFFFFF"/>
        <w:suppressAutoHyphens w:val="0"/>
        <w:spacing w:after="0" w:line="0" w:lineRule="auto"/>
        <w:rPr>
          <w:rFonts w:ascii="ff3" w:eastAsia="Times New Roman" w:hAnsi="ff3" w:cs="Times New Roman"/>
          <w:color w:val="000000"/>
          <w:sz w:val="60"/>
          <w:szCs w:val="60"/>
          <w:lang w:val="en-US"/>
        </w:rPr>
      </w:pPr>
      <w:r w:rsidRPr="00A5365B">
        <w:rPr>
          <w:rFonts w:ascii="ff3" w:eastAsia="Times New Roman" w:hAnsi="ff3" w:cs="Times New Roman"/>
          <w:color w:val="000000"/>
          <w:sz w:val="60"/>
          <w:szCs w:val="60"/>
          <w:lang w:val="en-US"/>
        </w:rPr>
        <w:t>notes on interpretation of raw data and hypotheses (Ap-</w:t>
      </w:r>
    </w:p>
    <w:p w14:paraId="1A16EEE4" w14:textId="77777777" w:rsidR="00FC37D9" w:rsidRPr="00A5365B" w:rsidRDefault="00FC37D9" w:rsidP="00FC37D9">
      <w:pPr>
        <w:shd w:val="clear" w:color="auto" w:fill="FFFFFF"/>
        <w:suppressAutoHyphens w:val="0"/>
        <w:spacing w:after="0" w:line="0" w:lineRule="auto"/>
        <w:rPr>
          <w:rFonts w:ascii="ff3" w:eastAsia="Times New Roman" w:hAnsi="ff3" w:cs="Times New Roman"/>
          <w:color w:val="000000"/>
          <w:sz w:val="60"/>
          <w:szCs w:val="60"/>
          <w:lang w:val="en-US"/>
        </w:rPr>
      </w:pPr>
      <w:r w:rsidRPr="00A5365B">
        <w:rPr>
          <w:rFonts w:ascii="ff3" w:eastAsia="Times New Roman" w:hAnsi="ff3" w:cs="Times New Roman"/>
          <w:color w:val="000000"/>
          <w:sz w:val="60"/>
          <w:szCs w:val="60"/>
          <w:lang w:val="en-US"/>
        </w:rPr>
        <w:t>pendix S3) are available online</w:t>
      </w:r>
    </w:p>
    <w:p w14:paraId="7D769F4A" w14:textId="77777777" w:rsidR="00FC37D9" w:rsidRPr="00A5365B" w:rsidRDefault="00FC37D9" w:rsidP="00FC37D9">
      <w:pPr>
        <w:shd w:val="clear" w:color="auto" w:fill="FFFFFF"/>
        <w:suppressAutoHyphens w:val="0"/>
        <w:spacing w:after="0" w:line="0" w:lineRule="auto"/>
        <w:rPr>
          <w:rFonts w:ascii="ff3" w:eastAsia="Times New Roman" w:hAnsi="ff3" w:cs="Times New Roman"/>
          <w:color w:val="000000"/>
          <w:sz w:val="60"/>
          <w:szCs w:val="60"/>
          <w:lang w:val="en-US"/>
        </w:rPr>
      </w:pPr>
      <w:r w:rsidRPr="00A5365B">
        <w:rPr>
          <w:rFonts w:ascii="ff3" w:eastAsia="Times New Roman" w:hAnsi="ff3" w:cs="Times New Roman"/>
          <w:color w:val="000000"/>
          <w:sz w:val="60"/>
          <w:szCs w:val="60"/>
          <w:lang w:val="en-US"/>
        </w:rPr>
        <w:t>Locations of the wind-energy facilities (Appendix S1),</w:t>
      </w:r>
    </w:p>
    <w:p w14:paraId="4AC9D870" w14:textId="77777777" w:rsidR="00FC37D9" w:rsidRPr="00A5365B" w:rsidRDefault="00FC37D9" w:rsidP="00FC37D9">
      <w:pPr>
        <w:shd w:val="clear" w:color="auto" w:fill="FFFFFF"/>
        <w:suppressAutoHyphens w:val="0"/>
        <w:spacing w:after="0" w:line="0" w:lineRule="auto"/>
        <w:rPr>
          <w:rFonts w:ascii="ff3" w:eastAsia="Times New Roman" w:hAnsi="ff3" w:cs="Times New Roman"/>
          <w:color w:val="000000"/>
          <w:sz w:val="60"/>
          <w:szCs w:val="60"/>
          <w:lang w:val="en-US"/>
        </w:rPr>
      </w:pPr>
      <w:r w:rsidRPr="00A5365B">
        <w:rPr>
          <w:rFonts w:ascii="ff3" w:eastAsia="Times New Roman" w:hAnsi="ff3" w:cs="Times New Roman"/>
          <w:color w:val="000000"/>
          <w:sz w:val="60"/>
          <w:szCs w:val="60"/>
          <w:lang w:val="en-US"/>
        </w:rPr>
        <w:t>estimated average carcasses/turbine (Appendix S2), and</w:t>
      </w:r>
    </w:p>
    <w:p w14:paraId="3C811296" w14:textId="77777777" w:rsidR="00FC37D9" w:rsidRPr="00A5365B" w:rsidRDefault="00FC37D9" w:rsidP="00FC37D9">
      <w:pPr>
        <w:shd w:val="clear" w:color="auto" w:fill="FFFFFF"/>
        <w:suppressAutoHyphens w:val="0"/>
        <w:spacing w:after="0" w:line="0" w:lineRule="auto"/>
        <w:rPr>
          <w:rFonts w:ascii="ff3" w:eastAsia="Times New Roman" w:hAnsi="ff3" w:cs="Times New Roman"/>
          <w:color w:val="000000"/>
          <w:sz w:val="60"/>
          <w:szCs w:val="60"/>
          <w:lang w:val="en-US"/>
        </w:rPr>
      </w:pPr>
      <w:r w:rsidRPr="00A5365B">
        <w:rPr>
          <w:rFonts w:ascii="ff3" w:eastAsia="Times New Roman" w:hAnsi="ff3" w:cs="Times New Roman"/>
          <w:color w:val="000000"/>
          <w:sz w:val="60"/>
          <w:szCs w:val="60"/>
          <w:lang w:val="en-US"/>
        </w:rPr>
        <w:t>notes on interpretation of raw data and hypotheses (Ap-</w:t>
      </w:r>
    </w:p>
    <w:p w14:paraId="3EB2CC6C" w14:textId="77777777" w:rsidR="00FC37D9" w:rsidRPr="00A5365B" w:rsidRDefault="00FC37D9" w:rsidP="00FC37D9">
      <w:pPr>
        <w:shd w:val="clear" w:color="auto" w:fill="FFFFFF"/>
        <w:suppressAutoHyphens w:val="0"/>
        <w:spacing w:after="0" w:line="0" w:lineRule="auto"/>
        <w:rPr>
          <w:rFonts w:ascii="ff3" w:eastAsia="Times New Roman" w:hAnsi="ff3" w:cs="Times New Roman"/>
          <w:color w:val="000000"/>
          <w:sz w:val="60"/>
          <w:szCs w:val="60"/>
          <w:lang w:val="en-US"/>
        </w:rPr>
      </w:pPr>
      <w:r w:rsidRPr="00A5365B">
        <w:rPr>
          <w:rFonts w:ascii="ff3" w:eastAsia="Times New Roman" w:hAnsi="ff3" w:cs="Times New Roman"/>
          <w:color w:val="000000"/>
          <w:sz w:val="60"/>
          <w:szCs w:val="60"/>
          <w:lang w:val="en-US"/>
        </w:rPr>
        <w:t>pendix S3) are available online</w:t>
      </w:r>
    </w:p>
    <w:p w14:paraId="3310E3D9" w14:textId="3D6CDAC8" w:rsidR="00EE2A36" w:rsidRPr="00850320" w:rsidRDefault="00FC37D9" w:rsidP="00EE2A36">
      <w:pPr>
        <w:suppressAutoHyphens w:val="0"/>
        <w:autoSpaceDE w:val="0"/>
        <w:autoSpaceDN w:val="0"/>
        <w:adjustRightInd w:val="0"/>
        <w:spacing w:after="0" w:line="600" w:lineRule="auto"/>
        <w:rPr>
          <w:rFonts w:ascii="Times New Roman" w:hAnsi="Times New Roman" w:cs="Times New Roman"/>
          <w:color w:val="000000" w:themeColor="text1"/>
          <w:sz w:val="24"/>
          <w:szCs w:val="24"/>
          <w:lang w:val="en-US"/>
        </w:rPr>
      </w:pPr>
      <w:r w:rsidRPr="00074618">
        <w:rPr>
          <w:rFonts w:ascii="Times New Roman" w:hAnsi="Times New Roman" w:cs="Times New Roman"/>
          <w:color w:val="000000" w:themeColor="text1"/>
          <w:sz w:val="24"/>
          <w:szCs w:val="24"/>
          <w:lang w:val="en-US"/>
          <w:rPrChange w:id="1340" w:author="Hofer, Heribert" w:date="2022-03-07T07:11:00Z">
            <w:rPr>
              <w:rFonts w:ascii="Times New Roman" w:hAnsi="Times New Roman" w:cs="Times New Roman"/>
              <w:color w:val="000000" w:themeColor="text1"/>
              <w:sz w:val="24"/>
              <w:szCs w:val="24"/>
              <w:highlight w:val="yellow"/>
              <w:lang w:val="en-US"/>
            </w:rPr>
          </w:rPrChange>
        </w:rPr>
        <w:t>Supplementary results (Appendix S1) are</w:t>
      </w:r>
      <w:r w:rsidR="00EE2A36" w:rsidRPr="00074618">
        <w:rPr>
          <w:rFonts w:ascii="Times New Roman" w:hAnsi="Times New Roman" w:cs="Times New Roman"/>
          <w:color w:val="000000" w:themeColor="text1"/>
          <w:sz w:val="24"/>
          <w:szCs w:val="24"/>
          <w:lang w:val="en-US"/>
          <w:rPrChange w:id="1341" w:author="Hofer, Heribert" w:date="2022-03-07T07:11:00Z">
            <w:rPr>
              <w:rFonts w:ascii="Times New Roman" w:hAnsi="Times New Roman" w:cs="Times New Roman"/>
              <w:color w:val="000000" w:themeColor="text1"/>
              <w:sz w:val="24"/>
              <w:szCs w:val="24"/>
              <w:highlight w:val="yellow"/>
              <w:lang w:val="en-US"/>
            </w:rPr>
          </w:rPrChange>
        </w:rPr>
        <w:t xml:space="preserve"> available online. The authors are solely responsible for the content and functionality of these materials. Queries (other than absence of the material) should be directed to the corresponding author.</w:t>
      </w:r>
    </w:p>
    <w:p w14:paraId="1FE581E5" w14:textId="77777777" w:rsidR="00EE2A36" w:rsidRPr="00850320" w:rsidRDefault="00EE2A36" w:rsidP="00EE2A36">
      <w:pPr>
        <w:spacing w:line="600" w:lineRule="auto"/>
        <w:rPr>
          <w:rFonts w:ascii="Times New Roman" w:hAnsi="Times New Roman" w:cs="Times New Roman"/>
          <w:b/>
          <w:bCs/>
          <w:sz w:val="24"/>
          <w:szCs w:val="24"/>
          <w:lang w:val="en-US"/>
        </w:rPr>
      </w:pPr>
      <w:r w:rsidRPr="00850320">
        <w:rPr>
          <w:rFonts w:ascii="Times New Roman" w:hAnsi="Times New Roman" w:cs="Times New Roman"/>
          <w:b/>
          <w:bCs/>
          <w:sz w:val="24"/>
          <w:szCs w:val="24"/>
          <w:lang w:val="en-US"/>
        </w:rPr>
        <w:t>Acknowledgements</w:t>
      </w:r>
    </w:p>
    <w:p w14:paraId="7CA932A6" w14:textId="7838743C" w:rsidR="00602789" w:rsidRPr="00850320" w:rsidRDefault="00602789" w:rsidP="00602789">
      <w:pPr>
        <w:suppressAutoHyphens w:val="0"/>
        <w:autoSpaceDE w:val="0"/>
        <w:autoSpaceDN w:val="0"/>
        <w:adjustRightInd w:val="0"/>
        <w:spacing w:after="0" w:line="480" w:lineRule="auto"/>
        <w:rPr>
          <w:rFonts w:ascii="Times New Roman" w:hAnsi="Times New Roman" w:cs="Times New Roman"/>
          <w:bCs/>
          <w:sz w:val="24"/>
          <w:szCs w:val="24"/>
          <w:lang w:val="en-US"/>
        </w:rPr>
      </w:pPr>
      <w:r w:rsidRPr="00850320">
        <w:rPr>
          <w:rFonts w:ascii="Times New Roman" w:hAnsi="Times New Roman" w:cs="Times New Roman"/>
          <w:bCs/>
          <w:sz w:val="24"/>
          <w:szCs w:val="24"/>
          <w:lang w:val="en-US"/>
        </w:rPr>
        <w:lastRenderedPageBreak/>
        <w:t xml:space="preserve">We </w:t>
      </w:r>
      <w:r w:rsidR="00F97842" w:rsidRPr="00850320">
        <w:rPr>
          <w:rFonts w:ascii="Times New Roman" w:hAnsi="Times New Roman" w:cs="Times New Roman"/>
          <w:bCs/>
          <w:sz w:val="24"/>
          <w:szCs w:val="24"/>
          <w:lang w:val="en-US"/>
        </w:rPr>
        <w:t>thank the</w:t>
      </w:r>
      <w:r w:rsidRPr="00850320">
        <w:rPr>
          <w:rFonts w:ascii="Times New Roman" w:hAnsi="Times New Roman" w:cs="Times New Roman"/>
          <w:bCs/>
          <w:sz w:val="24"/>
          <w:szCs w:val="24"/>
          <w:lang w:val="en-US"/>
        </w:rPr>
        <w:t xml:space="preserve"> Commission for Science and Technology of Tanzania (COSTECH)</w:t>
      </w:r>
      <w:r w:rsidR="00E87B6C">
        <w:rPr>
          <w:rFonts w:ascii="Times New Roman" w:hAnsi="Times New Roman" w:cs="Times New Roman"/>
          <w:bCs/>
          <w:sz w:val="24"/>
          <w:szCs w:val="24"/>
          <w:lang w:val="en-US"/>
        </w:rPr>
        <w:t xml:space="preserve"> for permission to conduct research</w:t>
      </w:r>
      <w:r w:rsidRPr="00850320">
        <w:rPr>
          <w:rFonts w:ascii="Times New Roman" w:hAnsi="Times New Roman" w:cs="Times New Roman"/>
          <w:bCs/>
          <w:sz w:val="24"/>
          <w:szCs w:val="24"/>
          <w:lang w:val="en-US"/>
        </w:rPr>
        <w:t>,</w:t>
      </w:r>
      <w:r w:rsidR="00E87B6C">
        <w:rPr>
          <w:rFonts w:ascii="Times New Roman" w:hAnsi="Times New Roman" w:cs="Times New Roman"/>
          <w:bCs/>
          <w:sz w:val="24"/>
          <w:szCs w:val="24"/>
          <w:lang w:val="en-US"/>
        </w:rPr>
        <w:t xml:space="preserve"> and</w:t>
      </w:r>
      <w:r w:rsidRPr="00850320">
        <w:rPr>
          <w:rFonts w:ascii="Times New Roman" w:hAnsi="Times New Roman" w:cs="Times New Roman"/>
          <w:bCs/>
          <w:sz w:val="24"/>
          <w:szCs w:val="24"/>
          <w:lang w:val="en-US"/>
        </w:rPr>
        <w:t xml:space="preserve"> the Tanzania Wildlife Research Institute (TAWIRI) and Tanzania National Parks (TANAPA) for their support. We thank the Deutsche Forschungsgemeinschaft (grants EA 5/3-1, KR 4266/2-1, DFG-Grako 1121</w:t>
      </w:r>
      <w:r w:rsidR="00BB7000" w:rsidRPr="00850320">
        <w:rPr>
          <w:rFonts w:ascii="Times New Roman" w:hAnsi="Times New Roman" w:cs="Times New Roman"/>
          <w:bCs/>
          <w:sz w:val="24"/>
          <w:szCs w:val="24"/>
          <w:lang w:val="en-US"/>
        </w:rPr>
        <w:t>, DFG-Grako 2046</w:t>
      </w:r>
      <w:r w:rsidRPr="00850320">
        <w:rPr>
          <w:rFonts w:ascii="Times New Roman" w:hAnsi="Times New Roman" w:cs="Times New Roman"/>
          <w:bCs/>
          <w:sz w:val="24"/>
          <w:szCs w:val="24"/>
          <w:lang w:val="en-US"/>
        </w:rPr>
        <w:t>), the Leibniz-Institute for Zoo and Wildlife Research, the Fritz-Thyssen-Stiftung, the Stifterverband der deutschen Wissenschaft and the Max-Planck-Gesellschaft for financial assistance. We thank Annie Francis, Thomas Shabani, Malvina Andris, Nelly Boyer, Robert Fyumagwa, Traudi Golla, Katja Goller, Nicole Gusset-Burgener, Richard Hoare, Karin Hönig, Mark Jago, Stephan Karl, Berit Kostka</w:t>
      </w:r>
      <w:r w:rsidR="00BB7000" w:rsidRPr="00850320">
        <w:rPr>
          <w:rFonts w:ascii="Times New Roman" w:hAnsi="Times New Roman" w:cs="Times New Roman"/>
          <w:bCs/>
          <w:sz w:val="24"/>
          <w:szCs w:val="24"/>
          <w:lang w:val="en-US"/>
        </w:rPr>
        <w:t xml:space="preserve">, </w:t>
      </w:r>
      <w:r w:rsidRPr="00850320">
        <w:rPr>
          <w:rFonts w:ascii="Times New Roman" w:hAnsi="Times New Roman" w:cs="Times New Roman"/>
          <w:bCs/>
          <w:sz w:val="24"/>
          <w:szCs w:val="24"/>
          <w:lang w:val="en-US"/>
        </w:rPr>
        <w:t xml:space="preserve">Michelle Lindson, </w:t>
      </w:r>
      <w:del w:id="1342" w:author="Hofer, Heribert" w:date="2022-03-07T07:11:00Z">
        <w:r w:rsidRPr="00850320" w:rsidDel="00074618">
          <w:rPr>
            <w:rFonts w:ascii="Times New Roman" w:hAnsi="Times New Roman" w:cs="Times New Roman"/>
            <w:bCs/>
            <w:sz w:val="24"/>
            <w:szCs w:val="24"/>
            <w:lang w:val="en-US"/>
          </w:rPr>
          <w:delText xml:space="preserve">Sonja Metzger, </w:delText>
        </w:r>
      </w:del>
      <w:r w:rsidRPr="00850320">
        <w:rPr>
          <w:rFonts w:ascii="Times New Roman" w:hAnsi="Times New Roman" w:cs="Times New Roman"/>
          <w:bCs/>
          <w:sz w:val="24"/>
          <w:szCs w:val="24"/>
          <w:lang w:val="en-US"/>
        </w:rPr>
        <w:t>Melody Roelke-Parker, Dagmar Thierer, Agnes T</w:t>
      </w:r>
      <w:r w:rsidR="00F97842" w:rsidRPr="00850320">
        <w:rPr>
          <w:rFonts w:ascii="Times New Roman" w:eastAsia="DengXian" w:hAnsi="Times New Roman" w:cs="Times New Roman"/>
          <w:bCs/>
          <w:sz w:val="24"/>
          <w:szCs w:val="24"/>
          <w:lang w:val="en-US"/>
        </w:rPr>
        <w:t>ü</w:t>
      </w:r>
      <w:r w:rsidRPr="00850320">
        <w:rPr>
          <w:rFonts w:ascii="Times New Roman" w:hAnsi="Times New Roman" w:cs="Times New Roman"/>
          <w:bCs/>
          <w:sz w:val="24"/>
          <w:szCs w:val="24"/>
          <w:lang w:val="en-US"/>
        </w:rPr>
        <w:t xml:space="preserve">rk, </w:t>
      </w:r>
      <w:r w:rsidR="00BB7000" w:rsidRPr="00850320">
        <w:rPr>
          <w:rFonts w:ascii="Times New Roman" w:hAnsi="Times New Roman" w:cs="Times New Roman"/>
          <w:bCs/>
          <w:sz w:val="24"/>
          <w:szCs w:val="24"/>
          <w:lang w:val="en-US"/>
        </w:rPr>
        <w:t>H</w:t>
      </w:r>
      <w:r w:rsidRPr="00850320">
        <w:rPr>
          <w:rFonts w:ascii="Times New Roman" w:hAnsi="Times New Roman" w:cs="Times New Roman"/>
          <w:bCs/>
          <w:sz w:val="24"/>
          <w:szCs w:val="24"/>
          <w:lang w:val="en-US"/>
        </w:rPr>
        <w:t xml:space="preserve">arald Wiik and Kerstin Wilhelm for assistance. </w:t>
      </w:r>
    </w:p>
    <w:p w14:paraId="35021817" w14:textId="62BE879B" w:rsidR="00EE2A36" w:rsidRPr="00074618" w:rsidRDefault="00EE2A36" w:rsidP="00EE2A36">
      <w:pPr>
        <w:pStyle w:val="Heading1"/>
        <w:spacing w:line="480" w:lineRule="auto"/>
        <w:rPr>
          <w:rFonts w:ascii="Times New Roman" w:hAnsi="Times New Roman" w:cs="Times New Roman"/>
          <w:b/>
          <w:noProof/>
          <w:color w:val="auto"/>
          <w:sz w:val="24"/>
          <w:szCs w:val="24"/>
          <w:lang w:val="en-US"/>
          <w:rPrChange w:id="1343" w:author="Hofer, Heribert" w:date="2022-03-07T07:11:00Z">
            <w:rPr>
              <w:rFonts w:ascii="Times New Roman" w:hAnsi="Times New Roman" w:cs="Times New Roman"/>
              <w:noProof/>
              <w:sz w:val="24"/>
              <w:szCs w:val="24"/>
              <w:lang w:val="en-US"/>
            </w:rPr>
          </w:rPrChange>
        </w:rPr>
      </w:pPr>
      <w:r w:rsidRPr="00074618">
        <w:rPr>
          <w:rFonts w:ascii="Times New Roman" w:hAnsi="Times New Roman" w:cs="Times New Roman"/>
          <w:b/>
          <w:noProof/>
          <w:color w:val="auto"/>
          <w:sz w:val="24"/>
          <w:szCs w:val="24"/>
          <w:lang w:val="en-US"/>
          <w:rPrChange w:id="1344" w:author="Hofer, Heribert" w:date="2022-03-07T07:11:00Z">
            <w:rPr>
              <w:rFonts w:ascii="Times New Roman" w:hAnsi="Times New Roman" w:cs="Times New Roman"/>
              <w:noProof/>
              <w:sz w:val="24"/>
              <w:szCs w:val="24"/>
              <w:lang w:val="en-US"/>
            </w:rPr>
          </w:rPrChange>
        </w:rPr>
        <w:t>Literature</w:t>
      </w:r>
      <w:commentRangeStart w:id="1345"/>
      <w:commentRangeStart w:id="1346"/>
      <w:r w:rsidRPr="00074618">
        <w:rPr>
          <w:rFonts w:ascii="Times New Roman" w:hAnsi="Times New Roman" w:cs="Times New Roman"/>
          <w:b/>
          <w:noProof/>
          <w:color w:val="auto"/>
          <w:sz w:val="24"/>
          <w:szCs w:val="24"/>
          <w:lang w:val="en-US"/>
          <w:rPrChange w:id="1347" w:author="Hofer, Heribert" w:date="2022-03-07T07:11:00Z">
            <w:rPr>
              <w:rFonts w:ascii="Times New Roman" w:hAnsi="Times New Roman" w:cs="Times New Roman"/>
              <w:noProof/>
              <w:sz w:val="24"/>
              <w:szCs w:val="24"/>
              <w:lang w:val="en-US"/>
            </w:rPr>
          </w:rPrChange>
        </w:rPr>
        <w:t xml:space="preserve"> </w:t>
      </w:r>
      <w:commentRangeEnd w:id="1345"/>
      <w:r w:rsidR="00915BA4">
        <w:rPr>
          <w:rStyle w:val="CommentReference"/>
          <w:rFonts w:ascii="Calibri" w:eastAsia="Calibri" w:hAnsi="Calibri" w:cs="Calibri"/>
          <w:color w:val="auto"/>
        </w:rPr>
        <w:commentReference w:id="1345"/>
      </w:r>
      <w:commentRangeEnd w:id="1346"/>
      <w:r w:rsidR="00AF770B">
        <w:rPr>
          <w:rStyle w:val="CommentReference"/>
          <w:rFonts w:ascii="Calibri" w:eastAsia="Calibri" w:hAnsi="Calibri" w:cs="Calibri"/>
          <w:color w:val="auto"/>
        </w:rPr>
        <w:commentReference w:id="1346"/>
      </w:r>
    </w:p>
    <w:p w14:paraId="50770B21" w14:textId="77777777" w:rsidR="00185A55" w:rsidRPr="00B04563" w:rsidRDefault="00EE2A36" w:rsidP="00185A55">
      <w:pPr>
        <w:pStyle w:val="Bibliography"/>
        <w:rPr>
          <w:lang w:val="en-US"/>
        </w:rPr>
      </w:pPr>
      <w:r w:rsidRPr="00A5365B">
        <w:rPr>
          <w:b/>
          <w:bCs/>
          <w:noProof/>
          <w:lang w:val="en-US"/>
        </w:rPr>
        <w:fldChar w:fldCharType="begin"/>
      </w:r>
      <w:r w:rsidRPr="00A5365B">
        <w:rPr>
          <w:b/>
          <w:bCs/>
          <w:noProof/>
          <w:lang w:val="en-US"/>
        </w:rPr>
        <w:instrText xml:space="preserve"> ADDIN ZOTERO_BIBL {"uncited":[],"omitted":[],"custom":[]} CSL_BIBLIOGRAPHY </w:instrText>
      </w:r>
      <w:r w:rsidRPr="00A5365B">
        <w:rPr>
          <w:b/>
          <w:bCs/>
          <w:noProof/>
          <w:lang w:val="en-US"/>
        </w:rPr>
        <w:fldChar w:fldCharType="separate"/>
      </w:r>
      <w:r w:rsidR="00185A55" w:rsidRPr="00B04563">
        <w:rPr>
          <w:lang w:val="en-US"/>
        </w:rPr>
        <w:t xml:space="preserve">Abrahms B, Jordan NR, Golabek KA, McNutt JW, Wilson AM, Brashares JS. 2016. Lessons from integrating behaviour and resource selection: activity-specific responses of African wild dogs to roads. Animal Conservation </w:t>
      </w:r>
      <w:r w:rsidR="00185A55" w:rsidRPr="00B04563">
        <w:rPr>
          <w:b/>
          <w:bCs/>
          <w:lang w:val="en-US"/>
        </w:rPr>
        <w:t>19</w:t>
      </w:r>
      <w:r w:rsidR="00185A55" w:rsidRPr="00B04563">
        <w:rPr>
          <w:lang w:val="en-US"/>
        </w:rPr>
        <w:t>:247–255.</w:t>
      </w:r>
    </w:p>
    <w:p w14:paraId="01F2CEA7" w14:textId="728BDA92" w:rsidR="00185A55" w:rsidRPr="00B04563" w:rsidRDefault="00185A55" w:rsidP="00185A55">
      <w:pPr>
        <w:pStyle w:val="Bibliography"/>
        <w:rPr>
          <w:lang w:val="en-US"/>
        </w:rPr>
      </w:pPr>
      <w:r w:rsidRPr="00B04563">
        <w:rPr>
          <w:lang w:val="en-US"/>
        </w:rPr>
        <w:t xml:space="preserve">Ascensão F, Grilo C, LaPoint S, Tracey J, Clevenger AP, Santos-Reis M. 2014. Inter-Individual Variability of Stone Marten Behavioral Responses to a Highway. PLOS ONE </w:t>
      </w:r>
      <w:r w:rsidRPr="00B04563">
        <w:rPr>
          <w:b/>
          <w:bCs/>
          <w:lang w:val="en-US"/>
        </w:rPr>
        <w:t>9</w:t>
      </w:r>
      <w:r w:rsidRPr="00B04563">
        <w:rPr>
          <w:lang w:val="en-US"/>
        </w:rPr>
        <w:t xml:space="preserve">:e103544. </w:t>
      </w:r>
      <w:del w:id="1348" w:author="Hofer, Heribert" w:date="2022-03-07T08:26:00Z">
        <w:r w:rsidRPr="00B04563" w:rsidDel="00915BA4">
          <w:rPr>
            <w:lang w:val="en-US"/>
          </w:rPr>
          <w:delText>Public Library of Science.</w:delText>
        </w:r>
      </w:del>
    </w:p>
    <w:p w14:paraId="5AEE9217" w14:textId="77777777" w:rsidR="00185A55" w:rsidRPr="00B04563" w:rsidRDefault="00185A55" w:rsidP="00185A55">
      <w:pPr>
        <w:pStyle w:val="Bibliography"/>
        <w:rPr>
          <w:lang w:val="en-US"/>
        </w:rPr>
      </w:pPr>
      <w:r w:rsidRPr="00B04563">
        <w:rPr>
          <w:lang w:val="en-US"/>
        </w:rPr>
        <w:t xml:space="preserve">Belton LE, Cameron EZ, Dalerum F. 2018. Anthropogenic influences on spotted hyaena diet in the Kruger National Park, South Africa. Mammal Research </w:t>
      </w:r>
      <w:r w:rsidRPr="00B04563">
        <w:rPr>
          <w:b/>
          <w:bCs/>
          <w:lang w:val="en-US"/>
        </w:rPr>
        <w:t>63</w:t>
      </w:r>
      <w:r w:rsidRPr="00B04563">
        <w:rPr>
          <w:lang w:val="en-US"/>
        </w:rPr>
        <w:t>:315–323.</w:t>
      </w:r>
    </w:p>
    <w:p w14:paraId="0D6769C2" w14:textId="35598E2B" w:rsidR="00185A55" w:rsidRPr="00B04563" w:rsidRDefault="00185A55" w:rsidP="00185A55">
      <w:pPr>
        <w:pStyle w:val="Bibliography"/>
        <w:rPr>
          <w:lang w:val="en-US"/>
        </w:rPr>
      </w:pPr>
      <w:r w:rsidRPr="00B04563">
        <w:rPr>
          <w:lang w:val="en-US"/>
        </w:rPr>
        <w:t>Bencin HL, Prange S, Rose C, Popescu VD. 2019. Roadkill and space use data predict vehicle-strike hotspots and mortality rates in a recovering bobcat (</w:t>
      </w:r>
      <w:del w:id="1349" w:author="Hofer, Heribert" w:date="2022-03-07T08:26:00Z">
        <w:r w:rsidRPr="00915BA4" w:rsidDel="00915BA4">
          <w:rPr>
            <w:i/>
            <w:lang w:val="en-US"/>
            <w:rPrChange w:id="1350" w:author="Hofer, Heribert" w:date="2022-03-07T08:26:00Z">
              <w:rPr>
                <w:lang w:val="en-US"/>
              </w:rPr>
            </w:rPrChange>
          </w:rPr>
          <w:delText xml:space="preserve"> </w:delText>
        </w:r>
      </w:del>
      <w:r w:rsidRPr="00915BA4">
        <w:rPr>
          <w:i/>
          <w:lang w:val="en-US"/>
          <w:rPrChange w:id="1351" w:author="Hofer, Heribert" w:date="2022-03-07T08:26:00Z">
            <w:rPr>
              <w:lang w:val="en-US"/>
            </w:rPr>
          </w:rPrChange>
        </w:rPr>
        <w:t>Lynx rufus</w:t>
      </w:r>
      <w:del w:id="1352" w:author="Hofer, Heribert" w:date="2022-03-07T08:26:00Z">
        <w:r w:rsidRPr="00B04563" w:rsidDel="00915BA4">
          <w:rPr>
            <w:lang w:val="en-US"/>
          </w:rPr>
          <w:delText xml:space="preserve"> </w:delText>
        </w:r>
      </w:del>
      <w:r w:rsidRPr="00B04563">
        <w:rPr>
          <w:lang w:val="en-US"/>
        </w:rPr>
        <w:t xml:space="preserve">) population. Scientific Reports </w:t>
      </w:r>
      <w:r w:rsidRPr="00B04563">
        <w:rPr>
          <w:b/>
          <w:bCs/>
          <w:lang w:val="en-US"/>
        </w:rPr>
        <w:t>9</w:t>
      </w:r>
      <w:r w:rsidRPr="00B04563">
        <w:rPr>
          <w:lang w:val="en-US"/>
        </w:rPr>
        <w:t xml:space="preserve">:15391. </w:t>
      </w:r>
      <w:del w:id="1353" w:author="Hofer, Heribert" w:date="2022-03-07T08:24:00Z">
        <w:r w:rsidRPr="00B04563" w:rsidDel="00452AC6">
          <w:rPr>
            <w:lang w:val="en-US"/>
          </w:rPr>
          <w:delText>Nature Publishing Group.</w:delText>
        </w:r>
      </w:del>
    </w:p>
    <w:p w14:paraId="5350E315" w14:textId="01CCD9E4" w:rsidR="00185A55" w:rsidRDefault="00185A55" w:rsidP="00185A55">
      <w:pPr>
        <w:pStyle w:val="Bibliography"/>
        <w:rPr>
          <w:ins w:id="1354" w:author="Hofer, Heribert" w:date="2022-03-07T08:23:00Z"/>
          <w:lang w:val="en-US"/>
        </w:rPr>
      </w:pPr>
      <w:r w:rsidRPr="00B04563">
        <w:rPr>
          <w:lang w:val="en-US"/>
        </w:rPr>
        <w:t xml:space="preserve">Benhaiem S, Marescot L, East ML, Kramer-Schadt S, Gimenez O, Lebreton J-D, Hofer H. 2018. Slow recovery from a disease epidemic in the spotted hyena, a keystone social carnivore. Communications Biology </w:t>
      </w:r>
      <w:r w:rsidRPr="00B04563">
        <w:rPr>
          <w:b/>
          <w:bCs/>
          <w:lang w:val="en-US"/>
        </w:rPr>
        <w:t>1</w:t>
      </w:r>
      <w:r w:rsidRPr="00B04563">
        <w:rPr>
          <w:lang w:val="en-US"/>
        </w:rPr>
        <w:t xml:space="preserve">:1–12. </w:t>
      </w:r>
      <w:del w:id="1355" w:author="Hofer, Heribert" w:date="2022-03-07T08:24:00Z">
        <w:r w:rsidRPr="00B04563" w:rsidDel="00452AC6">
          <w:rPr>
            <w:lang w:val="en-US"/>
          </w:rPr>
          <w:delText>Nature Publishing Group.</w:delText>
        </w:r>
      </w:del>
    </w:p>
    <w:p w14:paraId="3F5B57A7" w14:textId="13FA4C4C" w:rsidR="00452AC6" w:rsidRPr="00452AC6" w:rsidRDefault="00452AC6">
      <w:pPr>
        <w:pStyle w:val="Bibliography"/>
        <w:rPr>
          <w:lang w:val="en-US"/>
        </w:rPr>
      </w:pPr>
      <w:ins w:id="1356" w:author="Hofer, Heribert" w:date="2022-03-07T08:24:00Z">
        <w:r>
          <w:rPr>
            <w:lang w:val="en-US"/>
          </w:rPr>
          <w:t>Campbell KLI, Hofer H</w:t>
        </w:r>
      </w:ins>
      <w:ins w:id="1357" w:author="Hofer, Heribert" w:date="2022-03-07T08:25:00Z">
        <w:r>
          <w:rPr>
            <w:lang w:val="en-US"/>
          </w:rPr>
          <w:t xml:space="preserve">. </w:t>
        </w:r>
      </w:ins>
      <w:ins w:id="1358" w:author="Hofer, Heribert" w:date="2022-03-07T08:24:00Z">
        <w:r>
          <w:rPr>
            <w:lang w:val="en-US"/>
          </w:rPr>
          <w:t>1995.</w:t>
        </w:r>
        <w:r w:rsidRPr="00452AC6">
          <w:rPr>
            <w:lang w:val="en-US"/>
          </w:rPr>
          <w:t xml:space="preserve"> People and wildlife: spatial dynamics and zones of interaction. </w:t>
        </w:r>
      </w:ins>
      <w:ins w:id="1359" w:author="Hofer, Heribert" w:date="2022-03-07T08:51:00Z">
        <w:r w:rsidR="008C709C">
          <w:rPr>
            <w:lang w:val="en-US"/>
          </w:rPr>
          <w:t>Pages</w:t>
        </w:r>
        <w:r w:rsidR="008C709C" w:rsidRPr="00452AC6">
          <w:rPr>
            <w:lang w:val="en-US"/>
          </w:rPr>
          <w:t xml:space="preserve"> 534-570</w:t>
        </w:r>
        <w:r w:rsidR="008C709C">
          <w:rPr>
            <w:lang w:val="en-US"/>
          </w:rPr>
          <w:t xml:space="preserve"> in </w:t>
        </w:r>
      </w:ins>
      <w:ins w:id="1360" w:author="Hofer, Heribert" w:date="2022-03-07T08:24:00Z">
        <w:r w:rsidR="008C709C">
          <w:rPr>
            <w:lang w:val="en-US"/>
          </w:rPr>
          <w:t>Sinclair ARE, Arcese P, editors.</w:t>
        </w:r>
        <w:r w:rsidRPr="00452AC6">
          <w:rPr>
            <w:lang w:val="en-US"/>
          </w:rPr>
          <w:t xml:space="preserve"> Serengeti II. Dynamics, management a</w:t>
        </w:r>
        <w:r w:rsidR="008C709C">
          <w:rPr>
            <w:lang w:val="en-US"/>
          </w:rPr>
          <w:t>nd conservation of an ecosystem</w:t>
        </w:r>
        <w:r w:rsidRPr="00452AC6">
          <w:rPr>
            <w:lang w:val="en-US"/>
          </w:rPr>
          <w:t>. Chicago: University of Chicago Press.</w:t>
        </w:r>
      </w:ins>
    </w:p>
    <w:p w14:paraId="612491E4" w14:textId="77777777" w:rsidR="00185A55" w:rsidRPr="00B04563" w:rsidRDefault="00185A55" w:rsidP="00185A55">
      <w:pPr>
        <w:pStyle w:val="Bibliography"/>
        <w:rPr>
          <w:lang w:val="en-US"/>
        </w:rPr>
      </w:pPr>
      <w:r w:rsidRPr="00B04563">
        <w:rPr>
          <w:lang w:val="en-US"/>
        </w:rPr>
        <w:t xml:space="preserve">Caro T, Dobson A, Marshall AJ, Peres CA. 2014. Compromise solutions between conservation and road building in the tropics. Current Biology </w:t>
      </w:r>
      <w:r w:rsidRPr="00B04563">
        <w:rPr>
          <w:b/>
          <w:bCs/>
          <w:lang w:val="en-US"/>
        </w:rPr>
        <w:t>24</w:t>
      </w:r>
      <w:r w:rsidRPr="00B04563">
        <w:rPr>
          <w:lang w:val="en-US"/>
        </w:rPr>
        <w:t>:R722–R725.</w:t>
      </w:r>
    </w:p>
    <w:p w14:paraId="52FDBBEE" w14:textId="79927815" w:rsidR="00185A55" w:rsidRPr="00B04563" w:rsidRDefault="00185A55" w:rsidP="00185A55">
      <w:pPr>
        <w:pStyle w:val="Bibliography"/>
        <w:rPr>
          <w:lang w:val="en-US"/>
        </w:rPr>
      </w:pPr>
      <w:r w:rsidRPr="00B04563">
        <w:rPr>
          <w:lang w:val="en-US"/>
        </w:rPr>
        <w:t xml:space="preserve">Červinka J, Riegert J, Grill S, Šálek M. 2015. Large-scale evaluation of carnivore road mortality: the effect of landscape and local scale characteristics. Mammal Research </w:t>
      </w:r>
      <w:r w:rsidRPr="00B04563">
        <w:rPr>
          <w:b/>
          <w:bCs/>
          <w:lang w:val="en-US"/>
        </w:rPr>
        <w:t>60</w:t>
      </w:r>
      <w:ins w:id="1361" w:author="Hofer, Heribert" w:date="2022-03-07T08:28:00Z">
        <w:r w:rsidR="00915BA4">
          <w:rPr>
            <w:b/>
            <w:bCs/>
            <w:lang w:val="en-US"/>
          </w:rPr>
          <w:t xml:space="preserve">: </w:t>
        </w:r>
        <w:r w:rsidR="00915BA4" w:rsidRPr="00673148">
          <w:rPr>
            <w:lang w:val="en-GB"/>
            <w:rPrChange w:id="1362" w:author="Hofer, Heribert" w:date="2022-03-07T09:06:00Z">
              <w:rPr/>
            </w:rPrChange>
          </w:rPr>
          <w:t>233–243</w:t>
        </w:r>
      </w:ins>
      <w:r w:rsidRPr="00B04563">
        <w:rPr>
          <w:lang w:val="en-US"/>
        </w:rPr>
        <w:t>.</w:t>
      </w:r>
    </w:p>
    <w:p w14:paraId="6B1F8D13" w14:textId="77777777" w:rsidR="00185A55" w:rsidRPr="00B04563" w:rsidRDefault="00185A55" w:rsidP="00185A55">
      <w:pPr>
        <w:pStyle w:val="Bibliography"/>
        <w:rPr>
          <w:lang w:val="en-US"/>
        </w:rPr>
      </w:pPr>
      <w:r w:rsidRPr="00B04563">
        <w:rPr>
          <w:lang w:val="en-US"/>
        </w:rPr>
        <w:t xml:space="preserve">Craigie ID, Baillie JEM, Balmford A, Carbone C, Collen B, Green RE, Hutton JM. 2010. Large mammal population declines in Africa’s protected areas. Biological Conservation </w:t>
      </w:r>
      <w:r w:rsidRPr="00B04563">
        <w:rPr>
          <w:b/>
          <w:bCs/>
          <w:lang w:val="en-US"/>
        </w:rPr>
        <w:t>143</w:t>
      </w:r>
      <w:r w:rsidRPr="00B04563">
        <w:rPr>
          <w:lang w:val="en-US"/>
        </w:rPr>
        <w:t>:2221–2228.</w:t>
      </w:r>
    </w:p>
    <w:p w14:paraId="3473F628" w14:textId="77777777" w:rsidR="00185A55" w:rsidRPr="00B04563" w:rsidRDefault="00185A55" w:rsidP="00185A55">
      <w:pPr>
        <w:pStyle w:val="Bibliography"/>
        <w:rPr>
          <w:lang w:val="en-US"/>
        </w:rPr>
      </w:pPr>
      <w:r w:rsidRPr="00B04563">
        <w:rPr>
          <w:lang w:val="en-US"/>
        </w:rPr>
        <w:t>Davies JM, Roper TJ, Shepherdson DJ. 1987. Seasonal distribution of road kills in the European badger (</w:t>
      </w:r>
      <w:r w:rsidRPr="00915BA4">
        <w:rPr>
          <w:i/>
          <w:lang w:val="en-US"/>
          <w:rPrChange w:id="1363" w:author="Hofer, Heribert" w:date="2022-03-07T08:28:00Z">
            <w:rPr>
              <w:lang w:val="en-US"/>
            </w:rPr>
          </w:rPrChange>
        </w:rPr>
        <w:t>Meles meles</w:t>
      </w:r>
      <w:r w:rsidRPr="00B04563">
        <w:rPr>
          <w:lang w:val="en-US"/>
        </w:rPr>
        <w:t xml:space="preserve">). Journal of Zoology </w:t>
      </w:r>
      <w:r w:rsidRPr="00B04563">
        <w:rPr>
          <w:b/>
          <w:bCs/>
          <w:lang w:val="en-US"/>
        </w:rPr>
        <w:t>211</w:t>
      </w:r>
      <w:r w:rsidRPr="00B04563">
        <w:rPr>
          <w:lang w:val="en-US"/>
        </w:rPr>
        <w:t>:525–529.</w:t>
      </w:r>
    </w:p>
    <w:p w14:paraId="5FB737DE" w14:textId="421AD381" w:rsidR="00185A55" w:rsidRPr="00B04563" w:rsidRDefault="00185A55" w:rsidP="00185A55">
      <w:pPr>
        <w:pStyle w:val="Bibliography"/>
        <w:rPr>
          <w:lang w:val="en-US"/>
        </w:rPr>
      </w:pPr>
      <w:r w:rsidRPr="00B04563">
        <w:rPr>
          <w:lang w:val="en-US"/>
        </w:rPr>
        <w:t>Dennehy E, Llaneza L, López-Bao JV. 2021. Contrasting wolf responses to different paved roads and traffic volume levels. Biodiversity and Conservation</w:t>
      </w:r>
      <w:ins w:id="1364" w:author="Hofer, Heribert" w:date="2022-03-07T08:26:00Z">
        <w:r w:rsidR="00452AC6">
          <w:rPr>
            <w:lang w:val="en-US"/>
          </w:rPr>
          <w:t xml:space="preserve"> </w:t>
        </w:r>
        <w:r w:rsidR="00452AC6" w:rsidRPr="00915BA4">
          <w:rPr>
            <w:b/>
            <w:bCs/>
            <w:lang w:val="en-GB"/>
            <w:rPrChange w:id="1365" w:author="Hofer, Heribert" w:date="2022-03-07T08:26:00Z">
              <w:rPr>
                <w:b/>
                <w:bCs/>
              </w:rPr>
            </w:rPrChange>
          </w:rPr>
          <w:t>30</w:t>
        </w:r>
        <w:r w:rsidR="00452AC6" w:rsidRPr="00915BA4">
          <w:rPr>
            <w:lang w:val="en-GB"/>
            <w:rPrChange w:id="1366" w:author="Hofer, Heribert" w:date="2022-03-07T08:26:00Z">
              <w:rPr/>
            </w:rPrChange>
          </w:rPr>
          <w:t>:3133–3150</w:t>
        </w:r>
        <w:r w:rsidR="00915BA4" w:rsidRPr="00915BA4">
          <w:rPr>
            <w:lang w:val="en-GB"/>
            <w:rPrChange w:id="1367" w:author="Hofer, Heribert" w:date="2022-03-07T08:26:00Z">
              <w:rPr/>
            </w:rPrChange>
          </w:rPr>
          <w:t>.</w:t>
        </w:r>
      </w:ins>
      <w:del w:id="1368" w:author="Hofer, Heribert" w:date="2022-03-07T08:26:00Z">
        <w:r w:rsidRPr="00B04563" w:rsidDel="00915BA4">
          <w:rPr>
            <w:lang w:val="en-US"/>
          </w:rPr>
          <w:delText>DOI: 10.1007/s10531-021-</w:delText>
        </w:r>
        <w:r w:rsidRPr="00B04563" w:rsidDel="00915BA4">
          <w:rPr>
            <w:lang w:val="en-US"/>
          </w:rPr>
          <w:lastRenderedPageBreak/>
          <w:delText xml:space="preserve">02239-y. </w:delText>
        </w:r>
      </w:del>
      <w:del w:id="1369" w:author="Hofer, Heribert" w:date="2022-03-07T08:25:00Z">
        <w:r w:rsidRPr="00B04563" w:rsidDel="00452AC6">
          <w:rPr>
            <w:lang w:val="en-US"/>
          </w:rPr>
          <w:delText>Available from https://doi.org/10.1007/s10531-021-02239-y (accessed August 9, 2021).</w:delText>
        </w:r>
      </w:del>
    </w:p>
    <w:p w14:paraId="12E7299A" w14:textId="77777777" w:rsidR="00185A55" w:rsidRPr="00B04563" w:rsidRDefault="00185A55" w:rsidP="00185A55">
      <w:pPr>
        <w:pStyle w:val="Bibliography"/>
        <w:rPr>
          <w:lang w:val="en-US"/>
        </w:rPr>
      </w:pPr>
      <w:r w:rsidRPr="00915BA4">
        <w:rPr>
          <w:lang w:val="en-GB"/>
          <w:rPrChange w:id="1370" w:author="Hofer, Heribert" w:date="2022-03-07T08:26:00Z">
            <w:rPr/>
          </w:rPrChange>
        </w:rPr>
        <w:t xml:space="preserve">Estes AB, Kuemmerle T, Kushnir H, Radeloff VC, Shugart HH. 2012. </w:t>
      </w:r>
      <w:r w:rsidRPr="00B04563">
        <w:rPr>
          <w:lang w:val="en-US"/>
        </w:rPr>
        <w:t xml:space="preserve">Land-cover change and human population trends in the greater Serengeti ecosystem from 1984–2003. Biological Conservation </w:t>
      </w:r>
      <w:r w:rsidRPr="00B04563">
        <w:rPr>
          <w:b/>
          <w:bCs/>
          <w:lang w:val="en-US"/>
        </w:rPr>
        <w:t>147</w:t>
      </w:r>
      <w:r w:rsidRPr="00B04563">
        <w:rPr>
          <w:lang w:val="en-US"/>
        </w:rPr>
        <w:t>:255–263.</w:t>
      </w:r>
    </w:p>
    <w:p w14:paraId="4933A647" w14:textId="77777777" w:rsidR="00185A55" w:rsidRPr="00B04563" w:rsidRDefault="00185A55" w:rsidP="00185A55">
      <w:pPr>
        <w:pStyle w:val="Bibliography"/>
        <w:rPr>
          <w:lang w:val="en-US"/>
        </w:rPr>
      </w:pPr>
      <w:r w:rsidRPr="00B04563">
        <w:rPr>
          <w:lang w:val="en-US"/>
        </w:rPr>
        <w:t>Frank LG, Glickman SE, Powch I. 1990. Sexual dimorphism in the spotted hyaena (</w:t>
      </w:r>
      <w:r w:rsidRPr="00915BA4">
        <w:rPr>
          <w:i/>
          <w:lang w:val="en-US"/>
          <w:rPrChange w:id="1371" w:author="Hofer, Heribert" w:date="2022-03-07T08:28:00Z">
            <w:rPr>
              <w:lang w:val="en-US"/>
            </w:rPr>
          </w:rPrChange>
        </w:rPr>
        <w:t>Crocuta crocuta</w:t>
      </w:r>
      <w:r w:rsidRPr="00B04563">
        <w:rPr>
          <w:lang w:val="en-US"/>
        </w:rPr>
        <w:t xml:space="preserve">). Journal of Zoology </w:t>
      </w:r>
      <w:r w:rsidRPr="00B04563">
        <w:rPr>
          <w:b/>
          <w:bCs/>
          <w:lang w:val="en-US"/>
        </w:rPr>
        <w:t>221</w:t>
      </w:r>
      <w:r w:rsidRPr="00B04563">
        <w:rPr>
          <w:lang w:val="en-US"/>
        </w:rPr>
        <w:t>:308–313.</w:t>
      </w:r>
    </w:p>
    <w:p w14:paraId="5D7EC782" w14:textId="77777777" w:rsidR="00185A55" w:rsidRPr="00B04563" w:rsidRDefault="00185A55" w:rsidP="00185A55">
      <w:pPr>
        <w:pStyle w:val="Bibliography"/>
        <w:rPr>
          <w:lang w:val="en-US"/>
        </w:rPr>
      </w:pPr>
      <w:r w:rsidRPr="000A2125">
        <w:rPr>
          <w:lang w:val="en-GB"/>
          <w:rPrChange w:id="1372" w:author="Aima P" w:date="2022-03-22T13:28:00Z">
            <w:rPr>
              <w:lang w:val="it-IT"/>
            </w:rPr>
          </w:rPrChange>
        </w:rPr>
        <w:t xml:space="preserve">Garriga N, Santos X, Montori A, Richter-Boix A, Franch M, Llorente GA. 2012. </w:t>
      </w:r>
      <w:r w:rsidRPr="00B04563">
        <w:rPr>
          <w:lang w:val="en-US"/>
        </w:rPr>
        <w:t xml:space="preserve">Are protected areas truly protected? The impact of road traffic on vertebrate fauna. Biodiversity and Conservation </w:t>
      </w:r>
      <w:r w:rsidRPr="00B04563">
        <w:rPr>
          <w:b/>
          <w:bCs/>
          <w:lang w:val="en-US"/>
        </w:rPr>
        <w:t>21</w:t>
      </w:r>
      <w:r w:rsidRPr="00B04563">
        <w:rPr>
          <w:lang w:val="en-US"/>
        </w:rPr>
        <w:t>:2761–2774.</w:t>
      </w:r>
    </w:p>
    <w:p w14:paraId="63B8BEA2" w14:textId="77777777" w:rsidR="00185A55" w:rsidRPr="00B04563" w:rsidRDefault="00185A55" w:rsidP="00185A55">
      <w:pPr>
        <w:pStyle w:val="Bibliography"/>
        <w:rPr>
          <w:lang w:val="en-US"/>
        </w:rPr>
      </w:pPr>
      <w:r w:rsidRPr="00B04563">
        <w:rPr>
          <w:lang w:val="en-US"/>
        </w:rPr>
        <w:t>Geofabrik GmbH. 2020. Geofabrik Download Server. Available from https://download.geofabrik.de/africa/tanzania.html (accessed January 28, 2020).</w:t>
      </w:r>
    </w:p>
    <w:p w14:paraId="41764915" w14:textId="79969FE1" w:rsidR="00185A55" w:rsidRPr="00B04563" w:rsidRDefault="00185A55" w:rsidP="00185A55">
      <w:pPr>
        <w:pStyle w:val="Bibliography"/>
        <w:rPr>
          <w:lang w:val="en-US"/>
        </w:rPr>
      </w:pPr>
      <w:r w:rsidRPr="00B04563">
        <w:rPr>
          <w:lang w:val="en-US"/>
        </w:rPr>
        <w:t xml:space="preserve">Gray CL, Hill SLL, Newbold T, Hudson LN, Börger L, Contu S, Hoskins AJ, Ferrier S, Purvis A, Scharlemann JPW. 2016. Local biodiversity is higher inside than outside terrestrial protected areas worldwide. Nature Communications </w:t>
      </w:r>
      <w:r w:rsidRPr="00B04563">
        <w:rPr>
          <w:b/>
          <w:bCs/>
          <w:lang w:val="en-US"/>
        </w:rPr>
        <w:t>7</w:t>
      </w:r>
      <w:ins w:id="1373" w:author="Hofer, Heribert" w:date="2022-03-07T08:29:00Z">
        <w:r w:rsidR="00915BA4">
          <w:rPr>
            <w:b/>
            <w:bCs/>
            <w:lang w:val="en-US"/>
          </w:rPr>
          <w:t xml:space="preserve">: </w:t>
        </w:r>
        <w:r w:rsidR="00915BA4" w:rsidRPr="00673148">
          <w:rPr>
            <w:lang w:val="en-GB"/>
            <w:rPrChange w:id="1374" w:author="Hofer, Heribert" w:date="2022-03-07T09:06:00Z">
              <w:rPr/>
            </w:rPrChange>
          </w:rPr>
          <w:t>12306</w:t>
        </w:r>
      </w:ins>
      <w:r w:rsidRPr="00B04563">
        <w:rPr>
          <w:lang w:val="en-US"/>
        </w:rPr>
        <w:t>.</w:t>
      </w:r>
      <w:del w:id="1375" w:author="Hofer, Heribert" w:date="2022-03-07T08:29:00Z">
        <w:r w:rsidRPr="00B04563" w:rsidDel="00915BA4">
          <w:rPr>
            <w:lang w:val="en-US"/>
          </w:rPr>
          <w:delText xml:space="preserve"> Available from https://www.ncbi.nlm.nih.gov/pmc/articles/PMC4974472/ (accessed October 14, 2019).</w:delText>
        </w:r>
      </w:del>
    </w:p>
    <w:p w14:paraId="71DE8A9C" w14:textId="77777777" w:rsidR="00185A55" w:rsidRPr="00B04563" w:rsidRDefault="00185A55" w:rsidP="00185A55">
      <w:pPr>
        <w:pStyle w:val="Bibliography"/>
        <w:rPr>
          <w:lang w:val="en-US"/>
        </w:rPr>
      </w:pPr>
      <w:r w:rsidRPr="00673148">
        <w:rPr>
          <w:lang w:val="en-GB"/>
          <w:rPrChange w:id="1376" w:author="Hofer, Heribert" w:date="2022-03-07T09:06:00Z">
            <w:rPr>
              <w:lang w:val="en-US"/>
            </w:rPr>
          </w:rPrChange>
        </w:rPr>
        <w:t xml:space="preserve">Grilo C, Bissonette JA, Santos-Reis M. 2009. </w:t>
      </w:r>
      <w:r w:rsidRPr="00B04563">
        <w:rPr>
          <w:lang w:val="en-US"/>
        </w:rPr>
        <w:t xml:space="preserve">Spatial–temporal patterns in Mediterranean carnivore road casualties: Consequences for mitigation. Biological Conservation </w:t>
      </w:r>
      <w:r w:rsidRPr="00B04563">
        <w:rPr>
          <w:b/>
          <w:bCs/>
          <w:lang w:val="en-US"/>
        </w:rPr>
        <w:t>142</w:t>
      </w:r>
      <w:r w:rsidRPr="00B04563">
        <w:rPr>
          <w:lang w:val="en-US"/>
        </w:rPr>
        <w:t>:301–313.</w:t>
      </w:r>
    </w:p>
    <w:p w14:paraId="017876AA" w14:textId="1FFFBE98" w:rsidR="00185A55" w:rsidRPr="00B04563" w:rsidRDefault="00185A55" w:rsidP="00185A55">
      <w:pPr>
        <w:pStyle w:val="Bibliography"/>
        <w:rPr>
          <w:lang w:val="en-US"/>
        </w:rPr>
      </w:pPr>
      <w:r w:rsidRPr="00B04563">
        <w:rPr>
          <w:lang w:val="en-US"/>
        </w:rPr>
        <w:t>Grilo C, Smith DJ, Klar N. 2015. Carnivores: struggling for survival in roaded lands</w:t>
      </w:r>
      <w:ins w:id="1377" w:author="Hofer, Heribert" w:date="2022-03-07T08:30:00Z">
        <w:r w:rsidR="00915BA4">
          <w:rPr>
            <w:lang w:val="en-US"/>
          </w:rPr>
          <w:t>c</w:t>
        </w:r>
      </w:ins>
      <w:del w:id="1378" w:author="Hofer, Heribert" w:date="2022-03-07T08:30:00Z">
        <w:r w:rsidRPr="00B04563" w:rsidDel="00915BA4">
          <w:rPr>
            <w:lang w:val="en-US"/>
          </w:rPr>
          <w:delText>C</w:delText>
        </w:r>
      </w:del>
      <w:r w:rsidRPr="00B04563">
        <w:rPr>
          <w:lang w:val="en-US"/>
        </w:rPr>
        <w:t xml:space="preserve">apes. </w:t>
      </w:r>
      <w:ins w:id="1379" w:author="Hofer, Heribert" w:date="2022-03-07T08:51:00Z">
        <w:r w:rsidR="008C709C">
          <w:rPr>
            <w:lang w:val="en-US"/>
          </w:rPr>
          <w:t xml:space="preserve">Pages </w:t>
        </w:r>
        <w:r w:rsidR="008C709C" w:rsidRPr="00B04563">
          <w:rPr>
            <w:lang w:val="en-US"/>
          </w:rPr>
          <w:t>300–312</w:t>
        </w:r>
        <w:r w:rsidR="008C709C">
          <w:rPr>
            <w:lang w:val="en-US"/>
          </w:rPr>
          <w:t xml:space="preserve"> in</w:t>
        </w:r>
      </w:ins>
      <w:ins w:id="1380" w:author="Hofer, Heribert" w:date="2022-03-07T08:31:00Z">
        <w:r w:rsidR="00915BA4">
          <w:rPr>
            <w:lang w:val="en-US"/>
          </w:rPr>
          <w:t xml:space="preserve"> </w:t>
        </w:r>
        <w:r w:rsidR="00915BA4" w:rsidRPr="00915BA4">
          <w:rPr>
            <w:lang w:val="en-US"/>
          </w:rPr>
          <w:t>van der Ree</w:t>
        </w:r>
        <w:r w:rsidR="00915BA4">
          <w:rPr>
            <w:lang w:val="en-US"/>
          </w:rPr>
          <w:t xml:space="preserve"> R</w:t>
        </w:r>
        <w:r w:rsidR="00915BA4" w:rsidRPr="00915BA4">
          <w:rPr>
            <w:lang w:val="en-US"/>
          </w:rPr>
          <w:t>, Daniel J. Smith</w:t>
        </w:r>
        <w:r w:rsidR="00915BA4">
          <w:rPr>
            <w:lang w:val="en-US"/>
          </w:rPr>
          <w:t xml:space="preserve"> DJ</w:t>
        </w:r>
        <w:r w:rsidR="00915BA4" w:rsidRPr="00915BA4">
          <w:rPr>
            <w:lang w:val="en-US"/>
          </w:rPr>
          <w:t>, Clara Grilo</w:t>
        </w:r>
        <w:r w:rsidR="00915BA4">
          <w:rPr>
            <w:lang w:val="en-US"/>
          </w:rPr>
          <w:t xml:space="preserve"> C</w:t>
        </w:r>
      </w:ins>
      <w:ins w:id="1381" w:author="Hofer, Heribert" w:date="2022-03-07T08:54:00Z">
        <w:r w:rsidR="008C709C">
          <w:rPr>
            <w:lang w:val="en-US"/>
          </w:rPr>
          <w:t>,</w:t>
        </w:r>
      </w:ins>
      <w:ins w:id="1382" w:author="Hofer, Heribert" w:date="2022-03-07T08:51:00Z">
        <w:r w:rsidR="008C709C">
          <w:rPr>
            <w:lang w:val="en-US"/>
          </w:rPr>
          <w:t xml:space="preserve"> editors</w:t>
        </w:r>
      </w:ins>
      <w:ins w:id="1383" w:author="Hofer, Heribert" w:date="2022-03-07T08:54:00Z">
        <w:r w:rsidR="008C709C">
          <w:rPr>
            <w:lang w:val="en-US"/>
          </w:rPr>
          <w:t>.</w:t>
        </w:r>
      </w:ins>
      <w:ins w:id="1384" w:author="Hofer, Heribert" w:date="2022-03-07T08:52:00Z">
        <w:r w:rsidR="008C709C">
          <w:rPr>
            <w:lang w:val="en-US"/>
          </w:rPr>
          <w:t xml:space="preserve"> </w:t>
        </w:r>
      </w:ins>
      <w:del w:id="1385" w:author="Hofer, Heribert" w:date="2022-03-07T08:32:00Z">
        <w:r w:rsidRPr="00B04563" w:rsidDel="00915BA4">
          <w:rPr>
            <w:lang w:val="en-US"/>
          </w:rPr>
          <w:delText>Pages 300–312</w:delText>
        </w:r>
      </w:del>
      <w:del w:id="1386" w:author="Hofer, Heribert" w:date="2022-03-07T08:51:00Z">
        <w:r w:rsidRPr="00B04563" w:rsidDel="008C709C">
          <w:rPr>
            <w:lang w:val="en-US"/>
          </w:rPr>
          <w:delText xml:space="preserve"> </w:delText>
        </w:r>
      </w:del>
      <w:r w:rsidRPr="00B04563">
        <w:rPr>
          <w:lang w:val="en-US"/>
        </w:rPr>
        <w:t xml:space="preserve">Handbook of </w:t>
      </w:r>
      <w:del w:id="1387" w:author="Hofer, Heribert" w:date="2022-03-07T08:32:00Z">
        <w:r w:rsidRPr="00B04563" w:rsidDel="00915BA4">
          <w:rPr>
            <w:lang w:val="en-US"/>
          </w:rPr>
          <w:delText xml:space="preserve">Road </w:delText>
        </w:r>
      </w:del>
      <w:ins w:id="1388" w:author="Hofer, Heribert" w:date="2022-03-07T08:32:00Z">
        <w:r w:rsidR="00915BA4">
          <w:rPr>
            <w:lang w:val="en-US"/>
          </w:rPr>
          <w:t>r</w:t>
        </w:r>
        <w:r w:rsidR="00915BA4" w:rsidRPr="00B04563">
          <w:rPr>
            <w:lang w:val="en-US"/>
          </w:rPr>
          <w:t xml:space="preserve">oad </w:t>
        </w:r>
      </w:ins>
      <w:del w:id="1389" w:author="Hofer, Heribert" w:date="2022-03-07T08:32:00Z">
        <w:r w:rsidRPr="00B04563" w:rsidDel="00915BA4">
          <w:rPr>
            <w:lang w:val="en-US"/>
          </w:rPr>
          <w:delText>Ecology</w:delText>
        </w:r>
      </w:del>
      <w:ins w:id="1390" w:author="Hofer, Heribert" w:date="2022-03-07T08:32:00Z">
        <w:r w:rsidR="00915BA4">
          <w:rPr>
            <w:lang w:val="en-US"/>
          </w:rPr>
          <w:t>e</w:t>
        </w:r>
        <w:r w:rsidR="00915BA4" w:rsidRPr="00B04563">
          <w:rPr>
            <w:lang w:val="en-US"/>
          </w:rPr>
          <w:t>cology</w:t>
        </w:r>
      </w:ins>
      <w:r w:rsidRPr="00B04563">
        <w:rPr>
          <w:lang w:val="en-US"/>
        </w:rPr>
        <w:t xml:space="preserve">. </w:t>
      </w:r>
      <w:ins w:id="1391" w:author="Hofer, Heribert" w:date="2022-03-07T08:32:00Z">
        <w:r w:rsidR="00915BA4">
          <w:rPr>
            <w:lang w:val="en-US"/>
          </w:rPr>
          <w:t xml:space="preserve">Chichester: </w:t>
        </w:r>
      </w:ins>
      <w:r w:rsidRPr="00B04563">
        <w:rPr>
          <w:lang w:val="en-US"/>
        </w:rPr>
        <w:t>John Wiley &amp; Sons</w:t>
      </w:r>
      <w:del w:id="1392" w:author="Hofer, Heribert" w:date="2022-03-07T08:32:00Z">
        <w:r w:rsidRPr="00B04563" w:rsidDel="00915BA4">
          <w:rPr>
            <w:lang w:val="en-US"/>
          </w:rPr>
          <w:delText>, Ltd</w:delText>
        </w:r>
      </w:del>
      <w:r w:rsidRPr="00B04563">
        <w:rPr>
          <w:lang w:val="en-US"/>
        </w:rPr>
        <w:t xml:space="preserve">. </w:t>
      </w:r>
      <w:del w:id="1393" w:author="Hofer, Heribert" w:date="2022-03-07T08:30:00Z">
        <w:r w:rsidRPr="00B04563" w:rsidDel="00915BA4">
          <w:rPr>
            <w:lang w:val="en-US"/>
          </w:rPr>
          <w:delText>Available from https://onlinelibrary.wiley.com/doi/abs/10.1002/9781118568170.ch35 (accessed May 18, 2020).</w:delText>
        </w:r>
      </w:del>
    </w:p>
    <w:p w14:paraId="056D1221" w14:textId="77777777" w:rsidR="00185A55" w:rsidRPr="00B04563" w:rsidRDefault="00185A55" w:rsidP="00185A55">
      <w:pPr>
        <w:pStyle w:val="Bibliography"/>
        <w:rPr>
          <w:lang w:val="en-US"/>
        </w:rPr>
      </w:pPr>
      <w:r w:rsidRPr="00B04563">
        <w:rPr>
          <w:lang w:val="en-US"/>
        </w:rPr>
        <w:t xml:space="preserve">Gunson KE, Mountrakis G, Quackenbush LJ. 2020. Spatial wildlife-vehicle collision models: A review of current work and its application to transportation mitigation projects. Journal of Environmental Management </w:t>
      </w:r>
      <w:r w:rsidRPr="00B04563">
        <w:rPr>
          <w:b/>
          <w:bCs/>
          <w:lang w:val="en-US"/>
        </w:rPr>
        <w:t>92</w:t>
      </w:r>
      <w:r w:rsidRPr="00B04563">
        <w:rPr>
          <w:lang w:val="en-US"/>
        </w:rPr>
        <w:t>:1074–1082.</w:t>
      </w:r>
    </w:p>
    <w:p w14:paraId="445D4292" w14:textId="77777777" w:rsidR="00185A55" w:rsidRPr="00B04563" w:rsidRDefault="00185A55" w:rsidP="00185A55">
      <w:pPr>
        <w:pStyle w:val="Bibliography"/>
        <w:rPr>
          <w:lang w:val="en-US"/>
        </w:rPr>
      </w:pPr>
      <w:r w:rsidRPr="00B04563">
        <w:rPr>
          <w:lang w:val="en-US"/>
        </w:rPr>
        <w:t xml:space="preserve">Hill JE, DeVault TL, Belant JL. 2019. Cause‐specific mortality of the world’s terrestrial vertebrates. Global Ecology and Biogeography </w:t>
      </w:r>
      <w:r w:rsidRPr="00B04563">
        <w:rPr>
          <w:b/>
          <w:bCs/>
          <w:lang w:val="en-US"/>
        </w:rPr>
        <w:t>28</w:t>
      </w:r>
      <w:r w:rsidRPr="00B04563">
        <w:rPr>
          <w:lang w:val="en-US"/>
        </w:rPr>
        <w:t>:680–689.</w:t>
      </w:r>
    </w:p>
    <w:p w14:paraId="48CFC46C" w14:textId="77777777" w:rsidR="00185A55" w:rsidRPr="00B04563" w:rsidRDefault="00185A55" w:rsidP="00185A55">
      <w:pPr>
        <w:pStyle w:val="Bibliography"/>
        <w:rPr>
          <w:lang w:val="en-US"/>
        </w:rPr>
      </w:pPr>
      <w:r w:rsidRPr="00B04563">
        <w:rPr>
          <w:lang w:val="en-US"/>
        </w:rPr>
        <w:t xml:space="preserve">Hill JE, DeVault TL, Wang G, Belant JL. 2020a. Anthropogenic mortality in mammals increases with the human footprint. Frontiers in Ecology and the Environment </w:t>
      </w:r>
      <w:r w:rsidRPr="00B04563">
        <w:rPr>
          <w:b/>
          <w:bCs/>
          <w:lang w:val="en-US"/>
        </w:rPr>
        <w:t>18</w:t>
      </w:r>
      <w:r w:rsidRPr="00B04563">
        <w:rPr>
          <w:lang w:val="en-US"/>
        </w:rPr>
        <w:t>:13–18.</w:t>
      </w:r>
    </w:p>
    <w:p w14:paraId="65AF349B" w14:textId="0770962C" w:rsidR="00185A55" w:rsidRPr="00B04563" w:rsidRDefault="00185A55" w:rsidP="00185A55">
      <w:pPr>
        <w:pStyle w:val="Bibliography"/>
        <w:rPr>
          <w:lang w:val="en-US"/>
        </w:rPr>
      </w:pPr>
      <w:r w:rsidRPr="00B04563">
        <w:rPr>
          <w:lang w:val="en-US"/>
        </w:rPr>
        <w:t xml:space="preserve">Hill JE, Vault TLD, Belant JL. 2020b. A review of ecological factors promoting road use by mammals. Mammal Review </w:t>
      </w:r>
      <w:ins w:id="1394" w:author="Hofer, Heribert" w:date="2022-03-07T08:34:00Z">
        <w:r w:rsidR="00915BA4" w:rsidRPr="00915BA4">
          <w:rPr>
            <w:b/>
            <w:lang w:val="en-US"/>
            <w:rPrChange w:id="1395" w:author="Hofer, Heribert" w:date="2022-03-07T08:34:00Z">
              <w:rPr>
                <w:lang w:val="en-US"/>
              </w:rPr>
            </w:rPrChange>
          </w:rPr>
          <w:t>51</w:t>
        </w:r>
        <w:r w:rsidR="00915BA4">
          <w:rPr>
            <w:lang w:val="en-US"/>
          </w:rPr>
          <w:t>:</w:t>
        </w:r>
        <w:r w:rsidR="00915BA4" w:rsidRPr="00915BA4">
          <w:t xml:space="preserve"> </w:t>
        </w:r>
        <w:r w:rsidR="00915BA4">
          <w:t>214-227.</w:t>
        </w:r>
      </w:ins>
      <w:del w:id="1396" w:author="Hofer, Heribert" w:date="2022-03-07T08:33:00Z">
        <w:r w:rsidRPr="00B04563" w:rsidDel="00915BA4">
          <w:rPr>
            <w:b/>
            <w:bCs/>
            <w:lang w:val="en-US"/>
          </w:rPr>
          <w:delText>n/a</w:delText>
        </w:r>
        <w:r w:rsidRPr="00B04563" w:rsidDel="00915BA4">
          <w:rPr>
            <w:lang w:val="en-US"/>
          </w:rPr>
          <w:delText>. Available from http://onlinelibrary.wiley.com/doi/abs/10.1111/mam.12222 (accessed January 19, 2021).</w:delText>
        </w:r>
      </w:del>
    </w:p>
    <w:p w14:paraId="0D820231" w14:textId="0ABADAE2" w:rsidR="00185A55" w:rsidRPr="00B04563" w:rsidDel="00074618" w:rsidRDefault="00185A55" w:rsidP="00185A55">
      <w:pPr>
        <w:pStyle w:val="Bibliography"/>
        <w:rPr>
          <w:del w:id="1397" w:author="Hofer, Heribert" w:date="2022-03-07T07:09:00Z"/>
          <w:lang w:val="en-US"/>
        </w:rPr>
      </w:pPr>
      <w:del w:id="1398" w:author="Hofer, Heribert" w:date="2022-03-07T07:09:00Z">
        <w:r w:rsidRPr="00B04563" w:rsidDel="00074618">
          <w:rPr>
            <w:lang w:val="en-US"/>
          </w:rPr>
          <w:delText>Hofer H, East M. 1995. Population Dynamics, Population Size, and the Commuting System of Serengeti Spotted Hyenas. Page 665 Serengeti II: Dynamics, Management, and Conservation of an Ecosystem. University of Chicago Press.</w:delText>
        </w:r>
      </w:del>
    </w:p>
    <w:p w14:paraId="4F9ACA25" w14:textId="77777777" w:rsidR="00185A55" w:rsidRPr="00B04563" w:rsidRDefault="00185A55" w:rsidP="00185A55">
      <w:pPr>
        <w:pStyle w:val="Bibliography"/>
        <w:rPr>
          <w:lang w:val="en-US"/>
        </w:rPr>
      </w:pPr>
      <w:r w:rsidRPr="00B04563">
        <w:rPr>
          <w:lang w:val="en-US"/>
        </w:rPr>
        <w:t xml:space="preserve">Hofer H, East ML. 1993a. The commuting system of Serengeti spotted hyaenas: how a predator copes with migratory prey. III. Attendance and maternal care. Animal Behaviour </w:t>
      </w:r>
      <w:r w:rsidRPr="00B04563">
        <w:rPr>
          <w:b/>
          <w:bCs/>
          <w:lang w:val="en-US"/>
        </w:rPr>
        <w:t>46</w:t>
      </w:r>
      <w:r w:rsidRPr="00B04563">
        <w:rPr>
          <w:lang w:val="en-US"/>
        </w:rPr>
        <w:t>:575–589.</w:t>
      </w:r>
    </w:p>
    <w:p w14:paraId="0049DE10" w14:textId="77777777" w:rsidR="00185A55" w:rsidRPr="00B04563" w:rsidRDefault="00185A55" w:rsidP="00185A55">
      <w:pPr>
        <w:pStyle w:val="Bibliography"/>
        <w:rPr>
          <w:lang w:val="en-US"/>
        </w:rPr>
      </w:pPr>
      <w:r w:rsidRPr="00B04563">
        <w:rPr>
          <w:lang w:val="en-US"/>
        </w:rPr>
        <w:t xml:space="preserve">Hofer H, East ML. 1993b. The commuting system of Serengeti spotted hyaenas: how a predator copes with migratory prey. II. Intrusion pressure and commuters’ space use. Animal Behaviour </w:t>
      </w:r>
      <w:r w:rsidRPr="00B04563">
        <w:rPr>
          <w:b/>
          <w:bCs/>
          <w:lang w:val="en-US"/>
        </w:rPr>
        <w:t>46</w:t>
      </w:r>
      <w:r w:rsidRPr="00B04563">
        <w:rPr>
          <w:lang w:val="en-US"/>
        </w:rPr>
        <w:t>:559–574.</w:t>
      </w:r>
    </w:p>
    <w:p w14:paraId="2CD8BF84" w14:textId="77777777" w:rsidR="00185A55" w:rsidRPr="00B04563" w:rsidRDefault="00185A55" w:rsidP="00185A55">
      <w:pPr>
        <w:pStyle w:val="Bibliography"/>
        <w:rPr>
          <w:lang w:val="en-US"/>
        </w:rPr>
      </w:pPr>
      <w:r w:rsidRPr="00B04563">
        <w:rPr>
          <w:lang w:val="en-US"/>
        </w:rPr>
        <w:t xml:space="preserve">Hofer H, East ML. 1993c. The commuting system of Serengeti spotted hyaenas: how a predator copes with migratory prey. I. Social organization. Animal Behaviour </w:t>
      </w:r>
      <w:r w:rsidRPr="00B04563">
        <w:rPr>
          <w:b/>
          <w:bCs/>
          <w:lang w:val="en-US"/>
        </w:rPr>
        <w:t>46</w:t>
      </w:r>
      <w:r w:rsidRPr="00B04563">
        <w:rPr>
          <w:lang w:val="en-US"/>
        </w:rPr>
        <w:t>:547–557.</w:t>
      </w:r>
    </w:p>
    <w:p w14:paraId="266BAB35" w14:textId="4F926800" w:rsidR="00074618" w:rsidRPr="00B04563" w:rsidRDefault="00074618" w:rsidP="00074618">
      <w:pPr>
        <w:pStyle w:val="Bibliography"/>
        <w:rPr>
          <w:ins w:id="1399" w:author="Hofer, Heribert" w:date="2022-03-07T07:09:00Z"/>
          <w:lang w:val="en-US"/>
        </w:rPr>
      </w:pPr>
      <w:ins w:id="1400" w:author="Hofer, Heribert" w:date="2022-03-07T07:09:00Z">
        <w:r w:rsidRPr="00B04563">
          <w:rPr>
            <w:lang w:val="en-US"/>
          </w:rPr>
          <w:t>Hofer H, East M</w:t>
        </w:r>
        <w:r>
          <w:rPr>
            <w:lang w:val="en-US"/>
          </w:rPr>
          <w:t>L</w:t>
        </w:r>
        <w:r w:rsidR="00915BA4">
          <w:rPr>
            <w:lang w:val="en-US"/>
          </w:rPr>
          <w:t xml:space="preserve">. 1995. Population </w:t>
        </w:r>
      </w:ins>
      <w:ins w:id="1401" w:author="Hofer, Heribert" w:date="2022-03-07T08:34:00Z">
        <w:r w:rsidR="00915BA4">
          <w:rPr>
            <w:lang w:val="en-US"/>
          </w:rPr>
          <w:t>d</w:t>
        </w:r>
      </w:ins>
      <w:ins w:id="1402" w:author="Hofer, Heribert" w:date="2022-03-07T07:09:00Z">
        <w:r w:rsidRPr="00B04563">
          <w:rPr>
            <w:lang w:val="en-US"/>
          </w:rPr>
          <w:t xml:space="preserve">ynamics, </w:t>
        </w:r>
      </w:ins>
      <w:ins w:id="1403" w:author="Hofer, Heribert" w:date="2022-03-07T08:34:00Z">
        <w:r w:rsidR="00915BA4">
          <w:rPr>
            <w:lang w:val="en-US"/>
          </w:rPr>
          <w:t>p</w:t>
        </w:r>
      </w:ins>
      <w:ins w:id="1404" w:author="Hofer, Heribert" w:date="2022-03-07T07:09:00Z">
        <w:r w:rsidRPr="00B04563">
          <w:rPr>
            <w:lang w:val="en-US"/>
          </w:rPr>
          <w:t xml:space="preserve">opulation </w:t>
        </w:r>
      </w:ins>
      <w:ins w:id="1405" w:author="Hofer, Heribert" w:date="2022-03-07T08:34:00Z">
        <w:r w:rsidR="00915BA4">
          <w:rPr>
            <w:lang w:val="en-US"/>
          </w:rPr>
          <w:t>s</w:t>
        </w:r>
      </w:ins>
      <w:ins w:id="1406" w:author="Hofer, Heribert" w:date="2022-03-07T07:09:00Z">
        <w:r w:rsidRPr="00B04563">
          <w:rPr>
            <w:lang w:val="en-US"/>
          </w:rPr>
          <w:t xml:space="preserve">ize, and the </w:t>
        </w:r>
      </w:ins>
      <w:ins w:id="1407" w:author="Hofer, Heribert" w:date="2022-03-07T08:34:00Z">
        <w:r w:rsidR="00915BA4">
          <w:rPr>
            <w:lang w:val="en-US"/>
          </w:rPr>
          <w:t>c</w:t>
        </w:r>
      </w:ins>
      <w:ins w:id="1408" w:author="Hofer, Heribert" w:date="2022-03-07T07:09:00Z">
        <w:r w:rsidRPr="00B04563">
          <w:rPr>
            <w:lang w:val="en-US"/>
          </w:rPr>
          <w:t xml:space="preserve">ommuting </w:t>
        </w:r>
      </w:ins>
      <w:ins w:id="1409" w:author="Hofer, Heribert" w:date="2022-03-07T08:34:00Z">
        <w:r w:rsidR="00915BA4">
          <w:rPr>
            <w:lang w:val="en-US"/>
          </w:rPr>
          <w:t>s</w:t>
        </w:r>
      </w:ins>
      <w:ins w:id="1410" w:author="Hofer, Heribert" w:date="2022-03-07T07:09:00Z">
        <w:r w:rsidRPr="00B04563">
          <w:rPr>
            <w:lang w:val="en-US"/>
          </w:rPr>
          <w:t xml:space="preserve">ystem of Serengeti </w:t>
        </w:r>
      </w:ins>
      <w:ins w:id="1411" w:author="Hofer, Heribert" w:date="2022-03-07T08:34:00Z">
        <w:r w:rsidR="00915BA4">
          <w:rPr>
            <w:lang w:val="en-US"/>
          </w:rPr>
          <w:t>s</w:t>
        </w:r>
      </w:ins>
      <w:ins w:id="1412" w:author="Hofer, Heribert" w:date="2022-03-07T07:09:00Z">
        <w:r w:rsidRPr="00B04563">
          <w:rPr>
            <w:lang w:val="en-US"/>
          </w:rPr>
          <w:t xml:space="preserve">potted </w:t>
        </w:r>
      </w:ins>
      <w:ins w:id="1413" w:author="Hofer, Heribert" w:date="2022-03-07T08:34:00Z">
        <w:r w:rsidR="00915BA4">
          <w:rPr>
            <w:lang w:val="en-US"/>
          </w:rPr>
          <w:t>h</w:t>
        </w:r>
      </w:ins>
      <w:ins w:id="1414" w:author="Hofer, Heribert" w:date="2022-03-07T07:09:00Z">
        <w:r w:rsidRPr="00B04563">
          <w:rPr>
            <w:lang w:val="en-US"/>
          </w:rPr>
          <w:t xml:space="preserve">yenas. </w:t>
        </w:r>
      </w:ins>
      <w:ins w:id="1415" w:author="Hofer, Heribert" w:date="2022-03-07T08:52:00Z">
        <w:r w:rsidR="008C709C">
          <w:rPr>
            <w:lang w:val="en-US"/>
          </w:rPr>
          <w:t xml:space="preserve">Pages </w:t>
        </w:r>
        <w:r w:rsidR="008C709C" w:rsidRPr="00E70BD3">
          <w:rPr>
            <w:rFonts w:cs="Arial"/>
            <w:lang w:val="en-GB"/>
          </w:rPr>
          <w:t>332-363</w:t>
        </w:r>
        <w:r w:rsidR="008C709C">
          <w:rPr>
            <w:rFonts w:cs="Arial"/>
            <w:lang w:val="en-GB"/>
          </w:rPr>
          <w:t xml:space="preserve"> in</w:t>
        </w:r>
      </w:ins>
      <w:ins w:id="1416" w:author="Hofer, Heribert" w:date="2022-03-07T08:35:00Z">
        <w:r w:rsidR="00915BA4">
          <w:rPr>
            <w:lang w:val="en-US"/>
          </w:rPr>
          <w:t xml:space="preserve"> Sinclair ARE, Arcese P</w:t>
        </w:r>
      </w:ins>
      <w:ins w:id="1417" w:author="Hofer, Heribert" w:date="2022-03-07T08:54:00Z">
        <w:r w:rsidR="008C709C">
          <w:rPr>
            <w:lang w:val="en-US"/>
          </w:rPr>
          <w:t>,</w:t>
        </w:r>
      </w:ins>
      <w:ins w:id="1418" w:author="Hofer, Heribert" w:date="2022-03-07T08:52:00Z">
        <w:r w:rsidR="008C709C">
          <w:rPr>
            <w:lang w:val="en-US"/>
          </w:rPr>
          <w:t xml:space="preserve"> editors</w:t>
        </w:r>
      </w:ins>
      <w:ins w:id="1419" w:author="Hofer, Heribert" w:date="2022-03-07T08:54:00Z">
        <w:r w:rsidR="008C709C">
          <w:rPr>
            <w:lang w:val="en-US"/>
          </w:rPr>
          <w:t>.</w:t>
        </w:r>
      </w:ins>
      <w:ins w:id="1420" w:author="Hofer, Heribert" w:date="2022-03-07T08:52:00Z">
        <w:r w:rsidR="008C709C">
          <w:rPr>
            <w:lang w:val="en-US"/>
          </w:rPr>
          <w:t xml:space="preserve"> </w:t>
        </w:r>
      </w:ins>
      <w:ins w:id="1421" w:author="Hofer, Heribert" w:date="2022-03-07T07:09:00Z">
        <w:r w:rsidRPr="00B04563">
          <w:rPr>
            <w:lang w:val="en-US"/>
          </w:rPr>
          <w:t xml:space="preserve">Serengeti II: Dynamics, </w:t>
        </w:r>
      </w:ins>
      <w:ins w:id="1422" w:author="Hofer, Heribert" w:date="2022-03-07T08:34:00Z">
        <w:r w:rsidR="00915BA4">
          <w:rPr>
            <w:lang w:val="en-US"/>
          </w:rPr>
          <w:t>m</w:t>
        </w:r>
      </w:ins>
      <w:ins w:id="1423" w:author="Hofer, Heribert" w:date="2022-03-07T07:09:00Z">
        <w:r w:rsidRPr="00B04563">
          <w:rPr>
            <w:lang w:val="en-US"/>
          </w:rPr>
          <w:t xml:space="preserve">anagement, and </w:t>
        </w:r>
      </w:ins>
      <w:ins w:id="1424" w:author="Hofer, Heribert" w:date="2022-03-07T08:34:00Z">
        <w:r w:rsidR="00915BA4">
          <w:rPr>
            <w:lang w:val="en-US"/>
          </w:rPr>
          <w:t>c</w:t>
        </w:r>
      </w:ins>
      <w:ins w:id="1425" w:author="Hofer, Heribert" w:date="2022-03-07T07:09:00Z">
        <w:r w:rsidRPr="00B04563">
          <w:rPr>
            <w:lang w:val="en-US"/>
          </w:rPr>
          <w:t xml:space="preserve">onservation of an </w:t>
        </w:r>
      </w:ins>
      <w:ins w:id="1426" w:author="Hofer, Heribert" w:date="2022-03-07T08:35:00Z">
        <w:r w:rsidR="00915BA4">
          <w:rPr>
            <w:lang w:val="en-US"/>
          </w:rPr>
          <w:t>e</w:t>
        </w:r>
      </w:ins>
      <w:ins w:id="1427" w:author="Hofer, Heribert" w:date="2022-03-07T07:09:00Z">
        <w:r w:rsidRPr="00B04563">
          <w:rPr>
            <w:lang w:val="en-US"/>
          </w:rPr>
          <w:t xml:space="preserve">cosystem. </w:t>
        </w:r>
      </w:ins>
      <w:ins w:id="1428" w:author="Hofer, Heribert" w:date="2022-03-07T08:35:00Z">
        <w:r w:rsidR="00915BA4">
          <w:rPr>
            <w:lang w:val="en-US"/>
          </w:rPr>
          <w:t xml:space="preserve">Chicago: </w:t>
        </w:r>
      </w:ins>
      <w:ins w:id="1429" w:author="Hofer, Heribert" w:date="2022-03-07T07:09:00Z">
        <w:r w:rsidRPr="00B04563">
          <w:rPr>
            <w:lang w:val="en-US"/>
          </w:rPr>
          <w:t>University of Chicago Press.</w:t>
        </w:r>
      </w:ins>
    </w:p>
    <w:p w14:paraId="1237EB2C" w14:textId="77777777" w:rsidR="00185A55" w:rsidRPr="00B04563" w:rsidRDefault="00185A55" w:rsidP="00185A55">
      <w:pPr>
        <w:pStyle w:val="Bibliography"/>
        <w:rPr>
          <w:lang w:val="en-US"/>
        </w:rPr>
      </w:pPr>
      <w:r w:rsidRPr="00B04563">
        <w:rPr>
          <w:lang w:val="en-US"/>
        </w:rPr>
        <w:t xml:space="preserve">Hofer H, East ML. 2003. Behavioral processes and costs of co-existence in female spotted hyenas: a life history perspective. Evolutionary Ecology </w:t>
      </w:r>
      <w:r w:rsidRPr="00B04563">
        <w:rPr>
          <w:b/>
          <w:bCs/>
          <w:lang w:val="en-US"/>
        </w:rPr>
        <w:t>17</w:t>
      </w:r>
      <w:r w:rsidRPr="00B04563">
        <w:rPr>
          <w:lang w:val="en-US"/>
        </w:rPr>
        <w:t>:315–331.</w:t>
      </w:r>
    </w:p>
    <w:p w14:paraId="4FC31FAD" w14:textId="22FE5420" w:rsidR="00074618" w:rsidRDefault="00074618" w:rsidP="00185A55">
      <w:pPr>
        <w:pStyle w:val="Bibliography"/>
        <w:rPr>
          <w:ins w:id="1430" w:author="Hofer, Heribert" w:date="2022-03-07T07:10:00Z"/>
          <w:lang w:val="en-US"/>
        </w:rPr>
      </w:pPr>
      <w:ins w:id="1431" w:author="Hofer, Heribert" w:date="2022-03-07T07:10:00Z">
        <w:r>
          <w:rPr>
            <w:lang w:val="en-US"/>
          </w:rPr>
          <w:t xml:space="preserve">Hofer H, East ML, Campbell KLI. </w:t>
        </w:r>
        <w:r w:rsidRPr="00074618">
          <w:rPr>
            <w:lang w:val="en-US"/>
          </w:rPr>
          <w:t>1993</w:t>
        </w:r>
        <w:r>
          <w:rPr>
            <w:lang w:val="en-US"/>
          </w:rPr>
          <w:t>.</w:t>
        </w:r>
        <w:r w:rsidRPr="00074618">
          <w:rPr>
            <w:lang w:val="en-US"/>
          </w:rPr>
          <w:t xml:space="preserve"> Snares, commuting hyaenas, and migratory herbivores: humans as predators in the Serengeti. Symposia of the zoological Society London </w:t>
        </w:r>
        <w:r w:rsidRPr="00074618">
          <w:rPr>
            <w:b/>
            <w:lang w:val="en-US"/>
            <w:rPrChange w:id="1432" w:author="Hofer, Heribert" w:date="2022-03-07T07:10:00Z">
              <w:rPr>
                <w:lang w:val="en-US"/>
              </w:rPr>
            </w:rPrChange>
          </w:rPr>
          <w:t>65</w:t>
        </w:r>
        <w:r>
          <w:rPr>
            <w:lang w:val="en-US"/>
          </w:rPr>
          <w:t>:</w:t>
        </w:r>
        <w:r w:rsidRPr="00074618">
          <w:rPr>
            <w:lang w:val="en-US"/>
          </w:rPr>
          <w:t>347-366.</w:t>
        </w:r>
      </w:ins>
    </w:p>
    <w:p w14:paraId="0645AC0A" w14:textId="00D63DFB" w:rsidR="00185A55" w:rsidRPr="00B04563" w:rsidDel="00915BA4" w:rsidRDefault="00185A55" w:rsidP="00185A55">
      <w:pPr>
        <w:pStyle w:val="Bibliography"/>
        <w:rPr>
          <w:del w:id="1433" w:author="Hofer, Heribert" w:date="2022-03-07T08:38:00Z"/>
          <w:lang w:val="en-US"/>
        </w:rPr>
      </w:pPr>
      <w:del w:id="1434" w:author="Hofer, Heribert" w:date="2022-03-07T08:36:00Z">
        <w:r w:rsidRPr="00B04563" w:rsidDel="00915BA4">
          <w:rPr>
            <w:lang w:val="en-US"/>
          </w:rPr>
          <w:lastRenderedPageBreak/>
          <w:delText xml:space="preserve">Hofer H, </w:delText>
        </w:r>
      </w:del>
      <w:del w:id="1435" w:author="Hofer, Heribert" w:date="2022-03-07T08:38:00Z">
        <w:r w:rsidRPr="00B04563" w:rsidDel="00915BA4">
          <w:rPr>
            <w:lang w:val="en-US"/>
          </w:rPr>
          <w:delText xml:space="preserve">Mills </w:delText>
        </w:r>
      </w:del>
      <w:del w:id="1436" w:author="Hofer, Heribert" w:date="2022-03-07T08:36:00Z">
        <w:r w:rsidRPr="00B04563" w:rsidDel="00915BA4">
          <w:rPr>
            <w:lang w:val="en-US"/>
          </w:rPr>
          <w:delText>G</w:delText>
        </w:r>
      </w:del>
      <w:del w:id="1437" w:author="Hofer, Heribert" w:date="2022-03-07T08:38:00Z">
        <w:r w:rsidRPr="00B04563" w:rsidDel="00915BA4">
          <w:rPr>
            <w:lang w:val="en-US"/>
          </w:rPr>
          <w:delText>. 1998. Hyaenas</w:delText>
        </w:r>
      </w:del>
      <w:del w:id="1438" w:author="Hofer, Heribert" w:date="2022-03-07T08:36:00Z">
        <w:r w:rsidRPr="00B04563" w:rsidDel="00915BA4">
          <w:rPr>
            <w:lang w:val="en-US"/>
          </w:rPr>
          <w:delText> </w:delText>
        </w:r>
      </w:del>
      <w:del w:id="1439" w:author="Hofer, Heribert" w:date="2022-03-07T08:38:00Z">
        <w:r w:rsidRPr="00B04563" w:rsidDel="00915BA4">
          <w:rPr>
            <w:lang w:val="en-US"/>
          </w:rPr>
          <w:delText xml:space="preserve">: status survey and conservation action plan. </w:delText>
        </w:r>
      </w:del>
      <w:del w:id="1440" w:author="Hofer, Heribert" w:date="2022-03-07T08:36:00Z">
        <w:r w:rsidRPr="00B04563" w:rsidDel="00915BA4">
          <w:rPr>
            <w:lang w:val="en-US"/>
          </w:rPr>
          <w:delText>Available from https://portals.iucn.org/library/node/7402 (accessed January 19, 2021).</w:delText>
        </w:r>
      </w:del>
    </w:p>
    <w:p w14:paraId="39E59FD3" w14:textId="67E9D8AB" w:rsidR="00185A55" w:rsidRPr="00B04563" w:rsidRDefault="00185A55" w:rsidP="00185A55">
      <w:pPr>
        <w:pStyle w:val="Bibliography"/>
        <w:rPr>
          <w:lang w:val="en-US"/>
        </w:rPr>
      </w:pPr>
      <w:r w:rsidRPr="00B04563">
        <w:rPr>
          <w:lang w:val="en-US"/>
        </w:rPr>
        <w:t xml:space="preserve">Hopcraft JGC, Holdo RM, Mwangomo E, Mduma S, Thirgood SJ, Borner M, Fryxell JM, Olff H, Sinclair ARE. 2015. Why are wildebeest the most abundant herbivore in the Serengeti? </w:t>
      </w:r>
      <w:del w:id="1441" w:author="Hofer, Heribert" w:date="2022-03-07T08:38:00Z">
        <w:r w:rsidRPr="00B04563" w:rsidDel="00A73170">
          <w:rPr>
            <w:lang w:val="en-US"/>
          </w:rPr>
          <w:delText xml:space="preserve">Page in </w:delText>
        </w:r>
      </w:del>
      <w:ins w:id="1442" w:author="Hofer, Heribert" w:date="2022-03-07T08:52:00Z">
        <w:r w:rsidR="008C709C">
          <w:rPr>
            <w:lang w:val="en-US"/>
          </w:rPr>
          <w:t>Pages xxx-xxx in</w:t>
        </w:r>
      </w:ins>
      <w:ins w:id="1443" w:author="Hofer, Heribert" w:date="2022-03-07T08:38:00Z">
        <w:r w:rsidR="00A73170">
          <w:rPr>
            <w:lang w:val="en-US"/>
          </w:rPr>
          <w:t xml:space="preserve"> </w:t>
        </w:r>
      </w:ins>
      <w:r w:rsidRPr="00B04563">
        <w:rPr>
          <w:lang w:val="en-US"/>
        </w:rPr>
        <w:t>Sinclair ARE, Metzger KL, Mduma SAR, Fryxell JM</w:t>
      </w:r>
      <w:ins w:id="1444" w:author="Hofer, Heribert" w:date="2022-03-07T08:53:00Z">
        <w:r w:rsidR="008C709C">
          <w:rPr>
            <w:lang w:val="en-US"/>
          </w:rPr>
          <w:t>,</w:t>
        </w:r>
      </w:ins>
      <w:del w:id="1445" w:author="Hofer, Heribert" w:date="2022-03-07T08:38:00Z">
        <w:r w:rsidRPr="00B04563" w:rsidDel="00A73170">
          <w:rPr>
            <w:lang w:val="en-US"/>
          </w:rPr>
          <w:delText xml:space="preserve">, editors. </w:delText>
        </w:r>
      </w:del>
      <w:ins w:id="1446" w:author="Hofer, Heribert" w:date="2022-03-07T08:53:00Z">
        <w:r w:rsidR="008C709C">
          <w:rPr>
            <w:lang w:val="en-US"/>
          </w:rPr>
          <w:t xml:space="preserve"> editors.</w:t>
        </w:r>
      </w:ins>
      <w:ins w:id="1447" w:author="Hofer, Heribert" w:date="2022-03-07T08:38:00Z">
        <w:r w:rsidR="00A73170">
          <w:rPr>
            <w:lang w:val="en-US"/>
          </w:rPr>
          <w:t xml:space="preserve"> </w:t>
        </w:r>
      </w:ins>
      <w:r w:rsidRPr="00B04563">
        <w:rPr>
          <w:lang w:val="en-US"/>
        </w:rPr>
        <w:t xml:space="preserve">Serengeti IV: Sustaining </w:t>
      </w:r>
      <w:del w:id="1448" w:author="Hofer, Heribert" w:date="2022-03-07T08:38:00Z">
        <w:r w:rsidRPr="00B04563" w:rsidDel="00A73170">
          <w:rPr>
            <w:lang w:val="en-US"/>
          </w:rPr>
          <w:delText xml:space="preserve">Biodiversity </w:delText>
        </w:r>
      </w:del>
      <w:ins w:id="1449" w:author="Hofer, Heribert" w:date="2022-03-07T08:38:00Z">
        <w:r w:rsidR="00A73170">
          <w:rPr>
            <w:lang w:val="en-US"/>
          </w:rPr>
          <w:t>b</w:t>
        </w:r>
        <w:r w:rsidR="00A73170" w:rsidRPr="00B04563">
          <w:rPr>
            <w:lang w:val="en-US"/>
          </w:rPr>
          <w:t xml:space="preserve">iodiversity </w:t>
        </w:r>
      </w:ins>
      <w:r w:rsidRPr="00B04563">
        <w:rPr>
          <w:lang w:val="en-US"/>
        </w:rPr>
        <w:t xml:space="preserve">in a </w:t>
      </w:r>
      <w:del w:id="1450" w:author="Hofer, Heribert" w:date="2022-03-07T08:38:00Z">
        <w:r w:rsidRPr="00B04563" w:rsidDel="00A73170">
          <w:rPr>
            <w:lang w:val="en-US"/>
          </w:rPr>
          <w:delText xml:space="preserve">Coupled </w:delText>
        </w:r>
      </w:del>
      <w:ins w:id="1451" w:author="Hofer, Heribert" w:date="2022-03-07T08:38:00Z">
        <w:r w:rsidR="00A73170">
          <w:rPr>
            <w:lang w:val="en-US"/>
          </w:rPr>
          <w:t>c</w:t>
        </w:r>
        <w:r w:rsidR="00A73170" w:rsidRPr="00B04563">
          <w:rPr>
            <w:lang w:val="en-US"/>
          </w:rPr>
          <w:t xml:space="preserve">oupled </w:t>
        </w:r>
      </w:ins>
      <w:del w:id="1452" w:author="Hofer, Heribert" w:date="2022-03-07T08:38:00Z">
        <w:r w:rsidRPr="00B04563" w:rsidDel="00A73170">
          <w:rPr>
            <w:lang w:val="en-US"/>
          </w:rPr>
          <w:delText>Human</w:delText>
        </w:r>
      </w:del>
      <w:ins w:id="1453" w:author="Hofer, Heribert" w:date="2022-03-07T08:38:00Z">
        <w:r w:rsidR="00A73170">
          <w:rPr>
            <w:lang w:val="en-US"/>
          </w:rPr>
          <w:t>h</w:t>
        </w:r>
        <w:r w:rsidR="00A73170" w:rsidRPr="00B04563">
          <w:rPr>
            <w:lang w:val="en-US"/>
          </w:rPr>
          <w:t>uman</w:t>
        </w:r>
      </w:ins>
      <w:r w:rsidRPr="00B04563">
        <w:rPr>
          <w:lang w:val="en-US"/>
        </w:rPr>
        <w:t>-</w:t>
      </w:r>
      <w:del w:id="1454" w:author="Hofer, Heribert" w:date="2022-03-07T08:38:00Z">
        <w:r w:rsidRPr="00B04563" w:rsidDel="00A73170">
          <w:rPr>
            <w:lang w:val="en-US"/>
          </w:rPr>
          <w:delText xml:space="preserve">Natural </w:delText>
        </w:r>
      </w:del>
      <w:ins w:id="1455" w:author="Hofer, Heribert" w:date="2022-03-07T08:38:00Z">
        <w:r w:rsidR="00A73170">
          <w:rPr>
            <w:lang w:val="en-US"/>
          </w:rPr>
          <w:t>n</w:t>
        </w:r>
        <w:r w:rsidR="00A73170" w:rsidRPr="00B04563">
          <w:rPr>
            <w:lang w:val="en-US"/>
          </w:rPr>
          <w:t xml:space="preserve">atural </w:t>
        </w:r>
      </w:ins>
      <w:del w:id="1456" w:author="Hofer, Heribert" w:date="2022-03-07T08:38:00Z">
        <w:r w:rsidRPr="00B04563" w:rsidDel="00A73170">
          <w:rPr>
            <w:lang w:val="en-US"/>
          </w:rPr>
          <w:delText>System</w:delText>
        </w:r>
      </w:del>
      <w:ins w:id="1457" w:author="Hofer, Heribert" w:date="2022-03-07T08:38:00Z">
        <w:r w:rsidR="00A73170">
          <w:rPr>
            <w:lang w:val="en-US"/>
          </w:rPr>
          <w:t>s</w:t>
        </w:r>
        <w:r w:rsidR="00A73170" w:rsidRPr="00B04563">
          <w:rPr>
            <w:lang w:val="en-US"/>
          </w:rPr>
          <w:t>ystem</w:t>
        </w:r>
      </w:ins>
      <w:r w:rsidRPr="00B04563">
        <w:rPr>
          <w:lang w:val="en-US"/>
        </w:rPr>
        <w:t xml:space="preserve">. </w:t>
      </w:r>
      <w:ins w:id="1458" w:author="Hofer, Heribert" w:date="2022-03-07T08:39:00Z">
        <w:r w:rsidR="00A73170" w:rsidRPr="00B04563">
          <w:rPr>
            <w:lang w:val="en-US"/>
          </w:rPr>
          <w:t>Chicago</w:t>
        </w:r>
        <w:r w:rsidR="00A73170">
          <w:rPr>
            <w:lang w:val="en-US"/>
          </w:rPr>
          <w:t xml:space="preserve">: </w:t>
        </w:r>
      </w:ins>
      <w:r w:rsidRPr="00B04563">
        <w:rPr>
          <w:lang w:val="en-US"/>
        </w:rPr>
        <w:t>University of Chicago Press</w:t>
      </w:r>
      <w:del w:id="1459" w:author="Hofer, Heribert" w:date="2022-03-07T08:39:00Z">
        <w:r w:rsidRPr="00B04563" w:rsidDel="00A73170">
          <w:rPr>
            <w:lang w:val="en-US"/>
          </w:rPr>
          <w:delText>, Chicago. Available from http://press.uchicago.edu/ucp/books/book/chicago/S/bo19085394.html (accessed October 23, 2020)</w:delText>
        </w:r>
      </w:del>
      <w:r w:rsidRPr="00B04563">
        <w:rPr>
          <w:lang w:val="en-US"/>
        </w:rPr>
        <w:t>.</w:t>
      </w:r>
    </w:p>
    <w:p w14:paraId="3931313A" w14:textId="77777777" w:rsidR="00185A55" w:rsidRPr="00B04563" w:rsidRDefault="00185A55" w:rsidP="00185A55">
      <w:pPr>
        <w:pStyle w:val="Bibliography"/>
        <w:rPr>
          <w:lang w:val="en-US"/>
        </w:rPr>
      </w:pPr>
      <w:r w:rsidRPr="00B04563">
        <w:rPr>
          <w:lang w:val="en-US"/>
        </w:rPr>
        <w:t>Kaidatzi S, Hofer H, East ML, Benhaiem S. in prep. Snare injuries reduce female reproductive success but not survival in Serengeti spotted hyenas.</w:t>
      </w:r>
    </w:p>
    <w:p w14:paraId="2F3A542A" w14:textId="77777777" w:rsidR="00185A55" w:rsidRPr="00B04563" w:rsidRDefault="00185A55" w:rsidP="00185A55">
      <w:pPr>
        <w:pStyle w:val="Bibliography"/>
        <w:rPr>
          <w:lang w:val="en-US"/>
        </w:rPr>
      </w:pPr>
      <w:r w:rsidRPr="00B04563">
        <w:rPr>
          <w:lang w:val="en-US"/>
        </w:rPr>
        <w:t xml:space="preserve">Kolowski JM, Holekamp KE. 2008. Effects of an open refuse pit on space use patterns of spotted hyenas. African Journal of Ecology </w:t>
      </w:r>
      <w:r w:rsidRPr="00B04563">
        <w:rPr>
          <w:b/>
          <w:bCs/>
          <w:lang w:val="en-US"/>
        </w:rPr>
        <w:t>46</w:t>
      </w:r>
      <w:r w:rsidRPr="00B04563">
        <w:rPr>
          <w:lang w:val="en-US"/>
        </w:rPr>
        <w:t>:341–349.</w:t>
      </w:r>
    </w:p>
    <w:p w14:paraId="6BBB9DC8" w14:textId="77777777" w:rsidR="00185A55" w:rsidRPr="00B04563" w:rsidRDefault="00185A55" w:rsidP="00185A55">
      <w:pPr>
        <w:pStyle w:val="Bibliography"/>
        <w:rPr>
          <w:lang w:val="en-US"/>
        </w:rPr>
      </w:pPr>
      <w:r w:rsidRPr="00B04563">
        <w:rPr>
          <w:lang w:val="en-US"/>
        </w:rPr>
        <w:t xml:space="preserve">Kolowski JM, Holekamp KE. 2009. Ecological and anthropogenic influences on space use by spotted hyaenas. Journal of Zoology </w:t>
      </w:r>
      <w:r w:rsidRPr="00B04563">
        <w:rPr>
          <w:b/>
          <w:bCs/>
          <w:lang w:val="en-US"/>
        </w:rPr>
        <w:t>277</w:t>
      </w:r>
      <w:r w:rsidRPr="00B04563">
        <w:rPr>
          <w:lang w:val="en-US"/>
        </w:rPr>
        <w:t>:23–36.</w:t>
      </w:r>
    </w:p>
    <w:p w14:paraId="17A0E949" w14:textId="2D6F238E" w:rsidR="00185A55" w:rsidRPr="00B04563" w:rsidRDefault="00185A55" w:rsidP="00185A55">
      <w:pPr>
        <w:pStyle w:val="Bibliography"/>
        <w:rPr>
          <w:lang w:val="en-US"/>
        </w:rPr>
      </w:pPr>
      <w:r w:rsidRPr="00B04563">
        <w:rPr>
          <w:lang w:val="en-US"/>
        </w:rPr>
        <w:t>Kruuk H</w:t>
      </w:r>
      <w:del w:id="1460" w:author="Hofer, Heribert" w:date="2022-03-07T08:42:00Z">
        <w:r w:rsidRPr="00B04563" w:rsidDel="00A73170">
          <w:rPr>
            <w:lang w:val="en-US"/>
          </w:rPr>
          <w:delText xml:space="preserve"> (Hans)</w:delText>
        </w:r>
      </w:del>
      <w:r w:rsidRPr="00B04563">
        <w:rPr>
          <w:lang w:val="en-US"/>
        </w:rPr>
        <w:t>. 1972. The spotted hyena; a study of predation and social behavior. Chicago</w:t>
      </w:r>
      <w:del w:id="1461" w:author="Hofer, Heribert" w:date="2022-03-07T08:40:00Z">
        <w:r w:rsidRPr="00B04563" w:rsidDel="00A73170">
          <w:rPr>
            <w:lang w:val="en-US"/>
          </w:rPr>
          <w:delText xml:space="preserve">, </w:delText>
        </w:r>
      </w:del>
      <w:ins w:id="1462" w:author="Hofer, Heribert" w:date="2022-03-07T08:40:00Z">
        <w:r w:rsidR="00A73170">
          <w:rPr>
            <w:lang w:val="en-US"/>
          </w:rPr>
          <w:t>:</w:t>
        </w:r>
        <w:r w:rsidR="00A73170" w:rsidRPr="00B04563">
          <w:rPr>
            <w:lang w:val="en-US"/>
          </w:rPr>
          <w:t xml:space="preserve"> </w:t>
        </w:r>
      </w:ins>
      <w:r w:rsidRPr="00B04563">
        <w:rPr>
          <w:lang w:val="en-US"/>
        </w:rPr>
        <w:t xml:space="preserve">University of Chicago Press. </w:t>
      </w:r>
      <w:del w:id="1463" w:author="Hofer, Heribert" w:date="2022-03-07T08:41:00Z">
        <w:r w:rsidRPr="00B04563" w:rsidDel="00A73170">
          <w:rPr>
            <w:lang w:val="en-US"/>
          </w:rPr>
          <w:delText>Available from http://archive.org/details/spottedhyenastud0000kruu (accessed May 18, 2020).</w:delText>
        </w:r>
      </w:del>
    </w:p>
    <w:p w14:paraId="13225117" w14:textId="77777777" w:rsidR="00185A55" w:rsidRPr="00B04563" w:rsidRDefault="00185A55" w:rsidP="00185A55">
      <w:pPr>
        <w:pStyle w:val="Bibliography"/>
        <w:rPr>
          <w:lang w:val="en-US"/>
        </w:rPr>
      </w:pPr>
      <w:r w:rsidRPr="00B04563">
        <w:rPr>
          <w:lang w:val="en-US"/>
        </w:rPr>
        <w:t xml:space="preserve">Larsen F, Hopcraft JGC, Hanley N, Hongoa JR, Hynes S, Loibooki M, Mafuru G, Needham K, Shirima F, Morrison TA. 2020. Wildebeest migration drives tourism demand in the Serengeti. Biological Conservation </w:t>
      </w:r>
      <w:r w:rsidRPr="00B04563">
        <w:rPr>
          <w:b/>
          <w:bCs/>
          <w:lang w:val="en-US"/>
        </w:rPr>
        <w:t>248</w:t>
      </w:r>
      <w:r w:rsidRPr="00B04563">
        <w:rPr>
          <w:lang w:val="en-US"/>
        </w:rPr>
        <w:t>:108688.</w:t>
      </w:r>
    </w:p>
    <w:p w14:paraId="268DA258" w14:textId="77777777" w:rsidR="00185A55" w:rsidRPr="00B04563" w:rsidRDefault="00185A55" w:rsidP="00185A55">
      <w:pPr>
        <w:pStyle w:val="Bibliography"/>
        <w:rPr>
          <w:lang w:val="en-US"/>
        </w:rPr>
      </w:pPr>
      <w:r w:rsidRPr="00B04563">
        <w:rPr>
          <w:lang w:val="en-US"/>
        </w:rPr>
        <w:t xml:space="preserve">Laurance WF et al. 2012. Averting biodiversity collapse in tropical forest protected areas. Nature </w:t>
      </w:r>
      <w:r w:rsidRPr="00B04563">
        <w:rPr>
          <w:b/>
          <w:bCs/>
          <w:lang w:val="en-US"/>
        </w:rPr>
        <w:t>489</w:t>
      </w:r>
      <w:r w:rsidRPr="00B04563">
        <w:rPr>
          <w:lang w:val="en-US"/>
        </w:rPr>
        <w:t>:290–294.</w:t>
      </w:r>
    </w:p>
    <w:p w14:paraId="2299CC48" w14:textId="33C05B2B" w:rsidR="00185A55" w:rsidRPr="00B04563" w:rsidRDefault="00185A55" w:rsidP="00185A55">
      <w:pPr>
        <w:pStyle w:val="Bibliography"/>
        <w:rPr>
          <w:lang w:val="en-US"/>
        </w:rPr>
      </w:pPr>
      <w:r w:rsidRPr="00B04563">
        <w:rPr>
          <w:lang w:val="en-US"/>
        </w:rPr>
        <w:t xml:space="preserve">McCown JW, Kubilis P, Eason TH, Scheick BK. 2009. Effect of traffic volume on American black bears in central Florida, USA. Ursus </w:t>
      </w:r>
      <w:r w:rsidRPr="00B04563">
        <w:rPr>
          <w:b/>
          <w:bCs/>
          <w:lang w:val="en-US"/>
        </w:rPr>
        <w:t>20</w:t>
      </w:r>
      <w:r w:rsidRPr="00B04563">
        <w:rPr>
          <w:lang w:val="en-US"/>
        </w:rPr>
        <w:t xml:space="preserve">:39–46. </w:t>
      </w:r>
      <w:del w:id="1464" w:author="Hofer, Heribert" w:date="2022-03-07T08:41:00Z">
        <w:r w:rsidRPr="00B04563" w:rsidDel="00A73170">
          <w:rPr>
            <w:lang w:val="en-US"/>
          </w:rPr>
          <w:delText>International Association for Bear Research and Management.</w:delText>
        </w:r>
      </w:del>
    </w:p>
    <w:p w14:paraId="013EB67C" w14:textId="7EE81C30" w:rsidR="00185A55" w:rsidRPr="00B04563" w:rsidRDefault="00185A55" w:rsidP="00185A55">
      <w:pPr>
        <w:pStyle w:val="Bibliography"/>
        <w:rPr>
          <w:lang w:val="en-US"/>
        </w:rPr>
      </w:pPr>
      <w:r w:rsidRPr="00B04563">
        <w:rPr>
          <w:lang w:val="en-US"/>
        </w:rPr>
        <w:t xml:space="preserve">McNaughton SJ. 1979. Grassland-herbivore dynamics. Pages 46–81 in Sinclair ARE, Norton-Griffiths M, editors. Serengeti: Dynamics of an </w:t>
      </w:r>
      <w:del w:id="1465" w:author="Hofer, Heribert" w:date="2022-03-07T08:41:00Z">
        <w:r w:rsidRPr="00B04563" w:rsidDel="00A73170">
          <w:rPr>
            <w:lang w:val="en-US"/>
          </w:rPr>
          <w:delText>Ecosystem</w:delText>
        </w:r>
      </w:del>
      <w:ins w:id="1466" w:author="Hofer, Heribert" w:date="2022-03-07T08:41:00Z">
        <w:r w:rsidR="00A73170">
          <w:rPr>
            <w:lang w:val="en-US"/>
          </w:rPr>
          <w:t>e</w:t>
        </w:r>
        <w:r w:rsidR="00A73170" w:rsidRPr="00B04563">
          <w:rPr>
            <w:lang w:val="en-US"/>
          </w:rPr>
          <w:t>cosystem</w:t>
        </w:r>
      </w:ins>
      <w:r w:rsidRPr="00B04563">
        <w:rPr>
          <w:lang w:val="en-US"/>
        </w:rPr>
        <w:t xml:space="preserve">. </w:t>
      </w:r>
      <w:ins w:id="1467" w:author="Hofer, Heribert" w:date="2022-03-07T08:41:00Z">
        <w:r w:rsidR="00A73170">
          <w:rPr>
            <w:lang w:val="en-US"/>
          </w:rPr>
          <w:t xml:space="preserve">Chicago, </w:t>
        </w:r>
      </w:ins>
      <w:r w:rsidRPr="00B04563">
        <w:rPr>
          <w:lang w:val="en-US"/>
        </w:rPr>
        <w:t>University of Chicago Press.</w:t>
      </w:r>
    </w:p>
    <w:p w14:paraId="5DEB5BBB" w14:textId="77777777" w:rsidR="00185A55" w:rsidRPr="00B04563" w:rsidRDefault="00185A55" w:rsidP="00185A55">
      <w:pPr>
        <w:pStyle w:val="Bibliography"/>
        <w:rPr>
          <w:lang w:val="en-US"/>
        </w:rPr>
      </w:pPr>
      <w:r w:rsidRPr="00B04563">
        <w:rPr>
          <w:lang w:val="en-US"/>
        </w:rPr>
        <w:t xml:space="preserve">Mills MGL, Gorman ML. 1987. The scent-marking behaviour of the spotted hyaena Crocuta crocuta in the southern Kalahari. Journal of Zoology </w:t>
      </w:r>
      <w:r w:rsidRPr="00B04563">
        <w:rPr>
          <w:b/>
          <w:bCs/>
          <w:lang w:val="en-US"/>
        </w:rPr>
        <w:t>212</w:t>
      </w:r>
      <w:r w:rsidRPr="00B04563">
        <w:rPr>
          <w:lang w:val="en-US"/>
        </w:rPr>
        <w:t>:483–497.</w:t>
      </w:r>
    </w:p>
    <w:p w14:paraId="1E3104F6" w14:textId="77777777" w:rsidR="00A73170" w:rsidRPr="00B04563" w:rsidRDefault="00A73170" w:rsidP="00A73170">
      <w:pPr>
        <w:pStyle w:val="Bibliography"/>
        <w:rPr>
          <w:ins w:id="1468" w:author="Hofer, Heribert" w:date="2022-03-07T08:38:00Z"/>
          <w:lang w:val="en-US"/>
        </w:rPr>
      </w:pPr>
      <w:ins w:id="1469" w:author="Hofer, Heribert" w:date="2022-03-07T08:38:00Z">
        <w:r w:rsidRPr="00B04563">
          <w:rPr>
            <w:lang w:val="en-US"/>
          </w:rPr>
          <w:t xml:space="preserve">Mills </w:t>
        </w:r>
        <w:r>
          <w:rPr>
            <w:lang w:val="en-US"/>
          </w:rPr>
          <w:t xml:space="preserve">MGL, </w:t>
        </w:r>
        <w:r w:rsidRPr="00B04563">
          <w:rPr>
            <w:lang w:val="en-US"/>
          </w:rPr>
          <w:t xml:space="preserve">Hofer H. 1998. Hyaenas: status survey and conservation action plan. </w:t>
        </w:r>
        <w:r>
          <w:rPr>
            <w:lang w:val="en-US"/>
          </w:rPr>
          <w:t>Gland, Switzerland: IUCN.</w:t>
        </w:r>
      </w:ins>
    </w:p>
    <w:p w14:paraId="292B06FA" w14:textId="77777777" w:rsidR="00185A55" w:rsidRPr="00B04563" w:rsidRDefault="00185A55" w:rsidP="00185A55">
      <w:pPr>
        <w:pStyle w:val="Bibliography"/>
        <w:rPr>
          <w:lang w:val="en-US"/>
        </w:rPr>
      </w:pPr>
      <w:r w:rsidRPr="00B04563">
        <w:rPr>
          <w:lang w:val="en-US"/>
        </w:rPr>
        <w:t xml:space="preserve">Murray MH, St. Clair CC. 2015. Individual flexibility in nocturnal activity reduces risk of road mortality for an urban carnivore. Behavioral Ecology </w:t>
      </w:r>
      <w:r w:rsidRPr="00B04563">
        <w:rPr>
          <w:b/>
          <w:bCs/>
          <w:lang w:val="en-US"/>
        </w:rPr>
        <w:t>26</w:t>
      </w:r>
      <w:r w:rsidRPr="00B04563">
        <w:rPr>
          <w:lang w:val="en-US"/>
        </w:rPr>
        <w:t>:1520–1527.</w:t>
      </w:r>
    </w:p>
    <w:p w14:paraId="72B7754A" w14:textId="3571FA6D" w:rsidR="00185A55" w:rsidRPr="00B04563" w:rsidRDefault="00185A55" w:rsidP="00185A55">
      <w:pPr>
        <w:pStyle w:val="Bibliography"/>
        <w:rPr>
          <w:lang w:val="en-US"/>
        </w:rPr>
      </w:pPr>
      <w:r w:rsidRPr="00B04563">
        <w:rPr>
          <w:lang w:val="en-US"/>
        </w:rPr>
        <w:t xml:space="preserve">Pagany R. 2020. Wildlife-vehicle collisions - </w:t>
      </w:r>
      <w:del w:id="1470" w:author="Hofer, Heribert" w:date="2022-03-07T08:54:00Z">
        <w:r w:rsidRPr="00B04563" w:rsidDel="008C709C">
          <w:rPr>
            <w:lang w:val="en-US"/>
          </w:rPr>
          <w:delText xml:space="preserve">Influencing </w:delText>
        </w:r>
      </w:del>
      <w:ins w:id="1471" w:author="Hofer, Heribert" w:date="2022-03-07T08:54:00Z">
        <w:r w:rsidR="008C709C">
          <w:rPr>
            <w:lang w:val="en-US"/>
          </w:rPr>
          <w:t>i</w:t>
        </w:r>
        <w:r w:rsidR="008C709C" w:rsidRPr="00B04563">
          <w:rPr>
            <w:lang w:val="en-US"/>
          </w:rPr>
          <w:t xml:space="preserve">nfluencing </w:t>
        </w:r>
      </w:ins>
      <w:r w:rsidRPr="00B04563">
        <w:rPr>
          <w:lang w:val="en-US"/>
        </w:rPr>
        <w:t xml:space="preserve">factors, data collection and research methods. Biological Conservation </w:t>
      </w:r>
      <w:r w:rsidRPr="00B04563">
        <w:rPr>
          <w:b/>
          <w:bCs/>
          <w:lang w:val="en-US"/>
        </w:rPr>
        <w:t>251</w:t>
      </w:r>
      <w:r w:rsidRPr="00B04563">
        <w:rPr>
          <w:lang w:val="en-US"/>
        </w:rPr>
        <w:t>:108758.</w:t>
      </w:r>
    </w:p>
    <w:p w14:paraId="031B9B3C" w14:textId="77777777" w:rsidR="00185A55" w:rsidRPr="00B04563" w:rsidRDefault="00185A55" w:rsidP="00185A55">
      <w:pPr>
        <w:pStyle w:val="Bibliography"/>
        <w:rPr>
          <w:lang w:val="en-US"/>
        </w:rPr>
      </w:pPr>
      <w:r w:rsidRPr="00B04563">
        <w:rPr>
          <w:lang w:val="en-US"/>
        </w:rPr>
        <w:t xml:space="preserve">Parchizadeh J, Shilling F, Gatta M, Bencini R, Qashqaei AT, Adibi MA, Williams ST. 2018. Roads threaten Asiatic cheetahs in Iran. Current Biology </w:t>
      </w:r>
      <w:r w:rsidRPr="00B04563">
        <w:rPr>
          <w:b/>
          <w:bCs/>
          <w:lang w:val="en-US"/>
        </w:rPr>
        <w:t>28</w:t>
      </w:r>
      <w:r w:rsidRPr="00B04563">
        <w:rPr>
          <w:lang w:val="en-US"/>
        </w:rPr>
        <w:t>:R1141–R1142.</w:t>
      </w:r>
    </w:p>
    <w:p w14:paraId="551F104E" w14:textId="77777777" w:rsidR="00185A55" w:rsidRPr="00B04563" w:rsidRDefault="00185A55" w:rsidP="00185A55">
      <w:pPr>
        <w:pStyle w:val="Bibliography"/>
        <w:rPr>
          <w:lang w:val="en-US"/>
        </w:rPr>
      </w:pPr>
      <w:r w:rsidRPr="00B04563">
        <w:rPr>
          <w:lang w:val="en-US"/>
        </w:rPr>
        <w:t xml:space="preserve">Pennycuick L. 1975. Movements of the migratory wildebeest population in the Serengeti area between 1960 and 1973. African Journal of Ecology </w:t>
      </w:r>
      <w:r w:rsidRPr="00B04563">
        <w:rPr>
          <w:b/>
          <w:bCs/>
          <w:lang w:val="en-US"/>
        </w:rPr>
        <w:t>13</w:t>
      </w:r>
      <w:r w:rsidRPr="00B04563">
        <w:rPr>
          <w:lang w:val="en-US"/>
        </w:rPr>
        <w:t>:65–87.</w:t>
      </w:r>
    </w:p>
    <w:p w14:paraId="23C1736E" w14:textId="77777777" w:rsidR="00185A55" w:rsidRPr="00B04563" w:rsidRDefault="00185A55" w:rsidP="00185A55">
      <w:pPr>
        <w:pStyle w:val="Bibliography"/>
        <w:rPr>
          <w:lang w:val="en-US"/>
        </w:rPr>
      </w:pPr>
      <w:r w:rsidRPr="00B04563">
        <w:rPr>
          <w:lang w:val="en-US"/>
        </w:rPr>
        <w:t xml:space="preserve">Philcox CK, Grogan AL, Macdonald DW. 1999. Patterns of otter </w:t>
      </w:r>
      <w:r w:rsidRPr="00A73170">
        <w:rPr>
          <w:i/>
          <w:lang w:val="en-US"/>
          <w:rPrChange w:id="1472" w:author="Hofer, Heribert" w:date="2022-03-07T08:42:00Z">
            <w:rPr>
              <w:lang w:val="en-US"/>
            </w:rPr>
          </w:rPrChange>
        </w:rPr>
        <w:t>Lutra lutra</w:t>
      </w:r>
      <w:r w:rsidRPr="00B04563">
        <w:rPr>
          <w:lang w:val="en-US"/>
        </w:rPr>
        <w:t xml:space="preserve"> road mortality in Britain. Journal of Applied Ecology </w:t>
      </w:r>
      <w:r w:rsidRPr="00B04563">
        <w:rPr>
          <w:b/>
          <w:bCs/>
          <w:lang w:val="en-US"/>
        </w:rPr>
        <w:t>36</w:t>
      </w:r>
      <w:r w:rsidRPr="00B04563">
        <w:rPr>
          <w:lang w:val="en-US"/>
        </w:rPr>
        <w:t>:748–761.</w:t>
      </w:r>
    </w:p>
    <w:p w14:paraId="4F760D70" w14:textId="3D712827" w:rsidR="00185A55" w:rsidRPr="00B04563" w:rsidRDefault="00185A55" w:rsidP="00185A55">
      <w:pPr>
        <w:pStyle w:val="Bibliography"/>
        <w:rPr>
          <w:lang w:val="en-US"/>
        </w:rPr>
      </w:pPr>
      <w:r w:rsidRPr="00B04563">
        <w:rPr>
          <w:lang w:val="en-US"/>
        </w:rPr>
        <w:t xml:space="preserve">Planillo A, Mata C, Manica A, Malo JE. 2018. Carnivore abundance near motorways related to prey and roadkills. </w:t>
      </w:r>
      <w:del w:id="1473" w:author="Hofer, Heribert" w:date="2022-03-07T08:42:00Z">
        <w:r w:rsidRPr="00B04563" w:rsidDel="00A73170">
          <w:rPr>
            <w:lang w:val="en-US"/>
          </w:rPr>
          <w:delText xml:space="preserve">The </w:delText>
        </w:r>
      </w:del>
      <w:r w:rsidRPr="00B04563">
        <w:rPr>
          <w:lang w:val="en-US"/>
        </w:rPr>
        <w:t xml:space="preserve">Journal of Wildlife Management </w:t>
      </w:r>
      <w:r w:rsidRPr="00B04563">
        <w:rPr>
          <w:b/>
          <w:bCs/>
          <w:lang w:val="en-US"/>
        </w:rPr>
        <w:t>82</w:t>
      </w:r>
      <w:r w:rsidRPr="00B04563">
        <w:rPr>
          <w:lang w:val="en-US"/>
        </w:rPr>
        <w:t>:319–327.</w:t>
      </w:r>
    </w:p>
    <w:p w14:paraId="7EEE70A7" w14:textId="77777777" w:rsidR="00185A55" w:rsidRPr="00B04563" w:rsidRDefault="00185A55" w:rsidP="00185A55">
      <w:pPr>
        <w:pStyle w:val="Bibliography"/>
        <w:rPr>
          <w:lang w:val="en-US"/>
        </w:rPr>
      </w:pPr>
      <w:r w:rsidRPr="00B04563">
        <w:rPr>
          <w:lang w:val="en-US"/>
        </w:rPr>
        <w:t>QGIS Development Team. 2020. QGIS Geographic Information System. Open Source Geospatial Foundation. Available from https://qgis.org/fr/site/.</w:t>
      </w:r>
    </w:p>
    <w:p w14:paraId="1C64B73F" w14:textId="77777777" w:rsidR="00185A55" w:rsidRPr="00B04563" w:rsidRDefault="00185A55" w:rsidP="00185A55">
      <w:pPr>
        <w:pStyle w:val="Bibliography"/>
        <w:rPr>
          <w:lang w:val="en-US"/>
        </w:rPr>
      </w:pPr>
      <w:r w:rsidRPr="00B04563">
        <w:rPr>
          <w:lang w:val="en-US"/>
        </w:rPr>
        <w:t>R Core Team. 2020. R: A language and environment for statistical computing. R Foundation for Statistical   Computing, Vienna, Austria. URL https://www.R-project.org/.</w:t>
      </w:r>
    </w:p>
    <w:p w14:paraId="5ED6BA09" w14:textId="54D3BE2A" w:rsidR="00185A55" w:rsidRPr="00B04563" w:rsidRDefault="00185A55" w:rsidP="00185A55">
      <w:pPr>
        <w:pStyle w:val="Bibliography"/>
        <w:rPr>
          <w:lang w:val="en-US"/>
        </w:rPr>
      </w:pPr>
      <w:r w:rsidRPr="00B04563">
        <w:rPr>
          <w:lang w:val="en-US"/>
        </w:rPr>
        <w:t>Redfern JV, Grant R, Biggs H, Getz WM. 2003. Surface-</w:t>
      </w:r>
      <w:del w:id="1474" w:author="Hofer, Heribert" w:date="2022-03-07T08:48:00Z">
        <w:r w:rsidRPr="00B04563" w:rsidDel="00A73170">
          <w:rPr>
            <w:lang w:val="en-US"/>
          </w:rPr>
          <w:delText xml:space="preserve">Water </w:delText>
        </w:r>
      </w:del>
      <w:ins w:id="1475" w:author="Hofer, Heribert" w:date="2022-03-07T08:48:00Z">
        <w:r w:rsidR="00A73170">
          <w:rPr>
            <w:lang w:val="en-US"/>
          </w:rPr>
          <w:t>w</w:t>
        </w:r>
        <w:r w:rsidR="00A73170" w:rsidRPr="00B04563">
          <w:rPr>
            <w:lang w:val="en-US"/>
          </w:rPr>
          <w:t xml:space="preserve">ater </w:t>
        </w:r>
      </w:ins>
      <w:del w:id="1476" w:author="Hofer, Heribert" w:date="2022-03-07T08:48:00Z">
        <w:r w:rsidRPr="00B04563" w:rsidDel="00A73170">
          <w:rPr>
            <w:lang w:val="en-US"/>
          </w:rPr>
          <w:delText xml:space="preserve">Constraints </w:delText>
        </w:r>
      </w:del>
      <w:ins w:id="1477" w:author="Hofer, Heribert" w:date="2022-03-07T08:48:00Z">
        <w:r w:rsidR="00A73170">
          <w:rPr>
            <w:lang w:val="en-US"/>
          </w:rPr>
          <w:t>c</w:t>
        </w:r>
        <w:r w:rsidR="00A73170" w:rsidRPr="00B04563">
          <w:rPr>
            <w:lang w:val="en-US"/>
          </w:rPr>
          <w:t xml:space="preserve">onstraints </w:t>
        </w:r>
      </w:ins>
      <w:r w:rsidRPr="00B04563">
        <w:rPr>
          <w:lang w:val="en-US"/>
        </w:rPr>
        <w:t xml:space="preserve">on </w:t>
      </w:r>
      <w:del w:id="1478" w:author="Hofer, Heribert" w:date="2022-03-07T08:48:00Z">
        <w:r w:rsidRPr="00B04563" w:rsidDel="00A73170">
          <w:rPr>
            <w:lang w:val="en-US"/>
          </w:rPr>
          <w:delText xml:space="preserve">Herbivore </w:delText>
        </w:r>
      </w:del>
      <w:ins w:id="1479" w:author="Hofer, Heribert" w:date="2022-03-07T08:48:00Z">
        <w:r w:rsidR="00A73170">
          <w:rPr>
            <w:lang w:val="en-US"/>
          </w:rPr>
          <w:t>h</w:t>
        </w:r>
        <w:r w:rsidR="00A73170" w:rsidRPr="00B04563">
          <w:rPr>
            <w:lang w:val="en-US"/>
          </w:rPr>
          <w:t xml:space="preserve">erbivore </w:t>
        </w:r>
      </w:ins>
      <w:del w:id="1480" w:author="Hofer, Heribert" w:date="2022-03-07T08:48:00Z">
        <w:r w:rsidRPr="00B04563" w:rsidDel="00A73170">
          <w:rPr>
            <w:lang w:val="en-US"/>
          </w:rPr>
          <w:delText xml:space="preserve">Foraging </w:delText>
        </w:r>
      </w:del>
      <w:ins w:id="1481" w:author="Hofer, Heribert" w:date="2022-03-07T08:48:00Z">
        <w:r w:rsidR="00A73170">
          <w:rPr>
            <w:lang w:val="en-US"/>
          </w:rPr>
          <w:t>f</w:t>
        </w:r>
        <w:r w:rsidR="00A73170" w:rsidRPr="00B04563">
          <w:rPr>
            <w:lang w:val="en-US"/>
          </w:rPr>
          <w:t xml:space="preserve">oraging </w:t>
        </w:r>
      </w:ins>
      <w:r w:rsidRPr="00B04563">
        <w:rPr>
          <w:lang w:val="en-US"/>
        </w:rPr>
        <w:t xml:space="preserve">in the Kruger National Park, South Africa. Ecology </w:t>
      </w:r>
      <w:r w:rsidRPr="00B04563">
        <w:rPr>
          <w:b/>
          <w:bCs/>
          <w:lang w:val="en-US"/>
        </w:rPr>
        <w:t>84</w:t>
      </w:r>
      <w:r w:rsidRPr="00B04563">
        <w:rPr>
          <w:lang w:val="en-US"/>
        </w:rPr>
        <w:t>:2092–2107.</w:t>
      </w:r>
    </w:p>
    <w:p w14:paraId="6EABD66A" w14:textId="77777777" w:rsidR="00185A55" w:rsidRPr="00B04563" w:rsidRDefault="00185A55" w:rsidP="00185A55">
      <w:pPr>
        <w:pStyle w:val="Bibliography"/>
        <w:rPr>
          <w:lang w:val="en-US"/>
        </w:rPr>
      </w:pPr>
      <w:r w:rsidRPr="00B04563">
        <w:rPr>
          <w:lang w:val="en-US"/>
        </w:rPr>
        <w:lastRenderedPageBreak/>
        <w:t xml:space="preserve">Reed D, Anderson T, Dempewolf J, Metzger K, Serneels S. 2009. The spatial distribution of vegetation types in the Serengeti ecosystem: The influence of rainfall and topographic relief on vegetation patch characteristics. Journal of Biogeography </w:t>
      </w:r>
      <w:r w:rsidRPr="00B04563">
        <w:rPr>
          <w:b/>
          <w:bCs/>
          <w:lang w:val="en-US"/>
        </w:rPr>
        <w:t>36</w:t>
      </w:r>
      <w:r w:rsidRPr="00B04563">
        <w:rPr>
          <w:lang w:val="en-US"/>
        </w:rPr>
        <w:t>:770–782.</w:t>
      </w:r>
    </w:p>
    <w:p w14:paraId="514D96F8" w14:textId="1F90DF65" w:rsidR="00185A55" w:rsidRPr="00B04563" w:rsidDel="00A73170" w:rsidRDefault="00185A55" w:rsidP="00185A55">
      <w:pPr>
        <w:pStyle w:val="Bibliography"/>
        <w:rPr>
          <w:del w:id="1482" w:author="Hofer, Heribert" w:date="2022-03-07T08:46:00Z"/>
          <w:lang w:val="en-US"/>
        </w:rPr>
      </w:pPr>
      <w:del w:id="1483" w:author="Hofer, Heribert" w:date="2022-03-07T08:45:00Z">
        <w:r w:rsidRPr="00B04563" w:rsidDel="00A73170">
          <w:rPr>
            <w:lang w:val="en-US"/>
          </w:rPr>
          <w:delText xml:space="preserve">Ripley B, </w:delText>
        </w:r>
      </w:del>
      <w:del w:id="1484" w:author="Hofer, Heribert" w:date="2022-03-07T08:46:00Z">
        <w:r w:rsidRPr="00B04563" w:rsidDel="00A73170">
          <w:rPr>
            <w:lang w:val="en-US"/>
          </w:rPr>
          <w:delText xml:space="preserve">Venables </w:delText>
        </w:r>
      </w:del>
      <w:del w:id="1485" w:author="Hofer, Heribert" w:date="2022-03-07T08:45:00Z">
        <w:r w:rsidRPr="00B04563" w:rsidDel="00A73170">
          <w:rPr>
            <w:lang w:val="en-US"/>
          </w:rPr>
          <w:delText>B</w:delText>
        </w:r>
      </w:del>
      <w:del w:id="1486" w:author="Hofer, Heribert" w:date="2022-03-07T08:46:00Z">
        <w:r w:rsidRPr="00B04563" w:rsidDel="00A73170">
          <w:rPr>
            <w:lang w:val="en-US"/>
          </w:rPr>
          <w:delText xml:space="preserve">, </w:delText>
        </w:r>
      </w:del>
      <w:del w:id="1487" w:author="Hofer, Heribert" w:date="2022-03-07T08:45:00Z">
        <w:r w:rsidRPr="00B04563" w:rsidDel="00A73170">
          <w:rPr>
            <w:lang w:val="en-US"/>
          </w:rPr>
          <w:delText>Bates DM</w:delText>
        </w:r>
      </w:del>
      <w:del w:id="1488" w:author="Hofer, Heribert" w:date="2022-03-07T08:43:00Z">
        <w:r w:rsidRPr="00B04563" w:rsidDel="00A73170">
          <w:rPr>
            <w:lang w:val="en-US"/>
          </w:rPr>
          <w:delText>, ca 1998) KH (partial port, ca 1998) AG (partial port, Firth D.</w:delText>
        </w:r>
      </w:del>
      <w:del w:id="1489" w:author="Hofer, Heribert" w:date="2022-03-07T08:46:00Z">
        <w:r w:rsidRPr="00B04563" w:rsidDel="00A73170">
          <w:rPr>
            <w:lang w:val="en-US"/>
          </w:rPr>
          <w:delText xml:space="preserve"> </w:delText>
        </w:r>
      </w:del>
      <w:del w:id="1490" w:author="Hofer, Heribert" w:date="2022-03-07T08:45:00Z">
        <w:r w:rsidRPr="00B04563" w:rsidDel="00A73170">
          <w:rPr>
            <w:lang w:val="en-US"/>
          </w:rPr>
          <w:delText>2020</w:delText>
        </w:r>
      </w:del>
      <w:del w:id="1491" w:author="Hofer, Heribert" w:date="2022-03-07T08:46:00Z">
        <w:r w:rsidRPr="00B04563" w:rsidDel="00A73170">
          <w:rPr>
            <w:lang w:val="en-US"/>
          </w:rPr>
          <w:delText xml:space="preserve">. </w:delText>
        </w:r>
      </w:del>
      <w:del w:id="1492" w:author="Hofer, Heribert" w:date="2022-03-07T08:45:00Z">
        <w:r w:rsidRPr="00B04563" w:rsidDel="00A73170">
          <w:rPr>
            <w:lang w:val="en-US"/>
          </w:rPr>
          <w:delText>MASS: Support Functions and Datasets for Venables and Ripley’s MASS.</w:delText>
        </w:r>
      </w:del>
      <w:del w:id="1493" w:author="Hofer, Heribert" w:date="2022-03-07T08:43:00Z">
        <w:r w:rsidRPr="00B04563" w:rsidDel="00A73170">
          <w:rPr>
            <w:lang w:val="en-US"/>
          </w:rPr>
          <w:delText xml:space="preserve"> Available from https://CRAN.R-project.org/package=MASS (accessed September 1, 2020).</w:delText>
        </w:r>
      </w:del>
    </w:p>
    <w:p w14:paraId="28A588AE" w14:textId="77777777" w:rsidR="00185A55" w:rsidRPr="00B04563" w:rsidRDefault="00185A55" w:rsidP="00185A55">
      <w:pPr>
        <w:pStyle w:val="Bibliography"/>
        <w:rPr>
          <w:lang w:val="en-US"/>
        </w:rPr>
      </w:pPr>
      <w:r w:rsidRPr="000A2125">
        <w:rPr>
          <w:lang w:val="it-IT"/>
          <w:rPrChange w:id="1494" w:author="Aima P" w:date="2022-03-22T13:28:00Z">
            <w:rPr>
              <w:lang w:val="en-US"/>
            </w:rPr>
          </w:rPrChange>
        </w:rPr>
        <w:t xml:space="preserve">Roger E, Laffan SW, Ramp D. 2011. </w:t>
      </w:r>
      <w:r w:rsidRPr="00B04563">
        <w:rPr>
          <w:lang w:val="en-US"/>
        </w:rPr>
        <w:t xml:space="preserve">Road impacts a tipping point for wildlife populations in threatened landscapes. Population Ecology </w:t>
      </w:r>
      <w:r w:rsidRPr="00B04563">
        <w:rPr>
          <w:b/>
          <w:bCs/>
          <w:lang w:val="en-US"/>
        </w:rPr>
        <w:t>53</w:t>
      </w:r>
      <w:r w:rsidRPr="00B04563">
        <w:rPr>
          <w:lang w:val="en-US"/>
        </w:rPr>
        <w:t>:215–227.</w:t>
      </w:r>
    </w:p>
    <w:p w14:paraId="717933DB" w14:textId="77777777" w:rsidR="00185A55" w:rsidRPr="00B04563" w:rsidRDefault="00185A55" w:rsidP="00185A55">
      <w:pPr>
        <w:pStyle w:val="Bibliography"/>
        <w:rPr>
          <w:lang w:val="en-US"/>
        </w:rPr>
      </w:pPr>
      <w:r w:rsidRPr="00B04563">
        <w:rPr>
          <w:lang w:val="en-US"/>
        </w:rPr>
        <w:t>RStudio Team. 2020. RStudio: Integrated Development Environment for R. RStudio, PBC. Available from http://www.rstudio.com/.</w:t>
      </w:r>
    </w:p>
    <w:p w14:paraId="51C73EAF" w14:textId="5E1EEE1E" w:rsidR="00185A55" w:rsidRPr="00B04563" w:rsidRDefault="00185A55" w:rsidP="00185A55">
      <w:pPr>
        <w:pStyle w:val="Bibliography"/>
        <w:rPr>
          <w:lang w:val="en-US"/>
        </w:rPr>
      </w:pPr>
      <w:r w:rsidRPr="00B04563">
        <w:rPr>
          <w:lang w:val="en-US"/>
        </w:rPr>
        <w:t xml:space="preserve">Santos SM, Carvalho F, Mira A. 2011. How </w:t>
      </w:r>
      <w:ins w:id="1495" w:author="Hofer, Heribert" w:date="2022-03-07T08:46:00Z">
        <w:r w:rsidR="00A73170">
          <w:rPr>
            <w:lang w:val="en-US"/>
          </w:rPr>
          <w:t>l</w:t>
        </w:r>
      </w:ins>
      <w:del w:id="1496" w:author="Hofer, Heribert" w:date="2022-03-07T08:46:00Z">
        <w:r w:rsidRPr="00B04563" w:rsidDel="00A73170">
          <w:rPr>
            <w:lang w:val="en-US"/>
          </w:rPr>
          <w:delText>L</w:delText>
        </w:r>
      </w:del>
      <w:r w:rsidRPr="00B04563">
        <w:rPr>
          <w:lang w:val="en-US"/>
        </w:rPr>
        <w:t xml:space="preserve">ong </w:t>
      </w:r>
      <w:del w:id="1497" w:author="Hofer, Heribert" w:date="2022-03-07T08:46:00Z">
        <w:r w:rsidRPr="00B04563" w:rsidDel="00A73170">
          <w:rPr>
            <w:lang w:val="en-US"/>
          </w:rPr>
          <w:delText xml:space="preserve">Do </w:delText>
        </w:r>
      </w:del>
      <w:ins w:id="1498" w:author="Hofer, Heribert" w:date="2022-03-07T08:46:00Z">
        <w:r w:rsidR="00A73170">
          <w:rPr>
            <w:lang w:val="en-US"/>
          </w:rPr>
          <w:t>d</w:t>
        </w:r>
        <w:r w:rsidR="00A73170" w:rsidRPr="00B04563">
          <w:rPr>
            <w:lang w:val="en-US"/>
          </w:rPr>
          <w:t xml:space="preserve">o </w:t>
        </w:r>
      </w:ins>
      <w:r w:rsidRPr="00B04563">
        <w:rPr>
          <w:lang w:val="en-US"/>
        </w:rPr>
        <w:t xml:space="preserve">the </w:t>
      </w:r>
      <w:del w:id="1499" w:author="Hofer, Heribert" w:date="2022-03-07T08:46:00Z">
        <w:r w:rsidRPr="00B04563" w:rsidDel="00A73170">
          <w:rPr>
            <w:lang w:val="en-US"/>
          </w:rPr>
          <w:delText xml:space="preserve">Dead </w:delText>
        </w:r>
      </w:del>
      <w:ins w:id="1500" w:author="Hofer, Heribert" w:date="2022-03-07T08:46:00Z">
        <w:r w:rsidR="00A73170">
          <w:rPr>
            <w:lang w:val="en-US"/>
          </w:rPr>
          <w:t>d</w:t>
        </w:r>
        <w:r w:rsidR="00A73170" w:rsidRPr="00B04563">
          <w:rPr>
            <w:lang w:val="en-US"/>
          </w:rPr>
          <w:t xml:space="preserve">ead </w:t>
        </w:r>
      </w:ins>
      <w:del w:id="1501" w:author="Hofer, Heribert" w:date="2022-03-07T08:46:00Z">
        <w:r w:rsidRPr="00B04563" w:rsidDel="00A73170">
          <w:rPr>
            <w:lang w:val="en-US"/>
          </w:rPr>
          <w:delText xml:space="preserve">Survive </w:delText>
        </w:r>
      </w:del>
      <w:ins w:id="1502" w:author="Hofer, Heribert" w:date="2022-03-07T08:46:00Z">
        <w:r w:rsidR="00A73170">
          <w:rPr>
            <w:lang w:val="en-US"/>
          </w:rPr>
          <w:t>s</w:t>
        </w:r>
        <w:r w:rsidR="00A73170" w:rsidRPr="00B04563">
          <w:rPr>
            <w:lang w:val="en-US"/>
          </w:rPr>
          <w:t xml:space="preserve">urvive </w:t>
        </w:r>
      </w:ins>
      <w:r w:rsidRPr="00B04563">
        <w:rPr>
          <w:lang w:val="en-US"/>
        </w:rPr>
        <w:t xml:space="preserve">on the </w:t>
      </w:r>
      <w:del w:id="1503" w:author="Hofer, Heribert" w:date="2022-03-07T08:46:00Z">
        <w:r w:rsidRPr="00B04563" w:rsidDel="00A73170">
          <w:rPr>
            <w:lang w:val="en-US"/>
          </w:rPr>
          <w:delText>Road</w:delText>
        </w:r>
      </w:del>
      <w:ins w:id="1504" w:author="Hofer, Heribert" w:date="2022-03-07T08:46:00Z">
        <w:r w:rsidR="00A73170">
          <w:rPr>
            <w:lang w:val="en-US"/>
          </w:rPr>
          <w:t>r</w:t>
        </w:r>
        <w:r w:rsidR="00A73170" w:rsidRPr="00B04563">
          <w:rPr>
            <w:lang w:val="en-US"/>
          </w:rPr>
          <w:t>oad</w:t>
        </w:r>
      </w:ins>
      <w:r w:rsidRPr="00B04563">
        <w:rPr>
          <w:lang w:val="en-US"/>
        </w:rPr>
        <w:t xml:space="preserve">? Carcass </w:t>
      </w:r>
      <w:del w:id="1505" w:author="Hofer, Heribert" w:date="2022-03-07T08:46:00Z">
        <w:r w:rsidRPr="00B04563" w:rsidDel="00A73170">
          <w:rPr>
            <w:lang w:val="en-US"/>
          </w:rPr>
          <w:delText xml:space="preserve">Persistence </w:delText>
        </w:r>
      </w:del>
      <w:ins w:id="1506" w:author="Hofer, Heribert" w:date="2022-03-07T08:46:00Z">
        <w:r w:rsidR="00A73170">
          <w:rPr>
            <w:lang w:val="en-US"/>
          </w:rPr>
          <w:t>p</w:t>
        </w:r>
        <w:r w:rsidR="00A73170" w:rsidRPr="00B04563">
          <w:rPr>
            <w:lang w:val="en-US"/>
          </w:rPr>
          <w:t xml:space="preserve">ersistence </w:t>
        </w:r>
      </w:ins>
      <w:del w:id="1507" w:author="Hofer, Heribert" w:date="2022-03-07T08:46:00Z">
        <w:r w:rsidRPr="00B04563" w:rsidDel="00A73170">
          <w:rPr>
            <w:lang w:val="en-US"/>
          </w:rPr>
          <w:delText xml:space="preserve">Probability </w:delText>
        </w:r>
      </w:del>
      <w:ins w:id="1508" w:author="Hofer, Heribert" w:date="2022-03-07T08:46:00Z">
        <w:r w:rsidR="00A73170">
          <w:rPr>
            <w:lang w:val="en-US"/>
          </w:rPr>
          <w:t>p</w:t>
        </w:r>
        <w:r w:rsidR="00A73170" w:rsidRPr="00B04563">
          <w:rPr>
            <w:lang w:val="en-US"/>
          </w:rPr>
          <w:t xml:space="preserve">robability </w:t>
        </w:r>
      </w:ins>
      <w:r w:rsidRPr="00B04563">
        <w:rPr>
          <w:lang w:val="en-US"/>
        </w:rPr>
        <w:t xml:space="preserve">and </w:t>
      </w:r>
      <w:del w:id="1509" w:author="Hofer, Heribert" w:date="2022-03-07T08:46:00Z">
        <w:r w:rsidRPr="00B04563" w:rsidDel="00A73170">
          <w:rPr>
            <w:lang w:val="en-US"/>
          </w:rPr>
          <w:delText xml:space="preserve">Implications </w:delText>
        </w:r>
      </w:del>
      <w:ins w:id="1510" w:author="Hofer, Heribert" w:date="2022-03-07T08:46:00Z">
        <w:r w:rsidR="00A73170">
          <w:rPr>
            <w:lang w:val="en-US"/>
          </w:rPr>
          <w:t>i</w:t>
        </w:r>
        <w:r w:rsidR="00A73170" w:rsidRPr="00B04563">
          <w:rPr>
            <w:lang w:val="en-US"/>
          </w:rPr>
          <w:t xml:space="preserve">mplications </w:t>
        </w:r>
      </w:ins>
      <w:r w:rsidRPr="00B04563">
        <w:rPr>
          <w:lang w:val="en-US"/>
        </w:rPr>
        <w:t xml:space="preserve">for </w:t>
      </w:r>
      <w:del w:id="1511" w:author="Hofer, Heribert" w:date="2022-03-07T08:46:00Z">
        <w:r w:rsidRPr="00B04563" w:rsidDel="00A73170">
          <w:rPr>
            <w:lang w:val="en-US"/>
          </w:rPr>
          <w:delText>Road</w:delText>
        </w:r>
      </w:del>
      <w:ins w:id="1512" w:author="Hofer, Heribert" w:date="2022-03-07T08:46:00Z">
        <w:r w:rsidR="00A73170">
          <w:rPr>
            <w:lang w:val="en-US"/>
          </w:rPr>
          <w:t>r</w:t>
        </w:r>
        <w:r w:rsidR="00A73170" w:rsidRPr="00B04563">
          <w:rPr>
            <w:lang w:val="en-US"/>
          </w:rPr>
          <w:t>oad</w:t>
        </w:r>
      </w:ins>
      <w:r w:rsidRPr="00B04563">
        <w:rPr>
          <w:lang w:val="en-US"/>
        </w:rPr>
        <w:t>-</w:t>
      </w:r>
      <w:del w:id="1513" w:author="Hofer, Heribert" w:date="2022-03-07T08:46:00Z">
        <w:r w:rsidRPr="00B04563" w:rsidDel="00A73170">
          <w:rPr>
            <w:lang w:val="en-US"/>
          </w:rPr>
          <w:delText xml:space="preserve">Kill </w:delText>
        </w:r>
      </w:del>
      <w:ins w:id="1514" w:author="Hofer, Heribert" w:date="2022-03-07T08:46:00Z">
        <w:r w:rsidR="00A73170">
          <w:rPr>
            <w:lang w:val="en-US"/>
          </w:rPr>
          <w:t>k</w:t>
        </w:r>
        <w:r w:rsidR="00A73170" w:rsidRPr="00B04563">
          <w:rPr>
            <w:lang w:val="en-US"/>
          </w:rPr>
          <w:t xml:space="preserve">ill </w:t>
        </w:r>
      </w:ins>
      <w:del w:id="1515" w:author="Hofer, Heribert" w:date="2022-03-07T08:46:00Z">
        <w:r w:rsidRPr="00B04563" w:rsidDel="00A73170">
          <w:rPr>
            <w:lang w:val="en-US"/>
          </w:rPr>
          <w:delText xml:space="preserve">Monitoring </w:delText>
        </w:r>
      </w:del>
      <w:ins w:id="1516" w:author="Hofer, Heribert" w:date="2022-03-07T08:46:00Z">
        <w:r w:rsidR="00A73170">
          <w:rPr>
            <w:lang w:val="en-US"/>
          </w:rPr>
          <w:t>m</w:t>
        </w:r>
        <w:r w:rsidR="00A73170" w:rsidRPr="00B04563">
          <w:rPr>
            <w:lang w:val="en-US"/>
          </w:rPr>
          <w:t xml:space="preserve">onitoring </w:t>
        </w:r>
      </w:ins>
      <w:del w:id="1517" w:author="Hofer, Heribert" w:date="2022-03-07T08:47:00Z">
        <w:r w:rsidRPr="00B04563" w:rsidDel="00A73170">
          <w:rPr>
            <w:lang w:val="en-US"/>
          </w:rPr>
          <w:delText>Surveys</w:delText>
        </w:r>
      </w:del>
      <w:ins w:id="1518" w:author="Hofer, Heribert" w:date="2022-03-07T08:47:00Z">
        <w:r w:rsidR="00A73170">
          <w:rPr>
            <w:lang w:val="en-US"/>
          </w:rPr>
          <w:t>s</w:t>
        </w:r>
        <w:r w:rsidR="00A73170" w:rsidRPr="00B04563">
          <w:rPr>
            <w:lang w:val="en-US"/>
          </w:rPr>
          <w:t>urveys</w:t>
        </w:r>
      </w:ins>
      <w:r w:rsidRPr="00B04563">
        <w:rPr>
          <w:lang w:val="en-US"/>
        </w:rPr>
        <w:t xml:space="preserve">. PLOS ONE </w:t>
      </w:r>
      <w:r w:rsidRPr="00B04563">
        <w:rPr>
          <w:b/>
          <w:bCs/>
          <w:lang w:val="en-US"/>
        </w:rPr>
        <w:t>6</w:t>
      </w:r>
      <w:r w:rsidRPr="00B04563">
        <w:rPr>
          <w:lang w:val="en-US"/>
        </w:rPr>
        <w:t xml:space="preserve">:e25383. </w:t>
      </w:r>
      <w:del w:id="1519" w:author="Hofer, Heribert" w:date="2022-03-07T08:47:00Z">
        <w:r w:rsidRPr="00B04563" w:rsidDel="00A73170">
          <w:rPr>
            <w:lang w:val="en-US"/>
          </w:rPr>
          <w:delText>Public Library of Science.</w:delText>
        </w:r>
      </w:del>
    </w:p>
    <w:p w14:paraId="63BCAF97" w14:textId="5A80F36E" w:rsidR="00185A55" w:rsidRPr="00B04563" w:rsidRDefault="00185A55" w:rsidP="00185A55">
      <w:pPr>
        <w:pStyle w:val="Bibliography"/>
        <w:rPr>
          <w:lang w:val="en-US"/>
        </w:rPr>
      </w:pPr>
      <w:r w:rsidRPr="00B04563">
        <w:rPr>
          <w:lang w:val="en-US"/>
        </w:rPr>
        <w:t xml:space="preserve">Tablado Z, D’Amico M. 2017. Impacts of </w:t>
      </w:r>
      <w:ins w:id="1520" w:author="Hofer, Heribert" w:date="2022-03-07T08:47:00Z">
        <w:r w:rsidR="00A73170">
          <w:rPr>
            <w:lang w:val="en-US"/>
          </w:rPr>
          <w:t>t</w:t>
        </w:r>
      </w:ins>
      <w:del w:id="1521" w:author="Hofer, Heribert" w:date="2022-03-07T08:47:00Z">
        <w:r w:rsidRPr="00B04563" w:rsidDel="00A73170">
          <w:rPr>
            <w:lang w:val="en-US"/>
          </w:rPr>
          <w:delText>T</w:delText>
        </w:r>
      </w:del>
      <w:r w:rsidRPr="00B04563">
        <w:rPr>
          <w:lang w:val="en-US"/>
        </w:rPr>
        <w:t xml:space="preserve">errestrial </w:t>
      </w:r>
      <w:del w:id="1522" w:author="Hofer, Heribert" w:date="2022-03-07T08:47:00Z">
        <w:r w:rsidRPr="00B04563" w:rsidDel="00A73170">
          <w:rPr>
            <w:lang w:val="en-US"/>
          </w:rPr>
          <w:delText xml:space="preserve">Animal </w:delText>
        </w:r>
      </w:del>
      <w:ins w:id="1523" w:author="Hofer, Heribert" w:date="2022-03-07T08:47:00Z">
        <w:r w:rsidR="00A73170">
          <w:rPr>
            <w:lang w:val="en-US"/>
          </w:rPr>
          <w:t>a</w:t>
        </w:r>
        <w:r w:rsidR="00A73170" w:rsidRPr="00B04563">
          <w:rPr>
            <w:lang w:val="en-US"/>
          </w:rPr>
          <w:t xml:space="preserve">nimal </w:t>
        </w:r>
      </w:ins>
      <w:del w:id="1524" w:author="Hofer, Heribert" w:date="2022-03-07T08:47:00Z">
        <w:r w:rsidRPr="00B04563" w:rsidDel="00A73170">
          <w:rPr>
            <w:lang w:val="en-US"/>
          </w:rPr>
          <w:delText>Tourism</w:delText>
        </w:r>
      </w:del>
      <w:ins w:id="1525" w:author="Hofer, Heribert" w:date="2022-03-07T08:47:00Z">
        <w:r w:rsidR="00A73170">
          <w:rPr>
            <w:lang w:val="en-US"/>
          </w:rPr>
          <w:t>t</w:t>
        </w:r>
        <w:r w:rsidR="00A73170" w:rsidRPr="00B04563">
          <w:rPr>
            <w:lang w:val="en-US"/>
          </w:rPr>
          <w:t>ourism</w:t>
        </w:r>
      </w:ins>
      <w:r w:rsidRPr="00B04563">
        <w:rPr>
          <w:lang w:val="en-US"/>
        </w:rPr>
        <w:t xml:space="preserve">. Pages 97–115 in Blumstein DT, Geffroy B, Samia DSM, Bessa E, editors. Ecotourism’s </w:t>
      </w:r>
      <w:del w:id="1526" w:author="Hofer, Heribert" w:date="2022-03-07T08:47:00Z">
        <w:r w:rsidRPr="00B04563" w:rsidDel="00A73170">
          <w:rPr>
            <w:lang w:val="en-US"/>
          </w:rPr>
          <w:delText xml:space="preserve">Promise </w:delText>
        </w:r>
      </w:del>
      <w:ins w:id="1527" w:author="Hofer, Heribert" w:date="2022-03-07T08:47:00Z">
        <w:r w:rsidR="00A73170">
          <w:rPr>
            <w:lang w:val="en-US"/>
          </w:rPr>
          <w:t>p</w:t>
        </w:r>
        <w:r w:rsidR="00A73170" w:rsidRPr="00B04563">
          <w:rPr>
            <w:lang w:val="en-US"/>
          </w:rPr>
          <w:t xml:space="preserve">romise </w:t>
        </w:r>
      </w:ins>
      <w:r w:rsidRPr="00B04563">
        <w:rPr>
          <w:lang w:val="en-US"/>
        </w:rPr>
        <w:t xml:space="preserve">and </w:t>
      </w:r>
      <w:del w:id="1528" w:author="Hofer, Heribert" w:date="2022-03-07T08:47:00Z">
        <w:r w:rsidRPr="00B04563" w:rsidDel="00A73170">
          <w:rPr>
            <w:lang w:val="en-US"/>
          </w:rPr>
          <w:delText>Peril</w:delText>
        </w:r>
      </w:del>
      <w:ins w:id="1529" w:author="Hofer, Heribert" w:date="2022-03-07T08:47:00Z">
        <w:r w:rsidR="00A73170">
          <w:rPr>
            <w:lang w:val="en-US"/>
          </w:rPr>
          <w:t>p</w:t>
        </w:r>
        <w:r w:rsidR="00A73170" w:rsidRPr="00B04563">
          <w:rPr>
            <w:lang w:val="en-US"/>
          </w:rPr>
          <w:t>eril</w:t>
        </w:r>
      </w:ins>
      <w:r w:rsidRPr="00B04563">
        <w:rPr>
          <w:lang w:val="en-US"/>
        </w:rPr>
        <w:t xml:space="preserve">: A </w:t>
      </w:r>
      <w:del w:id="1530" w:author="Hofer, Heribert" w:date="2022-03-07T08:47:00Z">
        <w:r w:rsidRPr="00B04563" w:rsidDel="00A73170">
          <w:rPr>
            <w:lang w:val="en-US"/>
          </w:rPr>
          <w:delText xml:space="preserve">Biological </w:delText>
        </w:r>
      </w:del>
      <w:ins w:id="1531" w:author="Hofer, Heribert" w:date="2022-03-07T08:47:00Z">
        <w:r w:rsidR="00A73170">
          <w:rPr>
            <w:lang w:val="en-US"/>
          </w:rPr>
          <w:t>b</w:t>
        </w:r>
        <w:r w:rsidR="00A73170" w:rsidRPr="00B04563">
          <w:rPr>
            <w:lang w:val="en-US"/>
          </w:rPr>
          <w:t xml:space="preserve">iological </w:t>
        </w:r>
      </w:ins>
      <w:del w:id="1532" w:author="Hofer, Heribert" w:date="2022-03-07T08:47:00Z">
        <w:r w:rsidRPr="00B04563" w:rsidDel="00A73170">
          <w:rPr>
            <w:lang w:val="en-US"/>
          </w:rPr>
          <w:delText>Evaluation</w:delText>
        </w:r>
      </w:del>
      <w:ins w:id="1533" w:author="Hofer, Heribert" w:date="2022-03-07T08:47:00Z">
        <w:r w:rsidR="00A73170">
          <w:rPr>
            <w:lang w:val="en-US"/>
          </w:rPr>
          <w:t>e</w:t>
        </w:r>
        <w:r w:rsidR="00A73170" w:rsidRPr="00B04563">
          <w:rPr>
            <w:lang w:val="en-US"/>
          </w:rPr>
          <w:t>valuation</w:t>
        </w:r>
      </w:ins>
      <w:r w:rsidRPr="00B04563">
        <w:rPr>
          <w:lang w:val="en-US"/>
        </w:rPr>
        <w:t>.</w:t>
      </w:r>
      <w:ins w:id="1534" w:author="Hofer, Heribert" w:date="2022-03-07T08:47:00Z">
        <w:r w:rsidR="00A73170">
          <w:rPr>
            <w:lang w:val="en-US"/>
          </w:rPr>
          <w:t xml:space="preserve"> Cham:</w:t>
        </w:r>
      </w:ins>
      <w:r w:rsidRPr="00B04563">
        <w:rPr>
          <w:lang w:val="en-US"/>
        </w:rPr>
        <w:t xml:space="preserve"> Springer</w:t>
      </w:r>
      <w:ins w:id="1535" w:author="Hofer, Heribert" w:date="2022-03-07T08:47:00Z">
        <w:r w:rsidR="00A73170">
          <w:rPr>
            <w:lang w:val="en-US"/>
          </w:rPr>
          <w:t>.</w:t>
        </w:r>
      </w:ins>
      <w:del w:id="1536" w:author="Hofer, Heribert" w:date="2022-03-07T08:47:00Z">
        <w:r w:rsidRPr="00B04563" w:rsidDel="00A73170">
          <w:rPr>
            <w:lang w:val="en-US"/>
          </w:rPr>
          <w:delText xml:space="preserve"> International Publishing, Cham. Available from https://doi.org/10.1007/978-3-319-58331-0_7 (accessed October 21, 2019).</w:delText>
        </w:r>
      </w:del>
    </w:p>
    <w:p w14:paraId="58A922E6" w14:textId="77777777" w:rsidR="00185A55" w:rsidRPr="00B04563" w:rsidRDefault="00185A55" w:rsidP="00185A55">
      <w:pPr>
        <w:pStyle w:val="Bibliography"/>
        <w:rPr>
          <w:lang w:val="en-US"/>
        </w:rPr>
      </w:pPr>
      <w:r w:rsidRPr="00B04563">
        <w:rPr>
          <w:lang w:val="en-US"/>
        </w:rPr>
        <w:t xml:space="preserve">Teixeira FZ, Coelho AVP, Esperandio IB, Kindel A. 2013. Vertebrate road mortality estimates: Effects of sampling methods and carcass removal. Biological Conservation </w:t>
      </w:r>
      <w:r w:rsidRPr="00B04563">
        <w:rPr>
          <w:b/>
          <w:bCs/>
          <w:lang w:val="en-US"/>
        </w:rPr>
        <w:t>157</w:t>
      </w:r>
      <w:r w:rsidRPr="00B04563">
        <w:rPr>
          <w:lang w:val="en-US"/>
        </w:rPr>
        <w:t>:317–323.</w:t>
      </w:r>
    </w:p>
    <w:p w14:paraId="6BACB2BC" w14:textId="77777777" w:rsidR="00185A55" w:rsidRPr="00B04563" w:rsidRDefault="00185A55" w:rsidP="00185A55">
      <w:pPr>
        <w:pStyle w:val="Bibliography"/>
        <w:rPr>
          <w:lang w:val="en-US"/>
        </w:rPr>
      </w:pPr>
      <w:r w:rsidRPr="00B04563">
        <w:rPr>
          <w:lang w:val="en-US"/>
        </w:rPr>
        <w:t>Tennekes M, Nowosad J, Gombin J, Jeworutzki S, Russell K, Zijdeman R, Clouse J, Lovelace R, Muenchow J. 2020. tmap: Thematic Maps. Available from https://CRAN.R-project.org/package=tmap (accessed September 1, 2020).</w:t>
      </w:r>
    </w:p>
    <w:p w14:paraId="5B51C6B0" w14:textId="77777777" w:rsidR="00185A55" w:rsidRPr="00B04563" w:rsidRDefault="00185A55" w:rsidP="00185A55">
      <w:pPr>
        <w:pStyle w:val="Bibliography"/>
        <w:rPr>
          <w:lang w:val="en-US"/>
        </w:rPr>
      </w:pPr>
      <w:r w:rsidRPr="00B04563">
        <w:rPr>
          <w:lang w:val="en-US"/>
        </w:rPr>
        <w:t xml:space="preserve">Valeix M, Loveridge AJ, Davidson Z, Madzikanda H, Fritz H, Macdonald DW. 2010. How key habitat features influence large terrestrial carnivore movements: waterholes and African lions in a semi-arid savanna of north-western Zimbabwe. Landscape Ecology </w:t>
      </w:r>
      <w:r w:rsidRPr="00B04563">
        <w:rPr>
          <w:b/>
          <w:bCs/>
          <w:lang w:val="en-US"/>
        </w:rPr>
        <w:t>25</w:t>
      </w:r>
      <w:r w:rsidRPr="00B04563">
        <w:rPr>
          <w:lang w:val="en-US"/>
        </w:rPr>
        <w:t>:337–351.</w:t>
      </w:r>
    </w:p>
    <w:p w14:paraId="6B403975" w14:textId="77777777" w:rsidR="00185A55" w:rsidRPr="00B04563" w:rsidRDefault="00185A55" w:rsidP="00185A55">
      <w:pPr>
        <w:pStyle w:val="Bibliography"/>
        <w:rPr>
          <w:lang w:val="en-US"/>
        </w:rPr>
      </w:pPr>
      <w:r w:rsidRPr="00B04563">
        <w:rPr>
          <w:lang w:val="en-US"/>
        </w:rPr>
        <w:t xml:space="preserve">Veldhuis MP et al. 2019. Cross-boundary human impacts compromise the Serengeti-Mara ecosystem. Science </w:t>
      </w:r>
      <w:r w:rsidRPr="00B04563">
        <w:rPr>
          <w:b/>
          <w:bCs/>
          <w:lang w:val="en-US"/>
        </w:rPr>
        <w:t>363</w:t>
      </w:r>
      <w:r w:rsidRPr="00B04563">
        <w:rPr>
          <w:lang w:val="en-US"/>
        </w:rPr>
        <w:t>:1424–1428.</w:t>
      </w:r>
    </w:p>
    <w:p w14:paraId="0FD9FE43" w14:textId="77777777" w:rsidR="00A73170" w:rsidRPr="00B04563" w:rsidRDefault="00A73170" w:rsidP="00A73170">
      <w:pPr>
        <w:pStyle w:val="Bibliography"/>
        <w:rPr>
          <w:ins w:id="1537" w:author="Hofer, Heribert" w:date="2022-03-07T08:46:00Z"/>
          <w:lang w:val="en-US"/>
        </w:rPr>
      </w:pPr>
      <w:ins w:id="1538" w:author="Hofer, Heribert" w:date="2022-03-07T08:46:00Z">
        <w:r w:rsidRPr="00B04563">
          <w:rPr>
            <w:lang w:val="en-US"/>
          </w:rPr>
          <w:t xml:space="preserve">Venables </w:t>
        </w:r>
        <w:r>
          <w:rPr>
            <w:lang w:val="en-US"/>
          </w:rPr>
          <w:t>WN</w:t>
        </w:r>
        <w:r w:rsidRPr="00B04563">
          <w:rPr>
            <w:lang w:val="en-US"/>
          </w:rPr>
          <w:t xml:space="preserve">, </w:t>
        </w:r>
        <w:r>
          <w:rPr>
            <w:lang w:val="en-US"/>
          </w:rPr>
          <w:t>Ripley.</w:t>
        </w:r>
        <w:r w:rsidRPr="00B04563">
          <w:rPr>
            <w:lang w:val="en-US"/>
          </w:rPr>
          <w:t xml:space="preserve"> 20</w:t>
        </w:r>
        <w:r>
          <w:rPr>
            <w:lang w:val="en-US"/>
          </w:rPr>
          <w:t>02</w:t>
        </w:r>
        <w:r w:rsidRPr="00B04563">
          <w:rPr>
            <w:lang w:val="en-US"/>
          </w:rPr>
          <w:t xml:space="preserve">. </w:t>
        </w:r>
        <w:r>
          <w:rPr>
            <w:lang w:val="en-US"/>
          </w:rPr>
          <w:t xml:space="preserve"> Modern a</w:t>
        </w:r>
        <w:r w:rsidRPr="00A73170">
          <w:rPr>
            <w:lang w:val="en-US"/>
          </w:rPr>
          <w:t xml:space="preserve">pplied </w:t>
        </w:r>
        <w:r>
          <w:rPr>
            <w:lang w:val="en-US"/>
          </w:rPr>
          <w:t>s</w:t>
        </w:r>
        <w:r w:rsidRPr="00A73170">
          <w:rPr>
            <w:lang w:val="en-US"/>
          </w:rPr>
          <w:t>tatistics with S</w:t>
        </w:r>
        <w:r>
          <w:rPr>
            <w:lang w:val="en-US"/>
          </w:rPr>
          <w:t>. 4</w:t>
        </w:r>
        <w:r w:rsidRPr="00E70BD3">
          <w:rPr>
            <w:vertAlign w:val="superscript"/>
            <w:lang w:val="en-US"/>
          </w:rPr>
          <w:t>th</w:t>
        </w:r>
        <w:r>
          <w:rPr>
            <w:lang w:val="en-US"/>
          </w:rPr>
          <w:t xml:space="preserve"> ed, Heidelberg: Springer Verlag.</w:t>
        </w:r>
      </w:ins>
    </w:p>
    <w:p w14:paraId="19E93072" w14:textId="714D6777" w:rsidR="00185A55" w:rsidRPr="00B04563" w:rsidRDefault="00185A55" w:rsidP="00185A55">
      <w:pPr>
        <w:pStyle w:val="Bibliography"/>
        <w:rPr>
          <w:lang w:val="en-US"/>
        </w:rPr>
      </w:pPr>
      <w:r w:rsidRPr="00B04563">
        <w:rPr>
          <w:lang w:val="en-US"/>
        </w:rPr>
        <w:t xml:space="preserve">Watson JEM, Dudley N, Segan DB, Hockings M. 2014. The performance and potential of protected areas. Nature </w:t>
      </w:r>
      <w:r w:rsidRPr="00B04563">
        <w:rPr>
          <w:b/>
          <w:bCs/>
          <w:lang w:val="en-US"/>
        </w:rPr>
        <w:t>515</w:t>
      </w:r>
      <w:r w:rsidRPr="00B04563">
        <w:rPr>
          <w:lang w:val="en-US"/>
        </w:rPr>
        <w:t xml:space="preserve">:67–73. </w:t>
      </w:r>
      <w:del w:id="1539" w:author="Hofer, Heribert" w:date="2022-03-07T08:48:00Z">
        <w:r w:rsidRPr="00B04563" w:rsidDel="008C709C">
          <w:rPr>
            <w:lang w:val="en-US"/>
          </w:rPr>
          <w:delText>Nature Publishing Group.</w:delText>
        </w:r>
      </w:del>
    </w:p>
    <w:p w14:paraId="21F45178" w14:textId="77777777" w:rsidR="00185A55" w:rsidRPr="00B04563" w:rsidRDefault="00185A55" w:rsidP="00185A55">
      <w:pPr>
        <w:pStyle w:val="Bibliography"/>
        <w:rPr>
          <w:lang w:val="en-US"/>
        </w:rPr>
      </w:pPr>
      <w:r w:rsidRPr="00B04563">
        <w:rPr>
          <w:lang w:val="en-US"/>
        </w:rPr>
        <w:t>Wickham H, Chang W, Henry L, Pedersen TL, Takahashi K, Wilke C, Woo K, Yutani H, Dunnington D, RStudio. 2020. ggplot2: Create Elegant Data Visualisations Using the Grammar of Graphics. Available from https://CRAN.R-project.org/package=ggplot2 (accessed September 1, 2020).</w:t>
      </w:r>
    </w:p>
    <w:p w14:paraId="34E62A15" w14:textId="5B5E3CE9" w:rsidR="00185A55" w:rsidRPr="00B04563" w:rsidRDefault="00185A55" w:rsidP="00185A55">
      <w:pPr>
        <w:pStyle w:val="Bibliography"/>
        <w:rPr>
          <w:lang w:val="en-US"/>
        </w:rPr>
      </w:pPr>
      <w:r w:rsidRPr="00B04563">
        <w:rPr>
          <w:lang w:val="en-US"/>
        </w:rPr>
        <w:t xml:space="preserve">Wittemyer G, Elsen P, Bean WT, Burton ACO, Brashares JS. 2008. Accelerated Human Population Growth at Protected Area Edges. Science </w:t>
      </w:r>
      <w:r w:rsidRPr="00B04563">
        <w:rPr>
          <w:b/>
          <w:bCs/>
          <w:lang w:val="en-US"/>
        </w:rPr>
        <w:t>321</w:t>
      </w:r>
      <w:r w:rsidRPr="00B04563">
        <w:rPr>
          <w:lang w:val="en-US"/>
        </w:rPr>
        <w:t xml:space="preserve">:123–126. </w:t>
      </w:r>
      <w:del w:id="1540" w:author="Hofer, Heribert" w:date="2022-03-07T08:49:00Z">
        <w:r w:rsidRPr="00B04563" w:rsidDel="008C709C">
          <w:rPr>
            <w:lang w:val="en-US"/>
          </w:rPr>
          <w:delText>American Association for the Advancement of Science.</w:delText>
        </w:r>
      </w:del>
    </w:p>
    <w:p w14:paraId="7CE93806" w14:textId="77777777" w:rsidR="00185A55" w:rsidRPr="00B04563" w:rsidRDefault="00185A55" w:rsidP="00185A55">
      <w:pPr>
        <w:pStyle w:val="Bibliography"/>
        <w:rPr>
          <w:lang w:val="en-US"/>
        </w:rPr>
      </w:pPr>
      <w:r w:rsidRPr="00B04563">
        <w:rPr>
          <w:lang w:val="en-US"/>
        </w:rPr>
        <w:t xml:space="preserve">Yoshida KCS, Meter PEV, Holekamp KE. 2016. Variation among free-living spotted hyenas in three personality traits. Behaviour </w:t>
      </w:r>
      <w:r w:rsidRPr="00B04563">
        <w:rPr>
          <w:b/>
          <w:bCs/>
          <w:lang w:val="en-US"/>
        </w:rPr>
        <w:t>153</w:t>
      </w:r>
      <w:r w:rsidRPr="00B04563">
        <w:rPr>
          <w:lang w:val="en-US"/>
        </w:rPr>
        <w:t>:1665–1722.</w:t>
      </w:r>
      <w:del w:id="1541" w:author="Hofer, Heribert" w:date="2022-03-07T08:49:00Z">
        <w:r w:rsidRPr="00B04563" w:rsidDel="008C709C">
          <w:rPr>
            <w:lang w:val="en-US"/>
          </w:rPr>
          <w:delText xml:space="preserve"> Brill.</w:delText>
        </w:r>
      </w:del>
    </w:p>
    <w:p w14:paraId="38ED7E87" w14:textId="082E6DDF" w:rsidR="00EE2A36" w:rsidRPr="00A5365B" w:rsidDel="008C709C" w:rsidRDefault="00EE2A36" w:rsidP="003068BF">
      <w:pPr>
        <w:spacing w:line="600" w:lineRule="auto"/>
        <w:rPr>
          <w:del w:id="1542" w:author="Hofer, Heribert" w:date="2022-03-07T08:50:00Z"/>
          <w:rFonts w:ascii="Times New Roman" w:hAnsi="Times New Roman" w:cs="Times New Roman"/>
          <w:b/>
          <w:bCs/>
          <w:noProof/>
          <w:lang w:val="en-US"/>
        </w:rPr>
      </w:pPr>
      <w:r w:rsidRPr="00A5365B">
        <w:rPr>
          <w:rFonts w:ascii="Times New Roman" w:hAnsi="Times New Roman" w:cs="Times New Roman"/>
          <w:b/>
          <w:bCs/>
          <w:noProof/>
          <w:lang w:val="en-US"/>
        </w:rPr>
        <w:fldChar w:fldCharType="end"/>
      </w:r>
    </w:p>
    <w:p w14:paraId="59D5279B" w14:textId="680D4332" w:rsidR="002F6E08" w:rsidRPr="00A5365B" w:rsidDel="008C709C" w:rsidRDefault="002F6E08">
      <w:pPr>
        <w:suppressAutoHyphens w:val="0"/>
        <w:spacing w:after="160" w:line="259" w:lineRule="auto"/>
        <w:rPr>
          <w:del w:id="1543" w:author="Hofer, Heribert" w:date="2022-03-07T08:50:00Z"/>
          <w:rFonts w:ascii="Times New Roman" w:eastAsiaTheme="majorEastAsia" w:hAnsi="Times New Roman" w:cs="Times New Roman"/>
          <w:noProof/>
          <w:color w:val="2F5496" w:themeColor="accent1" w:themeShade="BF"/>
          <w:sz w:val="32"/>
          <w:szCs w:val="32"/>
          <w:lang w:val="en-US"/>
        </w:rPr>
      </w:pPr>
    </w:p>
    <w:p w14:paraId="28AF84C5" w14:textId="77777777" w:rsidR="008C709C" w:rsidRDefault="008C709C">
      <w:pPr>
        <w:spacing w:line="600" w:lineRule="auto"/>
        <w:rPr>
          <w:ins w:id="1544" w:author="Hofer, Heribert" w:date="2022-03-07T08:49:00Z"/>
          <w:rFonts w:ascii="Times New Roman" w:eastAsiaTheme="majorEastAsia" w:hAnsi="Times New Roman" w:cs="Times New Roman"/>
          <w:noProof/>
          <w:sz w:val="32"/>
          <w:szCs w:val="32"/>
          <w:lang w:val="en-US"/>
        </w:rPr>
        <w:pPrChange w:id="1545" w:author="Hofer, Heribert" w:date="2022-03-07T08:50:00Z">
          <w:pPr>
            <w:suppressAutoHyphens w:val="0"/>
            <w:spacing w:after="160" w:line="259" w:lineRule="auto"/>
          </w:pPr>
        </w:pPrChange>
      </w:pPr>
      <w:ins w:id="1546" w:author="Hofer, Heribert" w:date="2022-03-07T08:49:00Z">
        <w:r>
          <w:rPr>
            <w:rFonts w:ascii="Times New Roman" w:hAnsi="Times New Roman" w:cs="Times New Roman"/>
            <w:noProof/>
            <w:lang w:val="en-US"/>
          </w:rPr>
          <w:br w:type="page"/>
        </w:r>
      </w:ins>
    </w:p>
    <w:p w14:paraId="0A1BCE39" w14:textId="27C0DB18" w:rsidR="00EE2A36" w:rsidRPr="008C709C" w:rsidRDefault="00EE2A36" w:rsidP="00EE2A36">
      <w:pPr>
        <w:pStyle w:val="Heading1"/>
        <w:spacing w:line="600" w:lineRule="auto"/>
        <w:rPr>
          <w:rFonts w:ascii="Times New Roman" w:hAnsi="Times New Roman" w:cs="Times New Roman"/>
          <w:b/>
          <w:noProof/>
          <w:color w:val="auto"/>
          <w:sz w:val="24"/>
          <w:szCs w:val="24"/>
          <w:lang w:val="en-US"/>
          <w:rPrChange w:id="1547" w:author="Hofer, Heribert" w:date="2022-03-07T08:49:00Z">
            <w:rPr>
              <w:rFonts w:ascii="Times New Roman" w:hAnsi="Times New Roman" w:cs="Times New Roman"/>
              <w:noProof/>
              <w:lang w:val="en-US"/>
            </w:rPr>
          </w:rPrChange>
        </w:rPr>
      </w:pPr>
      <w:r w:rsidRPr="008C709C">
        <w:rPr>
          <w:rFonts w:ascii="Times New Roman" w:hAnsi="Times New Roman" w:cs="Times New Roman"/>
          <w:b/>
          <w:noProof/>
          <w:color w:val="auto"/>
          <w:sz w:val="24"/>
          <w:szCs w:val="24"/>
          <w:lang w:val="en-US"/>
          <w:rPrChange w:id="1548" w:author="Hofer, Heribert" w:date="2022-03-07T08:49:00Z">
            <w:rPr>
              <w:rFonts w:ascii="Times New Roman" w:hAnsi="Times New Roman" w:cs="Times New Roman"/>
              <w:noProof/>
              <w:lang w:val="en-US"/>
            </w:rPr>
          </w:rPrChange>
        </w:rPr>
        <w:lastRenderedPageBreak/>
        <w:t>Figure</w:t>
      </w:r>
      <w:del w:id="1549" w:author="Hofer, Heribert" w:date="2022-03-07T08:49:00Z">
        <w:r w:rsidRPr="008C709C" w:rsidDel="008C709C">
          <w:rPr>
            <w:rFonts w:ascii="Times New Roman" w:hAnsi="Times New Roman" w:cs="Times New Roman"/>
            <w:b/>
            <w:noProof/>
            <w:color w:val="auto"/>
            <w:sz w:val="24"/>
            <w:szCs w:val="24"/>
            <w:lang w:val="en-US"/>
            <w:rPrChange w:id="1550" w:author="Hofer, Heribert" w:date="2022-03-07T08:49:00Z">
              <w:rPr>
                <w:rFonts w:ascii="Times New Roman" w:hAnsi="Times New Roman" w:cs="Times New Roman"/>
                <w:noProof/>
                <w:lang w:val="en-US"/>
              </w:rPr>
            </w:rPrChange>
          </w:rPr>
          <w:delText>-</w:delText>
        </w:r>
      </w:del>
      <w:ins w:id="1551" w:author="Hofer, Heribert" w:date="2022-03-07T08:49:00Z">
        <w:r w:rsidR="008C709C" w:rsidRPr="008C709C">
          <w:rPr>
            <w:rFonts w:ascii="Times New Roman" w:hAnsi="Times New Roman" w:cs="Times New Roman"/>
            <w:b/>
            <w:noProof/>
            <w:color w:val="auto"/>
            <w:sz w:val="24"/>
            <w:szCs w:val="24"/>
            <w:lang w:val="en-US"/>
            <w:rPrChange w:id="1552" w:author="Hofer, Heribert" w:date="2022-03-07T08:49:00Z">
              <w:rPr>
                <w:rFonts w:ascii="Times New Roman" w:hAnsi="Times New Roman" w:cs="Times New Roman"/>
                <w:noProof/>
                <w:color w:val="auto"/>
                <w:lang w:val="en-US"/>
              </w:rPr>
            </w:rPrChange>
          </w:rPr>
          <w:t xml:space="preserve"> </w:t>
        </w:r>
      </w:ins>
      <w:r w:rsidRPr="008C709C">
        <w:rPr>
          <w:rFonts w:ascii="Times New Roman" w:hAnsi="Times New Roman" w:cs="Times New Roman"/>
          <w:b/>
          <w:noProof/>
          <w:color w:val="auto"/>
          <w:sz w:val="24"/>
          <w:szCs w:val="24"/>
          <w:lang w:val="en-US"/>
          <w:rPrChange w:id="1553" w:author="Hofer, Heribert" w:date="2022-03-07T08:49:00Z">
            <w:rPr>
              <w:rFonts w:ascii="Times New Roman" w:hAnsi="Times New Roman" w:cs="Times New Roman"/>
              <w:noProof/>
              <w:lang w:val="en-US"/>
            </w:rPr>
          </w:rPrChange>
        </w:rPr>
        <w:t>legend</w:t>
      </w:r>
      <w:del w:id="1554" w:author="Hofer, Heribert" w:date="2022-03-07T08:49:00Z">
        <w:r w:rsidRPr="008C709C" w:rsidDel="008C709C">
          <w:rPr>
            <w:rFonts w:ascii="Times New Roman" w:hAnsi="Times New Roman" w:cs="Times New Roman"/>
            <w:b/>
            <w:noProof/>
            <w:color w:val="auto"/>
            <w:sz w:val="24"/>
            <w:szCs w:val="24"/>
            <w:lang w:val="en-US"/>
            <w:rPrChange w:id="1555" w:author="Hofer, Heribert" w:date="2022-03-07T08:49:00Z">
              <w:rPr>
                <w:rFonts w:ascii="Times New Roman" w:hAnsi="Times New Roman" w:cs="Times New Roman"/>
                <w:noProof/>
                <w:lang w:val="en-US"/>
              </w:rPr>
            </w:rPrChange>
          </w:rPr>
          <w:delText xml:space="preserve"> page</w:delText>
        </w:r>
      </w:del>
      <w:ins w:id="1556" w:author="Hofer, Heribert" w:date="2022-03-07T08:49:00Z">
        <w:r w:rsidR="008C709C" w:rsidRPr="008C709C">
          <w:rPr>
            <w:rFonts w:ascii="Times New Roman" w:hAnsi="Times New Roman" w:cs="Times New Roman"/>
            <w:b/>
            <w:noProof/>
            <w:color w:val="auto"/>
            <w:sz w:val="24"/>
            <w:szCs w:val="24"/>
            <w:lang w:val="en-US"/>
            <w:rPrChange w:id="1557" w:author="Hofer, Heribert" w:date="2022-03-07T08:49:00Z">
              <w:rPr>
                <w:rFonts w:ascii="Times New Roman" w:hAnsi="Times New Roman" w:cs="Times New Roman"/>
                <w:noProof/>
                <w:lang w:val="en-US"/>
              </w:rPr>
            </w:rPrChange>
          </w:rPr>
          <w:t>s</w:t>
        </w:r>
      </w:ins>
    </w:p>
    <w:p w14:paraId="499968E8" w14:textId="0DD28AC2" w:rsidR="00AC6940" w:rsidRPr="00A5365B" w:rsidDel="008C709C" w:rsidRDefault="00EE2A36" w:rsidP="00EE2A36">
      <w:pPr>
        <w:pStyle w:val="ListParagraph1"/>
        <w:spacing w:line="480" w:lineRule="auto"/>
        <w:ind w:left="0"/>
        <w:rPr>
          <w:del w:id="1558" w:author="Hofer, Heribert" w:date="2022-03-07T08:49:00Z"/>
          <w:rFonts w:ascii="Times New Roman" w:hAnsi="Times New Roman" w:cs="Times New Roman"/>
          <w:noProof/>
          <w:sz w:val="24"/>
          <w:szCs w:val="24"/>
          <w:lang w:val="en-US"/>
        </w:rPr>
      </w:pPr>
      <w:r w:rsidRPr="00A5365B">
        <w:rPr>
          <w:rFonts w:ascii="Times New Roman" w:hAnsi="Times New Roman" w:cs="Times New Roman"/>
          <w:b/>
          <w:bCs/>
          <w:noProof/>
          <w:sz w:val="24"/>
          <w:szCs w:val="24"/>
          <w:lang w:val="en-US"/>
        </w:rPr>
        <w:t xml:space="preserve">Figure 1. Study area, spatial data, and hyena </w:t>
      </w:r>
      <w:r w:rsidR="002130A4" w:rsidRPr="00A5365B">
        <w:rPr>
          <w:rFonts w:ascii="Times New Roman" w:hAnsi="Times New Roman" w:cs="Times New Roman"/>
          <w:b/>
          <w:bCs/>
          <w:noProof/>
          <w:sz w:val="24"/>
          <w:szCs w:val="24"/>
          <w:lang w:val="en-US"/>
        </w:rPr>
        <w:t>roadkill</w:t>
      </w:r>
      <w:r w:rsidR="00B320FA" w:rsidRPr="00A5365B">
        <w:rPr>
          <w:rFonts w:ascii="Times New Roman" w:hAnsi="Times New Roman" w:cs="Times New Roman"/>
          <w:b/>
          <w:bCs/>
          <w:noProof/>
          <w:sz w:val="24"/>
          <w:szCs w:val="24"/>
          <w:lang w:val="en-US"/>
        </w:rPr>
        <w:t xml:space="preserve"> </w:t>
      </w:r>
      <w:r w:rsidRPr="00A5365B">
        <w:rPr>
          <w:rFonts w:ascii="Times New Roman" w:hAnsi="Times New Roman" w:cs="Times New Roman"/>
          <w:b/>
          <w:bCs/>
          <w:noProof/>
          <w:sz w:val="24"/>
          <w:szCs w:val="24"/>
          <w:lang w:val="en-US"/>
        </w:rPr>
        <w:t>distribution. (a)</w:t>
      </w:r>
      <w:r w:rsidR="00A46091">
        <w:rPr>
          <w:rFonts w:ascii="Times New Roman" w:hAnsi="Times New Roman" w:cs="Times New Roman"/>
          <w:b/>
          <w:bCs/>
          <w:noProof/>
          <w:sz w:val="24"/>
          <w:szCs w:val="24"/>
          <w:lang w:val="en-US"/>
        </w:rPr>
        <w:t xml:space="preserve"> </w:t>
      </w:r>
      <w:r w:rsidR="00A46091">
        <w:rPr>
          <w:rFonts w:ascii="Times New Roman" w:hAnsi="Times New Roman" w:cs="Times New Roman"/>
          <w:noProof/>
          <w:sz w:val="24"/>
          <w:szCs w:val="24"/>
          <w:lang w:val="en-US"/>
        </w:rPr>
        <w:t xml:space="preserve">Location of the Serengeti ecosystem in Tanzania. </w:t>
      </w:r>
      <w:r w:rsidR="00A46091">
        <w:rPr>
          <w:rFonts w:ascii="Times New Roman" w:hAnsi="Times New Roman" w:cs="Times New Roman"/>
          <w:b/>
          <w:bCs/>
          <w:noProof/>
          <w:sz w:val="24"/>
          <w:szCs w:val="24"/>
          <w:lang w:val="en-US"/>
        </w:rPr>
        <w:t>(b</w:t>
      </w:r>
      <w:r w:rsidR="005E2997">
        <w:rPr>
          <w:rFonts w:ascii="Times New Roman" w:hAnsi="Times New Roman" w:cs="Times New Roman"/>
          <w:b/>
          <w:bCs/>
          <w:noProof/>
          <w:sz w:val="24"/>
          <w:szCs w:val="24"/>
          <w:lang w:val="en-US"/>
        </w:rPr>
        <w:t>)</w:t>
      </w:r>
      <w:r w:rsidRPr="00A5365B">
        <w:rPr>
          <w:rFonts w:ascii="Times New Roman" w:hAnsi="Times New Roman" w:cs="Times New Roman"/>
          <w:b/>
          <w:bCs/>
          <w:noProof/>
          <w:sz w:val="24"/>
          <w:szCs w:val="24"/>
          <w:lang w:val="en-US"/>
        </w:rPr>
        <w:t xml:space="preserve"> </w:t>
      </w:r>
      <w:r w:rsidRPr="00A5365B">
        <w:rPr>
          <w:rFonts w:ascii="Times New Roman" w:hAnsi="Times New Roman" w:cs="Times New Roman"/>
          <w:noProof/>
          <w:sz w:val="24"/>
          <w:szCs w:val="24"/>
          <w:lang w:val="en-US"/>
        </w:rPr>
        <w:t xml:space="preserve">The Serengeti ecosystem, and </w:t>
      </w:r>
      <w:r w:rsidR="00A46091">
        <w:rPr>
          <w:rFonts w:ascii="Times New Roman" w:hAnsi="Times New Roman" w:cs="Times New Roman"/>
          <w:noProof/>
          <w:sz w:val="24"/>
          <w:szCs w:val="24"/>
          <w:lang w:val="en-US"/>
        </w:rPr>
        <w:t xml:space="preserve">the broad location of the migratory wildebeest herds </w:t>
      </w:r>
      <w:r w:rsidR="008E3FD1" w:rsidRPr="00FE7471">
        <w:rPr>
          <w:rFonts w:ascii="Times New Roman" w:hAnsi="Times New Roman" w:cs="Times New Roman"/>
          <w:noProof/>
          <w:sz w:val="24"/>
          <w:szCs w:val="24"/>
          <w:lang w:val="en-US"/>
        </w:rPr>
        <w:t xml:space="preserve">between </w:t>
      </w:r>
      <w:r w:rsidR="00FE7471" w:rsidRPr="00FE7471">
        <w:rPr>
          <w:rFonts w:ascii="Times New Roman" w:hAnsi="Times New Roman" w:cs="Times New Roman"/>
          <w:noProof/>
          <w:sz w:val="24"/>
          <w:szCs w:val="24"/>
          <w:lang w:val="en-US"/>
        </w:rPr>
        <w:t>August</w:t>
      </w:r>
      <w:r w:rsidR="008E3FD1" w:rsidRPr="00FE7471">
        <w:rPr>
          <w:rFonts w:ascii="Times New Roman" w:hAnsi="Times New Roman" w:cs="Times New Roman"/>
          <w:noProof/>
          <w:sz w:val="24"/>
          <w:szCs w:val="24"/>
          <w:lang w:val="en-US"/>
        </w:rPr>
        <w:t xml:space="preserve"> </w:t>
      </w:r>
      <w:r w:rsidR="00FE7471" w:rsidRPr="00FE7471">
        <w:rPr>
          <w:rFonts w:ascii="Times New Roman" w:hAnsi="Times New Roman" w:cs="Times New Roman"/>
          <w:noProof/>
          <w:sz w:val="24"/>
          <w:szCs w:val="24"/>
          <w:lang w:val="en-US"/>
        </w:rPr>
        <w:t>and</w:t>
      </w:r>
      <w:r w:rsidR="008E3FD1" w:rsidRPr="00FE7471">
        <w:rPr>
          <w:rFonts w:ascii="Times New Roman" w:hAnsi="Times New Roman" w:cs="Times New Roman"/>
          <w:noProof/>
          <w:sz w:val="24"/>
          <w:szCs w:val="24"/>
          <w:lang w:val="en-US"/>
        </w:rPr>
        <w:t xml:space="preserve"> October (yellow) and between </w:t>
      </w:r>
      <w:r w:rsidR="00FE7471" w:rsidRPr="00FE7471">
        <w:rPr>
          <w:rFonts w:ascii="Times New Roman" w:hAnsi="Times New Roman" w:cs="Times New Roman"/>
          <w:noProof/>
          <w:sz w:val="24"/>
          <w:szCs w:val="24"/>
          <w:lang w:val="en-US"/>
        </w:rPr>
        <w:t>late December and early</w:t>
      </w:r>
      <w:r w:rsidR="008E3FD1" w:rsidRPr="00FE7471">
        <w:rPr>
          <w:rFonts w:ascii="Times New Roman" w:hAnsi="Times New Roman" w:cs="Times New Roman"/>
          <w:noProof/>
          <w:sz w:val="24"/>
          <w:szCs w:val="24"/>
          <w:lang w:val="en-US"/>
        </w:rPr>
        <w:t xml:space="preserve"> May (green)</w:t>
      </w:r>
      <w:r w:rsidRPr="00FE7471">
        <w:rPr>
          <w:rFonts w:ascii="Times New Roman" w:hAnsi="Times New Roman" w:cs="Times New Roman"/>
          <w:noProof/>
          <w:sz w:val="24"/>
          <w:szCs w:val="24"/>
          <w:lang w:val="en-US"/>
        </w:rPr>
        <w:t xml:space="preserve">. </w:t>
      </w:r>
      <w:r w:rsidR="009A5412" w:rsidRPr="00B04563">
        <w:rPr>
          <w:rFonts w:ascii="Times New Roman" w:hAnsi="Times New Roman" w:cs="Times New Roman"/>
          <w:noProof/>
          <w:sz w:val="24"/>
          <w:szCs w:val="24"/>
          <w:lang w:val="it-IT"/>
        </w:rPr>
        <w:t xml:space="preserve">Serengeti NP: Serengeti National Park, </w:t>
      </w:r>
      <w:r w:rsidRPr="00B04563">
        <w:rPr>
          <w:rFonts w:ascii="Times New Roman" w:hAnsi="Times New Roman" w:cs="Times New Roman"/>
          <w:noProof/>
          <w:sz w:val="24"/>
          <w:szCs w:val="24"/>
          <w:lang w:val="it-IT"/>
        </w:rPr>
        <w:t>NCA: Ngorongoro Conservation Area, MMR: M</w:t>
      </w:r>
      <w:r w:rsidR="001C6782" w:rsidRPr="00B04563">
        <w:rPr>
          <w:rFonts w:ascii="Times New Roman" w:hAnsi="Times New Roman" w:cs="Times New Roman"/>
          <w:noProof/>
          <w:sz w:val="24"/>
          <w:szCs w:val="24"/>
          <w:lang w:val="it-IT"/>
        </w:rPr>
        <w:t>a</w:t>
      </w:r>
      <w:r w:rsidRPr="00B04563">
        <w:rPr>
          <w:rFonts w:ascii="Times New Roman" w:hAnsi="Times New Roman" w:cs="Times New Roman"/>
          <w:noProof/>
          <w:sz w:val="24"/>
          <w:szCs w:val="24"/>
          <w:lang w:val="it-IT"/>
        </w:rPr>
        <w:t xml:space="preserve">asai Mara Reserve. </w:t>
      </w:r>
      <w:r w:rsidRPr="00A5365B">
        <w:rPr>
          <w:rFonts w:ascii="Times New Roman" w:hAnsi="Times New Roman" w:cs="Times New Roman"/>
          <w:b/>
          <w:bCs/>
          <w:noProof/>
          <w:sz w:val="24"/>
          <w:szCs w:val="24"/>
          <w:lang w:val="en-US"/>
        </w:rPr>
        <w:t>(</w:t>
      </w:r>
      <w:r w:rsidR="008E3FD1">
        <w:rPr>
          <w:rFonts w:ascii="Times New Roman" w:hAnsi="Times New Roman" w:cs="Times New Roman"/>
          <w:b/>
          <w:bCs/>
          <w:noProof/>
          <w:sz w:val="24"/>
          <w:szCs w:val="24"/>
          <w:lang w:val="en-US"/>
        </w:rPr>
        <w:t>c</w:t>
      </w:r>
      <w:r w:rsidRPr="00A5365B">
        <w:rPr>
          <w:rFonts w:ascii="Times New Roman" w:hAnsi="Times New Roman" w:cs="Times New Roman"/>
          <w:b/>
          <w:bCs/>
          <w:noProof/>
          <w:sz w:val="24"/>
          <w:szCs w:val="24"/>
          <w:lang w:val="en-US"/>
        </w:rPr>
        <w:t xml:space="preserve">) </w:t>
      </w:r>
      <w:r w:rsidR="008E3FD1">
        <w:rPr>
          <w:rFonts w:ascii="Times New Roman" w:hAnsi="Times New Roman" w:cs="Times New Roman"/>
          <w:noProof/>
          <w:sz w:val="24"/>
          <w:szCs w:val="24"/>
          <w:lang w:val="en-US"/>
        </w:rPr>
        <w:t>The r</w:t>
      </w:r>
      <w:r w:rsidRPr="00A5365B">
        <w:rPr>
          <w:rFonts w:ascii="Times New Roman" w:hAnsi="Times New Roman" w:cs="Times New Roman"/>
          <w:noProof/>
          <w:sz w:val="24"/>
          <w:szCs w:val="24"/>
          <w:lang w:val="en-US"/>
        </w:rPr>
        <w:t>oad network of the Serengeti NP</w:t>
      </w:r>
      <w:r w:rsidR="008E3FD1">
        <w:rPr>
          <w:rFonts w:ascii="Times New Roman" w:hAnsi="Times New Roman" w:cs="Times New Roman"/>
          <w:noProof/>
          <w:sz w:val="24"/>
          <w:szCs w:val="24"/>
          <w:lang w:val="en-US"/>
        </w:rPr>
        <w:t xml:space="preserve"> considered in our analysis</w:t>
      </w:r>
      <w:r w:rsidRPr="00A5365B">
        <w:rPr>
          <w:rFonts w:ascii="Times New Roman" w:hAnsi="Times New Roman" w:cs="Times New Roman"/>
          <w:noProof/>
          <w:sz w:val="24"/>
          <w:szCs w:val="24"/>
          <w:lang w:val="en-US"/>
        </w:rPr>
        <w:t xml:space="preserve"> and recorded </w:t>
      </w:r>
      <w:r w:rsidR="00241A80" w:rsidRPr="00A5365B">
        <w:rPr>
          <w:rFonts w:ascii="Times New Roman" w:hAnsi="Times New Roman" w:cs="Times New Roman"/>
          <w:noProof/>
          <w:sz w:val="24"/>
          <w:szCs w:val="24"/>
          <w:lang w:val="en-US"/>
        </w:rPr>
        <w:t>roadkill</w:t>
      </w:r>
      <w:r w:rsidR="00281C02" w:rsidRPr="00A5365B">
        <w:rPr>
          <w:rFonts w:ascii="Times New Roman" w:hAnsi="Times New Roman" w:cs="Times New Roman"/>
          <w:noProof/>
          <w:sz w:val="24"/>
          <w:szCs w:val="24"/>
          <w:lang w:val="en-US"/>
        </w:rPr>
        <w:t>s</w:t>
      </w:r>
      <w:r w:rsidRPr="00A5365B">
        <w:rPr>
          <w:rFonts w:ascii="Times New Roman" w:hAnsi="Times New Roman" w:cs="Times New Roman"/>
          <w:noProof/>
          <w:sz w:val="24"/>
          <w:szCs w:val="24"/>
          <w:lang w:val="en-US"/>
        </w:rPr>
        <w:t xml:space="preserve"> with GPS coordinates. Thick lines represent the </w:t>
      </w:r>
      <w:r w:rsidR="008E3FD1">
        <w:rPr>
          <w:rFonts w:ascii="Times New Roman" w:hAnsi="Times New Roman" w:cs="Times New Roman"/>
          <w:noProof/>
          <w:sz w:val="24"/>
          <w:szCs w:val="24"/>
          <w:lang w:val="en-US"/>
        </w:rPr>
        <w:t>main ‘mur</w:t>
      </w:r>
      <w:ins w:id="1559" w:author="Hofer, Heribert" w:date="2022-03-07T08:55:00Z">
        <w:r w:rsidR="003320B0">
          <w:rPr>
            <w:rFonts w:ascii="Times New Roman" w:hAnsi="Times New Roman" w:cs="Times New Roman"/>
            <w:noProof/>
            <w:sz w:val="24"/>
            <w:szCs w:val="24"/>
            <w:lang w:val="en-US"/>
          </w:rPr>
          <w:t>r</w:t>
        </w:r>
      </w:ins>
      <w:r w:rsidR="008E3FD1">
        <w:rPr>
          <w:rFonts w:ascii="Times New Roman" w:hAnsi="Times New Roman" w:cs="Times New Roman"/>
          <w:noProof/>
          <w:sz w:val="24"/>
          <w:szCs w:val="24"/>
          <w:lang w:val="en-US"/>
        </w:rPr>
        <w:t>am’</w:t>
      </w:r>
      <w:r w:rsidRPr="00A5365B">
        <w:rPr>
          <w:rFonts w:ascii="Times New Roman" w:hAnsi="Times New Roman" w:cs="Times New Roman"/>
          <w:noProof/>
          <w:sz w:val="24"/>
          <w:szCs w:val="24"/>
          <w:lang w:val="en-US"/>
        </w:rPr>
        <w:t xml:space="preserve"> roads; thin lines represent the </w:t>
      </w:r>
      <w:r w:rsidR="008E3FD1">
        <w:rPr>
          <w:rFonts w:ascii="Times New Roman" w:hAnsi="Times New Roman" w:cs="Times New Roman"/>
          <w:noProof/>
          <w:sz w:val="24"/>
          <w:szCs w:val="24"/>
          <w:lang w:val="en-US"/>
        </w:rPr>
        <w:t xml:space="preserve">tracks </w:t>
      </w:r>
      <w:r w:rsidRPr="00A5365B">
        <w:rPr>
          <w:rFonts w:ascii="Times New Roman" w:hAnsi="Times New Roman" w:cs="Times New Roman"/>
          <w:noProof/>
          <w:sz w:val="24"/>
          <w:szCs w:val="24"/>
          <w:lang w:val="en-US"/>
        </w:rPr>
        <w:t xml:space="preserve">used for </w:t>
      </w:r>
      <w:r w:rsidR="002F6E08" w:rsidRPr="00A5365B">
        <w:rPr>
          <w:rFonts w:ascii="Times New Roman" w:hAnsi="Times New Roman" w:cs="Times New Roman"/>
          <w:noProof/>
          <w:sz w:val="24"/>
          <w:szCs w:val="24"/>
          <w:lang w:val="en-US"/>
        </w:rPr>
        <w:t xml:space="preserve">ranger patrols, </w:t>
      </w:r>
      <w:r w:rsidRPr="00A5365B">
        <w:rPr>
          <w:rFonts w:ascii="Times New Roman" w:hAnsi="Times New Roman" w:cs="Times New Roman"/>
          <w:noProof/>
          <w:sz w:val="24"/>
          <w:szCs w:val="24"/>
          <w:lang w:val="en-US"/>
        </w:rPr>
        <w:t xml:space="preserve">safari drives and access to lodges and campsites; yellow dots represent </w:t>
      </w:r>
      <w:r w:rsidR="00241A80" w:rsidRPr="00A5365B">
        <w:rPr>
          <w:rFonts w:ascii="Times New Roman" w:hAnsi="Times New Roman" w:cs="Times New Roman"/>
          <w:noProof/>
          <w:sz w:val="24"/>
          <w:szCs w:val="24"/>
          <w:lang w:val="en-US"/>
        </w:rPr>
        <w:t>roadkill</w:t>
      </w:r>
      <w:r w:rsidR="00281C02" w:rsidRPr="00A5365B">
        <w:rPr>
          <w:rFonts w:ascii="Times New Roman" w:hAnsi="Times New Roman" w:cs="Times New Roman"/>
          <w:noProof/>
          <w:sz w:val="24"/>
          <w:szCs w:val="24"/>
          <w:lang w:val="en-US"/>
        </w:rPr>
        <w:t>s</w:t>
      </w:r>
      <w:r w:rsidRPr="00A5365B">
        <w:rPr>
          <w:rFonts w:ascii="Times New Roman" w:hAnsi="Times New Roman" w:cs="Times New Roman"/>
          <w:noProof/>
          <w:sz w:val="24"/>
          <w:szCs w:val="24"/>
          <w:lang w:val="en-US"/>
        </w:rPr>
        <w:t xml:space="preserve">. </w:t>
      </w:r>
      <w:r w:rsidRPr="00A5365B">
        <w:rPr>
          <w:rFonts w:ascii="Times New Roman" w:hAnsi="Times New Roman" w:cs="Times New Roman"/>
          <w:b/>
          <w:bCs/>
          <w:noProof/>
          <w:sz w:val="24"/>
          <w:szCs w:val="24"/>
          <w:lang w:val="en-US"/>
        </w:rPr>
        <w:t>(d)</w:t>
      </w:r>
      <w:r w:rsidRPr="00A5365B">
        <w:rPr>
          <w:rFonts w:ascii="Times New Roman" w:hAnsi="Times New Roman" w:cs="Times New Roman"/>
          <w:noProof/>
          <w:sz w:val="24"/>
          <w:szCs w:val="24"/>
          <w:lang w:val="en-US"/>
        </w:rPr>
        <w:t xml:space="preserve"> Adult male killed by a vehicle on a safari road. Photograph by Sonja Metzger.</w:t>
      </w:r>
      <w:r w:rsidRPr="00A5365B">
        <w:rPr>
          <w:rFonts w:ascii="Times New Roman" w:hAnsi="Times New Roman" w:cs="Times New Roman"/>
          <w:b/>
          <w:bCs/>
          <w:noProof/>
          <w:sz w:val="24"/>
          <w:szCs w:val="24"/>
          <w:lang w:val="en-US"/>
        </w:rPr>
        <w:t xml:space="preserve"> (e</w:t>
      </w:r>
      <w:r w:rsidR="0072090F" w:rsidRPr="00A5365B">
        <w:rPr>
          <w:rFonts w:ascii="Times New Roman" w:hAnsi="Times New Roman" w:cs="Times New Roman"/>
          <w:b/>
          <w:bCs/>
          <w:noProof/>
          <w:sz w:val="24"/>
          <w:szCs w:val="24"/>
          <w:lang w:val="en-US"/>
        </w:rPr>
        <w:t>-g</w:t>
      </w:r>
      <w:r w:rsidRPr="00A5365B">
        <w:rPr>
          <w:rFonts w:ascii="Times New Roman" w:hAnsi="Times New Roman" w:cs="Times New Roman"/>
          <w:b/>
          <w:bCs/>
          <w:noProof/>
          <w:sz w:val="24"/>
          <w:szCs w:val="24"/>
          <w:lang w:val="en-US"/>
        </w:rPr>
        <w:t>)</w:t>
      </w:r>
      <w:r w:rsidR="006024C4">
        <w:rPr>
          <w:rFonts w:ascii="Times New Roman" w:hAnsi="Times New Roman" w:cs="Times New Roman"/>
          <w:noProof/>
          <w:sz w:val="24"/>
          <w:szCs w:val="24"/>
          <w:lang w:val="en-US"/>
        </w:rPr>
        <w:t xml:space="preserve"> A</w:t>
      </w:r>
      <w:r w:rsidRPr="00A5365B">
        <w:rPr>
          <w:rFonts w:ascii="Times New Roman" w:hAnsi="Times New Roman" w:cs="Times New Roman"/>
          <w:noProof/>
          <w:sz w:val="24"/>
          <w:szCs w:val="24"/>
          <w:lang w:val="en-US"/>
        </w:rPr>
        <w:t>menities</w:t>
      </w:r>
      <w:r w:rsidR="0072090F" w:rsidRPr="00A5365B">
        <w:rPr>
          <w:rFonts w:ascii="Times New Roman" w:hAnsi="Times New Roman" w:cs="Times New Roman"/>
          <w:noProof/>
          <w:sz w:val="24"/>
          <w:szCs w:val="24"/>
          <w:lang w:val="en-US"/>
        </w:rPr>
        <w:t xml:space="preserve"> (e)</w:t>
      </w:r>
      <w:r w:rsidR="00F90FD6" w:rsidRPr="00A5365B">
        <w:rPr>
          <w:rFonts w:ascii="Times New Roman" w:hAnsi="Times New Roman" w:cs="Times New Roman"/>
          <w:noProof/>
          <w:sz w:val="24"/>
          <w:szCs w:val="24"/>
          <w:lang w:val="en-US"/>
        </w:rPr>
        <w:t>,</w:t>
      </w:r>
      <w:r w:rsidRPr="00A5365B">
        <w:rPr>
          <w:rFonts w:ascii="Times New Roman" w:hAnsi="Times New Roman" w:cs="Times New Roman"/>
          <w:noProof/>
          <w:sz w:val="24"/>
          <w:szCs w:val="24"/>
          <w:lang w:val="en-US"/>
        </w:rPr>
        <w:t xml:space="preserve"> </w:t>
      </w:r>
      <w:r w:rsidR="00F90FD6" w:rsidRPr="00A5365B">
        <w:rPr>
          <w:rFonts w:ascii="Times New Roman" w:hAnsi="Times New Roman" w:cs="Times New Roman"/>
          <w:noProof/>
          <w:sz w:val="24"/>
          <w:szCs w:val="24"/>
          <w:lang w:val="en-US"/>
        </w:rPr>
        <w:t>waterways and waterbodies</w:t>
      </w:r>
      <w:r w:rsidR="0072090F" w:rsidRPr="00A5365B">
        <w:rPr>
          <w:rFonts w:ascii="Times New Roman" w:hAnsi="Times New Roman" w:cs="Times New Roman"/>
          <w:noProof/>
          <w:sz w:val="24"/>
          <w:szCs w:val="24"/>
          <w:lang w:val="en-US"/>
        </w:rPr>
        <w:t xml:space="preserve"> (f),</w:t>
      </w:r>
      <w:r w:rsidR="00F90FD6" w:rsidRPr="00A5365B">
        <w:rPr>
          <w:rFonts w:ascii="Times New Roman" w:hAnsi="Times New Roman" w:cs="Times New Roman"/>
          <w:noProof/>
          <w:sz w:val="24"/>
          <w:szCs w:val="24"/>
          <w:lang w:val="en-US"/>
        </w:rPr>
        <w:t xml:space="preserve"> and land cover </w:t>
      </w:r>
      <w:r w:rsidR="0072090F" w:rsidRPr="00A5365B">
        <w:rPr>
          <w:rFonts w:ascii="Times New Roman" w:hAnsi="Times New Roman" w:cs="Times New Roman"/>
          <w:noProof/>
          <w:sz w:val="24"/>
          <w:szCs w:val="24"/>
          <w:lang w:val="en-US"/>
        </w:rPr>
        <w:t xml:space="preserve">(g) </w:t>
      </w:r>
      <w:r w:rsidR="00F90FD6" w:rsidRPr="00A5365B">
        <w:rPr>
          <w:rFonts w:ascii="Times New Roman" w:hAnsi="Times New Roman" w:cs="Times New Roman"/>
          <w:noProof/>
          <w:sz w:val="24"/>
          <w:szCs w:val="24"/>
          <w:lang w:val="en-US"/>
        </w:rPr>
        <w:t xml:space="preserve">in </w:t>
      </w:r>
      <w:commentRangeStart w:id="1560"/>
      <w:r w:rsidR="00F90FD6" w:rsidRPr="00A5365B">
        <w:rPr>
          <w:rFonts w:ascii="Times New Roman" w:hAnsi="Times New Roman" w:cs="Times New Roman"/>
          <w:noProof/>
          <w:sz w:val="24"/>
          <w:szCs w:val="24"/>
          <w:lang w:val="en-US"/>
        </w:rPr>
        <w:t xml:space="preserve">the study </w:t>
      </w:r>
      <w:commentRangeEnd w:id="1560"/>
      <w:r w:rsidR="00B84E6F">
        <w:rPr>
          <w:rStyle w:val="CommentReference"/>
        </w:rPr>
        <w:commentReference w:id="1560"/>
      </w:r>
      <w:r w:rsidR="00F90FD6" w:rsidRPr="00A5365B">
        <w:rPr>
          <w:rFonts w:ascii="Times New Roman" w:hAnsi="Times New Roman" w:cs="Times New Roman"/>
          <w:noProof/>
          <w:sz w:val="24"/>
          <w:szCs w:val="24"/>
          <w:lang w:val="en-US"/>
        </w:rPr>
        <w:t>area</w:t>
      </w:r>
      <w:r w:rsidRPr="00A5365B">
        <w:rPr>
          <w:rFonts w:ascii="Times New Roman" w:hAnsi="Times New Roman" w:cs="Times New Roman"/>
          <w:noProof/>
          <w:sz w:val="24"/>
          <w:szCs w:val="24"/>
          <w:lang w:val="en-US"/>
        </w:rPr>
        <w:t xml:space="preserve">. </w:t>
      </w:r>
      <w:r w:rsidRPr="00A5365B">
        <w:rPr>
          <w:rFonts w:ascii="Times New Roman" w:hAnsi="Times New Roman" w:cs="Times New Roman"/>
          <w:b/>
          <w:bCs/>
          <w:noProof/>
          <w:sz w:val="24"/>
          <w:szCs w:val="24"/>
          <w:lang w:val="en-US"/>
        </w:rPr>
        <w:t xml:space="preserve">(h) </w:t>
      </w:r>
      <w:r w:rsidRPr="00A5365B">
        <w:rPr>
          <w:rFonts w:ascii="Times New Roman" w:hAnsi="Times New Roman" w:cs="Times New Roman"/>
          <w:noProof/>
          <w:sz w:val="24"/>
          <w:szCs w:val="24"/>
          <w:lang w:val="en-US"/>
        </w:rPr>
        <w:t xml:space="preserve">The road network </w:t>
      </w:r>
      <w:r w:rsidR="008E3FD1">
        <w:rPr>
          <w:rFonts w:ascii="Times New Roman" w:hAnsi="Times New Roman" w:cs="Times New Roman"/>
          <w:noProof/>
          <w:sz w:val="24"/>
          <w:szCs w:val="24"/>
          <w:lang w:val="en-US"/>
        </w:rPr>
        <w:t xml:space="preserve">considered in our analysis </w:t>
      </w:r>
      <w:r w:rsidRPr="00A5365B">
        <w:rPr>
          <w:rFonts w:ascii="Times New Roman" w:hAnsi="Times New Roman" w:cs="Times New Roman"/>
          <w:noProof/>
          <w:sz w:val="24"/>
          <w:szCs w:val="24"/>
          <w:lang w:val="en-US"/>
        </w:rPr>
        <w:t xml:space="preserve">segmented into 2.5km long segments for </w:t>
      </w:r>
      <w:r w:rsidR="00B320FA" w:rsidRPr="00A5365B">
        <w:rPr>
          <w:rFonts w:ascii="Times New Roman" w:hAnsi="Times New Roman" w:cs="Times New Roman"/>
          <w:noProof/>
          <w:sz w:val="24"/>
          <w:szCs w:val="24"/>
          <w:lang w:val="en-US"/>
        </w:rPr>
        <w:t>statistical analysis</w:t>
      </w:r>
      <w:r w:rsidRPr="00A5365B">
        <w:rPr>
          <w:rFonts w:ascii="Times New Roman" w:hAnsi="Times New Roman" w:cs="Times New Roman"/>
          <w:noProof/>
          <w:sz w:val="24"/>
          <w:szCs w:val="24"/>
          <w:lang w:val="en-US"/>
        </w:rPr>
        <w:t xml:space="preserve">. Alternating colors (black and red) </w:t>
      </w:r>
      <w:r w:rsidR="002F6E08" w:rsidRPr="00A5365B">
        <w:rPr>
          <w:rFonts w:ascii="Times New Roman" w:hAnsi="Times New Roman" w:cs="Times New Roman"/>
          <w:noProof/>
          <w:sz w:val="24"/>
          <w:szCs w:val="24"/>
          <w:lang w:val="en-US"/>
        </w:rPr>
        <w:t xml:space="preserve">identify individual </w:t>
      </w:r>
      <w:r w:rsidRPr="00A5365B">
        <w:rPr>
          <w:rFonts w:ascii="Times New Roman" w:hAnsi="Times New Roman" w:cs="Times New Roman"/>
          <w:noProof/>
          <w:sz w:val="24"/>
          <w:szCs w:val="24"/>
          <w:lang w:val="en-US"/>
        </w:rPr>
        <w:t>segments.</w:t>
      </w:r>
    </w:p>
    <w:p w14:paraId="426E5ACC" w14:textId="77777777" w:rsidR="00EE2A36" w:rsidRPr="00A5365B" w:rsidRDefault="00EE2A36" w:rsidP="00EE2A36">
      <w:pPr>
        <w:pStyle w:val="ListParagraph1"/>
        <w:spacing w:line="480" w:lineRule="auto"/>
        <w:ind w:left="0"/>
        <w:rPr>
          <w:rFonts w:ascii="Times New Roman" w:hAnsi="Times New Roman" w:cs="Times New Roman"/>
          <w:b/>
          <w:bCs/>
          <w:noProof/>
          <w:sz w:val="24"/>
          <w:szCs w:val="24"/>
          <w:lang w:val="en-US"/>
        </w:rPr>
      </w:pPr>
    </w:p>
    <w:p w14:paraId="1E9E1FC0" w14:textId="0F5FE9E1" w:rsidR="00EE2A36" w:rsidRPr="00A5365B" w:rsidDel="008C709C" w:rsidRDefault="00EE2A36" w:rsidP="00EE2A36">
      <w:pPr>
        <w:pStyle w:val="ListParagraph1"/>
        <w:spacing w:line="480" w:lineRule="auto"/>
        <w:ind w:left="0"/>
        <w:rPr>
          <w:del w:id="1561" w:author="Hofer, Heribert" w:date="2022-03-07T08:50:00Z"/>
          <w:rFonts w:ascii="Times New Roman" w:hAnsi="Times New Roman" w:cs="Times New Roman"/>
          <w:noProof/>
          <w:sz w:val="24"/>
          <w:szCs w:val="24"/>
          <w:lang w:val="en-US"/>
        </w:rPr>
      </w:pPr>
      <w:r w:rsidRPr="00A5365B">
        <w:rPr>
          <w:rFonts w:ascii="Times New Roman" w:hAnsi="Times New Roman" w:cs="Times New Roman"/>
          <w:b/>
          <w:bCs/>
          <w:noProof/>
          <w:sz w:val="24"/>
          <w:szCs w:val="24"/>
          <w:lang w:val="en-US"/>
        </w:rPr>
        <w:t xml:space="preserve">Figure 2. Effect of environmental characteristics </w:t>
      </w:r>
      <w:r w:rsidR="002F6E08" w:rsidRPr="00A5365B">
        <w:rPr>
          <w:rFonts w:ascii="Times New Roman" w:hAnsi="Times New Roman" w:cs="Times New Roman"/>
          <w:b/>
          <w:bCs/>
          <w:noProof/>
          <w:sz w:val="24"/>
          <w:szCs w:val="24"/>
          <w:lang w:val="en-US"/>
        </w:rPr>
        <w:t>and road type</w:t>
      </w:r>
      <w:r w:rsidR="00AC30F9">
        <w:rPr>
          <w:rFonts w:ascii="Times New Roman" w:hAnsi="Times New Roman" w:cs="Times New Roman"/>
          <w:b/>
          <w:bCs/>
          <w:noProof/>
          <w:sz w:val="24"/>
          <w:szCs w:val="24"/>
          <w:lang w:val="en-US"/>
        </w:rPr>
        <w:t>s</w:t>
      </w:r>
      <w:r w:rsidR="002F6E08" w:rsidRPr="00A5365B">
        <w:rPr>
          <w:rFonts w:ascii="Times New Roman" w:hAnsi="Times New Roman" w:cs="Times New Roman"/>
          <w:b/>
          <w:bCs/>
          <w:noProof/>
          <w:sz w:val="24"/>
          <w:szCs w:val="24"/>
          <w:lang w:val="en-US"/>
        </w:rPr>
        <w:t xml:space="preserve"> </w:t>
      </w:r>
      <w:r w:rsidRPr="00A5365B">
        <w:rPr>
          <w:rFonts w:ascii="Times New Roman" w:hAnsi="Times New Roman" w:cs="Times New Roman"/>
          <w:b/>
          <w:bCs/>
          <w:noProof/>
          <w:sz w:val="24"/>
          <w:szCs w:val="24"/>
          <w:lang w:val="en-US"/>
        </w:rPr>
        <w:t xml:space="preserve">on </w:t>
      </w:r>
      <w:r w:rsidR="00656FAD" w:rsidRPr="00A5365B">
        <w:rPr>
          <w:rFonts w:ascii="Times New Roman" w:hAnsi="Times New Roman" w:cs="Times New Roman"/>
          <w:b/>
          <w:bCs/>
          <w:noProof/>
          <w:sz w:val="24"/>
          <w:szCs w:val="24"/>
          <w:lang w:val="en-US"/>
        </w:rPr>
        <w:t xml:space="preserve">hyena </w:t>
      </w:r>
      <w:r w:rsidR="002130A4" w:rsidRPr="00A5365B">
        <w:rPr>
          <w:rFonts w:ascii="Times New Roman" w:hAnsi="Times New Roman" w:cs="Times New Roman"/>
          <w:b/>
          <w:bCs/>
          <w:noProof/>
          <w:sz w:val="24"/>
          <w:szCs w:val="24"/>
          <w:lang w:val="en-US"/>
        </w:rPr>
        <w:t>roadkill</w:t>
      </w:r>
      <w:r w:rsidR="00AC30F9">
        <w:rPr>
          <w:rFonts w:ascii="Times New Roman" w:hAnsi="Times New Roman" w:cs="Times New Roman"/>
          <w:b/>
          <w:bCs/>
          <w:noProof/>
          <w:sz w:val="24"/>
          <w:szCs w:val="24"/>
          <w:lang w:val="en-US"/>
        </w:rPr>
        <w:t xml:space="preserve"> incidence</w:t>
      </w:r>
      <w:r w:rsidRPr="00A5365B">
        <w:rPr>
          <w:rFonts w:ascii="Times New Roman" w:hAnsi="Times New Roman" w:cs="Times New Roman"/>
          <w:b/>
          <w:bCs/>
          <w:noProof/>
          <w:sz w:val="24"/>
          <w:szCs w:val="24"/>
          <w:lang w:val="en-US"/>
        </w:rPr>
        <w:t xml:space="preserve">. (a) </w:t>
      </w:r>
      <w:r w:rsidRPr="00A5365B">
        <w:rPr>
          <w:rFonts w:ascii="Times New Roman" w:hAnsi="Times New Roman" w:cs="Times New Roman"/>
          <w:noProof/>
          <w:sz w:val="24"/>
          <w:szCs w:val="24"/>
          <w:lang w:val="en-US"/>
        </w:rPr>
        <w:t>Estimated mean number of carcasses per segment on</w:t>
      </w:r>
      <w:r w:rsidR="00C46EA5">
        <w:rPr>
          <w:rFonts w:ascii="Times New Roman" w:hAnsi="Times New Roman" w:cs="Times New Roman"/>
          <w:noProof/>
          <w:sz w:val="24"/>
          <w:szCs w:val="24"/>
          <w:lang w:val="en-US"/>
        </w:rPr>
        <w:t xml:space="preserve"> </w:t>
      </w:r>
      <w:r w:rsidR="00226ED1">
        <w:rPr>
          <w:rFonts w:ascii="Times New Roman" w:hAnsi="Times New Roman" w:cs="Times New Roman"/>
          <w:noProof/>
          <w:sz w:val="24"/>
          <w:szCs w:val="24"/>
          <w:lang w:val="en-US"/>
        </w:rPr>
        <w:t>the main road</w:t>
      </w:r>
      <w:r w:rsidR="00C46EA5">
        <w:rPr>
          <w:rFonts w:ascii="Times New Roman" w:hAnsi="Times New Roman" w:cs="Times New Roman"/>
          <w:noProof/>
          <w:sz w:val="24"/>
          <w:szCs w:val="24"/>
          <w:lang w:val="en-US"/>
        </w:rPr>
        <w:t xml:space="preserve"> and on</w:t>
      </w:r>
      <w:r w:rsidRPr="00A5365B">
        <w:rPr>
          <w:rFonts w:ascii="Times New Roman" w:hAnsi="Times New Roman" w:cs="Times New Roman"/>
          <w:noProof/>
          <w:sz w:val="24"/>
          <w:szCs w:val="24"/>
          <w:lang w:val="en-US"/>
        </w:rPr>
        <w:t xml:space="preserve"> </w:t>
      </w:r>
      <w:r w:rsidR="00C46EA5">
        <w:rPr>
          <w:rFonts w:ascii="Times New Roman" w:hAnsi="Times New Roman" w:cs="Times New Roman"/>
          <w:noProof/>
          <w:sz w:val="24"/>
          <w:szCs w:val="24"/>
          <w:lang w:val="en-US"/>
        </w:rPr>
        <w:t>tracks</w:t>
      </w:r>
      <w:r w:rsidRPr="00A5365B">
        <w:rPr>
          <w:rFonts w:ascii="Times New Roman" w:hAnsi="Times New Roman" w:cs="Times New Roman"/>
          <w:noProof/>
          <w:sz w:val="24"/>
          <w:szCs w:val="24"/>
          <w:lang w:val="en-US"/>
        </w:rPr>
        <w:t xml:space="preserve">. Error bars indicate 95% confidence intervals. </w:t>
      </w:r>
      <w:commentRangeStart w:id="1562"/>
      <w:r w:rsidRPr="00A5365B">
        <w:rPr>
          <w:rFonts w:ascii="Times New Roman" w:hAnsi="Times New Roman" w:cs="Times New Roman"/>
          <w:b/>
          <w:bCs/>
          <w:noProof/>
          <w:sz w:val="24"/>
          <w:szCs w:val="24"/>
          <w:lang w:val="en-US"/>
        </w:rPr>
        <w:t>(b</w:t>
      </w:r>
      <w:r w:rsidR="00A93276">
        <w:rPr>
          <w:rFonts w:ascii="Times New Roman" w:hAnsi="Times New Roman" w:cs="Times New Roman"/>
          <w:b/>
          <w:bCs/>
          <w:noProof/>
          <w:sz w:val="24"/>
          <w:szCs w:val="24"/>
          <w:lang w:val="en-US"/>
        </w:rPr>
        <w:t>-c</w:t>
      </w:r>
      <w:r w:rsidRPr="00A5365B">
        <w:rPr>
          <w:rFonts w:ascii="Times New Roman" w:hAnsi="Times New Roman" w:cs="Times New Roman"/>
          <w:b/>
          <w:bCs/>
          <w:noProof/>
          <w:sz w:val="24"/>
          <w:szCs w:val="24"/>
          <w:lang w:val="en-US"/>
        </w:rPr>
        <w:t xml:space="preserve">) </w:t>
      </w:r>
      <w:r w:rsidRPr="00A5365B">
        <w:rPr>
          <w:rFonts w:ascii="Times New Roman" w:hAnsi="Times New Roman" w:cs="Times New Roman"/>
          <w:noProof/>
          <w:sz w:val="24"/>
          <w:szCs w:val="24"/>
          <w:lang w:val="en-US"/>
        </w:rPr>
        <w:t xml:space="preserve">Estimated mean number of carcasses per segment as a function of the distance to the </w:t>
      </w:r>
      <w:r w:rsidR="00A93276">
        <w:rPr>
          <w:rFonts w:ascii="Times New Roman" w:hAnsi="Times New Roman" w:cs="Times New Roman"/>
          <w:noProof/>
          <w:sz w:val="24"/>
          <w:szCs w:val="24"/>
          <w:lang w:val="en-US"/>
        </w:rPr>
        <w:t xml:space="preserve">(b) </w:t>
      </w:r>
      <w:r w:rsidRPr="00A5365B">
        <w:rPr>
          <w:rFonts w:ascii="Times New Roman" w:hAnsi="Times New Roman" w:cs="Times New Roman"/>
          <w:noProof/>
          <w:sz w:val="24"/>
          <w:szCs w:val="24"/>
          <w:lang w:val="en-US"/>
        </w:rPr>
        <w:t>closest building</w:t>
      </w:r>
      <w:r w:rsidR="00A93276">
        <w:rPr>
          <w:rFonts w:ascii="Times New Roman" w:hAnsi="Times New Roman" w:cs="Times New Roman"/>
          <w:noProof/>
          <w:sz w:val="24"/>
          <w:szCs w:val="24"/>
          <w:lang w:val="en-US"/>
        </w:rPr>
        <w:t>, (c) clo</w:t>
      </w:r>
      <w:commentRangeEnd w:id="1562"/>
      <w:r w:rsidR="00DD4D37">
        <w:rPr>
          <w:rStyle w:val="CommentReference"/>
        </w:rPr>
        <w:commentReference w:id="1562"/>
      </w:r>
      <w:r w:rsidR="00A93276">
        <w:rPr>
          <w:rFonts w:ascii="Times New Roman" w:hAnsi="Times New Roman" w:cs="Times New Roman"/>
          <w:noProof/>
          <w:sz w:val="24"/>
          <w:szCs w:val="24"/>
          <w:lang w:val="en-US"/>
        </w:rPr>
        <w:t>se</w:t>
      </w:r>
      <w:ins w:id="1563" w:author="Sarah Benhaiem" w:date="2022-03-17T18:34:00Z">
        <w:r w:rsidR="009D2A7A">
          <w:rPr>
            <w:rFonts w:ascii="Times New Roman" w:hAnsi="Times New Roman" w:cs="Times New Roman"/>
            <w:noProof/>
            <w:sz w:val="24"/>
            <w:szCs w:val="24"/>
            <w:lang w:val="en-US"/>
          </w:rPr>
          <w:t>s</w:t>
        </w:r>
      </w:ins>
      <w:r w:rsidR="00A93276">
        <w:rPr>
          <w:rFonts w:ascii="Times New Roman" w:hAnsi="Times New Roman" w:cs="Times New Roman"/>
          <w:noProof/>
          <w:sz w:val="24"/>
          <w:szCs w:val="24"/>
          <w:lang w:val="en-US"/>
        </w:rPr>
        <w:t xml:space="preserve">t water source or riverine habitat </w:t>
      </w:r>
      <w:r w:rsidR="00226ED1">
        <w:rPr>
          <w:rFonts w:ascii="Times New Roman" w:hAnsi="Times New Roman" w:cs="Times New Roman"/>
          <w:noProof/>
          <w:sz w:val="24"/>
          <w:szCs w:val="24"/>
          <w:lang w:val="en-US"/>
        </w:rPr>
        <w:t>on main road</w:t>
      </w:r>
      <w:r w:rsidR="00A93276">
        <w:rPr>
          <w:rFonts w:ascii="Times New Roman" w:hAnsi="Times New Roman" w:cs="Times New Roman"/>
          <w:noProof/>
          <w:sz w:val="24"/>
          <w:szCs w:val="24"/>
          <w:lang w:val="en-US"/>
        </w:rPr>
        <w:t>s</w:t>
      </w:r>
      <w:r w:rsidR="00226ED1">
        <w:rPr>
          <w:rFonts w:ascii="Times New Roman" w:hAnsi="Times New Roman" w:cs="Times New Roman"/>
          <w:noProof/>
          <w:sz w:val="24"/>
          <w:szCs w:val="24"/>
          <w:lang w:val="en-US"/>
        </w:rPr>
        <w:t xml:space="preserve"> and on tracks</w:t>
      </w:r>
      <w:r w:rsidRPr="00A5365B">
        <w:rPr>
          <w:rFonts w:ascii="Times New Roman" w:hAnsi="Times New Roman" w:cs="Times New Roman"/>
          <w:noProof/>
          <w:sz w:val="24"/>
          <w:szCs w:val="24"/>
          <w:lang w:val="en-US"/>
        </w:rPr>
        <w:t>. Ribbons indicate 95% confidence intervals.</w:t>
      </w:r>
      <w:r w:rsidR="00226ED1">
        <w:rPr>
          <w:rFonts w:ascii="Times New Roman" w:hAnsi="Times New Roman" w:cs="Times New Roman"/>
          <w:noProof/>
          <w:sz w:val="24"/>
          <w:szCs w:val="24"/>
          <w:lang w:val="en-US"/>
        </w:rPr>
        <w:t xml:space="preserve"> </w:t>
      </w:r>
      <w:r w:rsidR="00226ED1" w:rsidRPr="00A5365B">
        <w:rPr>
          <w:rFonts w:ascii="Times New Roman" w:hAnsi="Times New Roman" w:cs="Times New Roman"/>
          <w:b/>
          <w:bCs/>
          <w:noProof/>
          <w:sz w:val="24"/>
          <w:szCs w:val="24"/>
          <w:lang w:val="en-US"/>
        </w:rPr>
        <w:t>(</w:t>
      </w:r>
      <w:r w:rsidR="00A93276">
        <w:rPr>
          <w:rFonts w:ascii="Times New Roman" w:hAnsi="Times New Roman" w:cs="Times New Roman"/>
          <w:b/>
          <w:bCs/>
          <w:noProof/>
          <w:sz w:val="24"/>
          <w:szCs w:val="24"/>
          <w:lang w:val="en-US"/>
        </w:rPr>
        <w:t>d</w:t>
      </w:r>
      <w:r w:rsidR="00226ED1" w:rsidRPr="00A5365B">
        <w:rPr>
          <w:rFonts w:ascii="Times New Roman" w:hAnsi="Times New Roman" w:cs="Times New Roman"/>
          <w:b/>
          <w:bCs/>
          <w:noProof/>
          <w:sz w:val="24"/>
          <w:szCs w:val="24"/>
          <w:lang w:val="en-US"/>
        </w:rPr>
        <w:t xml:space="preserve">) </w:t>
      </w:r>
      <w:r w:rsidR="00226ED1" w:rsidRPr="00A5365B">
        <w:rPr>
          <w:rFonts w:ascii="Times New Roman" w:hAnsi="Times New Roman" w:cs="Times New Roman"/>
          <w:noProof/>
          <w:sz w:val="24"/>
          <w:szCs w:val="24"/>
          <w:lang w:val="en-US"/>
        </w:rPr>
        <w:t xml:space="preserve">Estimated mean number of carcasses per segment as a function of the </w:t>
      </w:r>
      <w:r w:rsidR="002F1E14">
        <w:rPr>
          <w:rFonts w:ascii="Times New Roman" w:hAnsi="Times New Roman" w:cs="Times New Roman"/>
          <w:noProof/>
          <w:sz w:val="24"/>
          <w:szCs w:val="24"/>
          <w:lang w:val="en-US"/>
        </w:rPr>
        <w:t>percentage of woodland cover in a 1km-wide buffer along the road.</w:t>
      </w:r>
      <w:r w:rsidR="00226ED1" w:rsidRPr="00A5365B">
        <w:rPr>
          <w:rFonts w:ascii="Times New Roman" w:hAnsi="Times New Roman" w:cs="Times New Roman"/>
          <w:noProof/>
          <w:sz w:val="24"/>
          <w:szCs w:val="24"/>
          <w:lang w:val="en-US"/>
        </w:rPr>
        <w:t xml:space="preserve"> </w:t>
      </w:r>
      <w:r w:rsidR="00BC352A">
        <w:rPr>
          <w:rFonts w:ascii="Times New Roman" w:hAnsi="Times New Roman" w:cs="Times New Roman"/>
          <w:noProof/>
          <w:sz w:val="24"/>
          <w:szCs w:val="24"/>
          <w:lang w:val="en-US"/>
        </w:rPr>
        <w:t>Numerical variables</w:t>
      </w:r>
      <w:r w:rsidRPr="00A5365B">
        <w:rPr>
          <w:rFonts w:ascii="Times New Roman" w:hAnsi="Times New Roman" w:cs="Times New Roman"/>
          <w:noProof/>
          <w:sz w:val="24"/>
          <w:szCs w:val="24"/>
          <w:lang w:val="en-US"/>
        </w:rPr>
        <w:t xml:space="preserve"> </w:t>
      </w:r>
      <w:r w:rsidR="00BC352A">
        <w:rPr>
          <w:rFonts w:ascii="Times New Roman" w:hAnsi="Times New Roman" w:cs="Times New Roman"/>
          <w:noProof/>
          <w:sz w:val="24"/>
          <w:szCs w:val="24"/>
          <w:lang w:val="en-US"/>
        </w:rPr>
        <w:t xml:space="preserve">were set </w:t>
      </w:r>
      <w:r w:rsidRPr="00A5365B">
        <w:rPr>
          <w:rFonts w:ascii="Times New Roman" w:hAnsi="Times New Roman" w:cs="Times New Roman"/>
          <w:noProof/>
          <w:sz w:val="24"/>
          <w:szCs w:val="24"/>
          <w:lang w:val="en-US"/>
        </w:rPr>
        <w:t>at their mean value.</w:t>
      </w:r>
    </w:p>
    <w:p w14:paraId="3334C1D9" w14:textId="77777777" w:rsidR="00EE2A36" w:rsidRPr="00A5365B" w:rsidRDefault="00EE2A36" w:rsidP="00EE2A36">
      <w:pPr>
        <w:pStyle w:val="ListParagraph1"/>
        <w:spacing w:line="480" w:lineRule="auto"/>
        <w:ind w:left="0"/>
        <w:rPr>
          <w:rFonts w:ascii="Times New Roman" w:hAnsi="Times New Roman" w:cs="Times New Roman"/>
          <w:noProof/>
          <w:sz w:val="24"/>
          <w:szCs w:val="24"/>
          <w:lang w:val="en-US"/>
        </w:rPr>
      </w:pPr>
    </w:p>
    <w:p w14:paraId="09FD650C" w14:textId="5545692A" w:rsidR="00EE2A36" w:rsidRPr="00A5365B" w:rsidDel="008C709C" w:rsidRDefault="00EE2A36" w:rsidP="00EE2A36">
      <w:pPr>
        <w:pStyle w:val="ListParagraph1"/>
        <w:spacing w:line="480" w:lineRule="auto"/>
        <w:ind w:left="0"/>
        <w:rPr>
          <w:del w:id="1564" w:author="Hofer, Heribert" w:date="2022-03-07T08:50:00Z"/>
          <w:rFonts w:ascii="Times New Roman" w:hAnsi="Times New Roman" w:cs="Times New Roman"/>
          <w:b/>
          <w:bCs/>
          <w:noProof/>
          <w:sz w:val="24"/>
          <w:szCs w:val="24"/>
          <w:lang w:val="en-US"/>
        </w:rPr>
      </w:pPr>
      <w:r w:rsidRPr="00A5365B">
        <w:rPr>
          <w:rFonts w:ascii="Times New Roman" w:hAnsi="Times New Roman" w:cs="Times New Roman"/>
          <w:b/>
          <w:bCs/>
          <w:noProof/>
          <w:sz w:val="24"/>
          <w:szCs w:val="24"/>
          <w:lang w:val="en-US"/>
        </w:rPr>
        <w:t xml:space="preserve">Figure 3. Temporal and spatiotemporal patterns of </w:t>
      </w:r>
      <w:r w:rsidR="00656FAD" w:rsidRPr="00A5365B">
        <w:rPr>
          <w:rFonts w:ascii="Times New Roman" w:hAnsi="Times New Roman" w:cs="Times New Roman"/>
          <w:b/>
          <w:bCs/>
          <w:noProof/>
          <w:sz w:val="24"/>
          <w:szCs w:val="24"/>
          <w:lang w:val="en-US"/>
        </w:rPr>
        <w:t xml:space="preserve">hyena </w:t>
      </w:r>
      <w:r w:rsidR="00241A80" w:rsidRPr="00A5365B">
        <w:rPr>
          <w:rFonts w:ascii="Times New Roman" w:hAnsi="Times New Roman" w:cs="Times New Roman"/>
          <w:b/>
          <w:bCs/>
          <w:noProof/>
          <w:sz w:val="24"/>
          <w:szCs w:val="24"/>
          <w:lang w:val="en-US"/>
        </w:rPr>
        <w:t>roadkill</w:t>
      </w:r>
      <w:r w:rsidR="00281C02" w:rsidRPr="00A5365B">
        <w:rPr>
          <w:rFonts w:ascii="Times New Roman" w:hAnsi="Times New Roman" w:cs="Times New Roman"/>
          <w:b/>
          <w:bCs/>
          <w:noProof/>
          <w:sz w:val="24"/>
          <w:szCs w:val="24"/>
          <w:lang w:val="en-US"/>
        </w:rPr>
        <w:t>s</w:t>
      </w:r>
      <w:r w:rsidRPr="00A5365B">
        <w:rPr>
          <w:rFonts w:ascii="Times New Roman" w:hAnsi="Times New Roman" w:cs="Times New Roman"/>
          <w:b/>
          <w:bCs/>
          <w:noProof/>
          <w:sz w:val="24"/>
          <w:szCs w:val="24"/>
          <w:lang w:val="en-US"/>
        </w:rPr>
        <w:t xml:space="preserve">. (a) </w:t>
      </w:r>
      <w:r w:rsidRPr="00A5365B">
        <w:rPr>
          <w:rFonts w:ascii="Times New Roman" w:hAnsi="Times New Roman" w:cs="Times New Roman"/>
          <w:noProof/>
          <w:sz w:val="24"/>
          <w:szCs w:val="24"/>
          <w:lang w:val="en-US"/>
        </w:rPr>
        <w:t xml:space="preserve">Number of </w:t>
      </w:r>
      <w:r w:rsidR="00F311F5" w:rsidRPr="00A5365B">
        <w:rPr>
          <w:rFonts w:ascii="Times New Roman" w:hAnsi="Times New Roman" w:cs="Times New Roman"/>
          <w:noProof/>
          <w:sz w:val="24"/>
          <w:szCs w:val="24"/>
          <w:lang w:val="en-US"/>
        </w:rPr>
        <w:t xml:space="preserve">hyena </w:t>
      </w:r>
      <w:r w:rsidR="002130A4" w:rsidRPr="00A5365B">
        <w:rPr>
          <w:rFonts w:ascii="Times New Roman" w:hAnsi="Times New Roman" w:cs="Times New Roman"/>
          <w:noProof/>
          <w:sz w:val="24"/>
          <w:szCs w:val="24"/>
          <w:lang w:val="en-US"/>
        </w:rPr>
        <w:t>roadkill</w:t>
      </w:r>
      <w:r w:rsidR="00B320FA" w:rsidRPr="00A5365B">
        <w:rPr>
          <w:rFonts w:ascii="Times New Roman" w:hAnsi="Times New Roman" w:cs="Times New Roman"/>
          <w:noProof/>
          <w:sz w:val="24"/>
          <w:szCs w:val="24"/>
          <w:lang w:val="en-US"/>
        </w:rPr>
        <w:t xml:space="preserve"> </w:t>
      </w:r>
      <w:r w:rsidRPr="00A5365B">
        <w:rPr>
          <w:rFonts w:ascii="Times New Roman" w:hAnsi="Times New Roman" w:cs="Times New Roman"/>
          <w:noProof/>
          <w:sz w:val="24"/>
          <w:szCs w:val="24"/>
          <w:lang w:val="en-US"/>
        </w:rPr>
        <w:t xml:space="preserve">carcasses recorded between 1989 and </w:t>
      </w:r>
      <w:r w:rsidRPr="00F53302">
        <w:rPr>
          <w:rFonts w:ascii="Times New Roman" w:hAnsi="Times New Roman" w:cs="Times New Roman"/>
          <w:noProof/>
          <w:sz w:val="24"/>
          <w:szCs w:val="24"/>
          <w:highlight w:val="yellow"/>
          <w:lang w:val="en-US"/>
          <w:rPrChange w:id="1565" w:author="Benhaiem, Sarah" w:date="2022-03-17T12:32:00Z">
            <w:rPr>
              <w:rFonts w:ascii="Times New Roman" w:hAnsi="Times New Roman" w:cs="Times New Roman"/>
              <w:noProof/>
              <w:sz w:val="24"/>
              <w:szCs w:val="24"/>
              <w:lang w:val="en-US"/>
            </w:rPr>
          </w:rPrChange>
        </w:rPr>
        <w:t>2019</w:t>
      </w:r>
      <w:r w:rsidRPr="00A5365B">
        <w:rPr>
          <w:rFonts w:ascii="Times New Roman" w:hAnsi="Times New Roman" w:cs="Times New Roman"/>
          <w:noProof/>
          <w:sz w:val="24"/>
          <w:szCs w:val="24"/>
          <w:lang w:val="en-US"/>
        </w:rPr>
        <w:t xml:space="preserve"> by month. </w:t>
      </w:r>
      <w:r w:rsidRPr="00A5365B">
        <w:rPr>
          <w:rFonts w:ascii="Times New Roman" w:hAnsi="Times New Roman" w:cs="Times New Roman"/>
          <w:b/>
          <w:bCs/>
          <w:noProof/>
          <w:sz w:val="24"/>
          <w:szCs w:val="24"/>
          <w:lang w:val="en-US"/>
        </w:rPr>
        <w:t xml:space="preserve">(b) </w:t>
      </w:r>
      <w:r w:rsidRPr="00A5365B">
        <w:rPr>
          <w:rFonts w:ascii="Times New Roman" w:hAnsi="Times New Roman" w:cs="Times New Roman"/>
          <w:noProof/>
          <w:sz w:val="24"/>
          <w:szCs w:val="24"/>
          <w:lang w:val="en-US"/>
        </w:rPr>
        <w:t xml:space="preserve">Expected and observed </w:t>
      </w:r>
      <w:r w:rsidRPr="00A5365B">
        <w:rPr>
          <w:rFonts w:ascii="Times New Roman" w:hAnsi="Times New Roman" w:cs="Times New Roman"/>
          <w:noProof/>
          <w:sz w:val="24"/>
          <w:szCs w:val="24"/>
          <w:lang w:val="en-US"/>
        </w:rPr>
        <w:lastRenderedPageBreak/>
        <w:t xml:space="preserve">number of carcasses </w:t>
      </w:r>
      <w:r w:rsidR="00871F39">
        <w:rPr>
          <w:rFonts w:ascii="Times New Roman" w:hAnsi="Times New Roman" w:cs="Times New Roman"/>
          <w:noProof/>
          <w:sz w:val="24"/>
          <w:szCs w:val="24"/>
          <w:lang w:val="en-US"/>
        </w:rPr>
        <w:t xml:space="preserve">of adults and subadults </w:t>
      </w:r>
      <w:r w:rsidRPr="00A5365B">
        <w:rPr>
          <w:rFonts w:ascii="Times New Roman" w:hAnsi="Times New Roman" w:cs="Times New Roman"/>
          <w:noProof/>
          <w:sz w:val="24"/>
          <w:szCs w:val="24"/>
          <w:lang w:val="en-US"/>
        </w:rPr>
        <w:t xml:space="preserve">recorded </w:t>
      </w:r>
      <w:r w:rsidR="002E0CDB" w:rsidRPr="00A5365B">
        <w:rPr>
          <w:rFonts w:ascii="Times New Roman" w:hAnsi="Times New Roman" w:cs="Times New Roman"/>
          <w:noProof/>
          <w:sz w:val="24"/>
          <w:szCs w:val="24"/>
          <w:lang w:val="en-US"/>
        </w:rPr>
        <w:t xml:space="preserve">between 1989 and </w:t>
      </w:r>
      <w:r w:rsidR="002E0CDB" w:rsidRPr="00F53302">
        <w:rPr>
          <w:rFonts w:ascii="Times New Roman" w:hAnsi="Times New Roman" w:cs="Times New Roman"/>
          <w:noProof/>
          <w:sz w:val="24"/>
          <w:szCs w:val="24"/>
          <w:highlight w:val="yellow"/>
          <w:lang w:val="en-US"/>
          <w:rPrChange w:id="1566" w:author="Benhaiem, Sarah" w:date="2022-03-17T12:32:00Z">
            <w:rPr>
              <w:rFonts w:ascii="Times New Roman" w:hAnsi="Times New Roman" w:cs="Times New Roman"/>
              <w:noProof/>
              <w:sz w:val="24"/>
              <w:szCs w:val="24"/>
              <w:lang w:val="en-US"/>
            </w:rPr>
          </w:rPrChange>
        </w:rPr>
        <w:t>2019</w:t>
      </w:r>
      <w:r w:rsidR="002E0CDB" w:rsidRPr="00A5365B">
        <w:rPr>
          <w:rFonts w:ascii="Times New Roman" w:hAnsi="Times New Roman" w:cs="Times New Roman"/>
          <w:noProof/>
          <w:sz w:val="24"/>
          <w:szCs w:val="24"/>
          <w:lang w:val="en-US"/>
        </w:rPr>
        <w:t xml:space="preserve"> </w:t>
      </w:r>
      <w:r w:rsidR="00871F39">
        <w:rPr>
          <w:rFonts w:ascii="Times New Roman" w:hAnsi="Times New Roman" w:cs="Times New Roman"/>
          <w:noProof/>
          <w:sz w:val="24"/>
          <w:szCs w:val="24"/>
          <w:lang w:val="en-US"/>
        </w:rPr>
        <w:t>by season</w:t>
      </w:r>
      <w:r w:rsidRPr="00A5365B">
        <w:rPr>
          <w:rFonts w:ascii="Times New Roman" w:hAnsi="Times New Roman" w:cs="Times New Roman"/>
          <w:noProof/>
          <w:sz w:val="24"/>
          <w:szCs w:val="24"/>
          <w:lang w:val="en-US"/>
        </w:rPr>
        <w:t>.</w:t>
      </w:r>
      <w:r w:rsidRPr="00A5365B">
        <w:rPr>
          <w:rFonts w:ascii="Times New Roman" w:hAnsi="Times New Roman" w:cs="Times New Roman"/>
          <w:b/>
          <w:bCs/>
          <w:noProof/>
          <w:sz w:val="24"/>
          <w:szCs w:val="24"/>
          <w:lang w:val="en-US"/>
        </w:rPr>
        <w:t xml:space="preserve"> (</w:t>
      </w:r>
      <w:r w:rsidR="007C231D" w:rsidRPr="00A5365B">
        <w:rPr>
          <w:rFonts w:ascii="Times New Roman" w:hAnsi="Times New Roman" w:cs="Times New Roman"/>
          <w:b/>
          <w:bCs/>
          <w:noProof/>
          <w:sz w:val="24"/>
          <w:szCs w:val="24"/>
          <w:lang w:val="en-US"/>
        </w:rPr>
        <w:t>c</w:t>
      </w:r>
      <w:r w:rsidRPr="00A5365B">
        <w:rPr>
          <w:rFonts w:ascii="Times New Roman" w:hAnsi="Times New Roman" w:cs="Times New Roman"/>
          <w:b/>
          <w:bCs/>
          <w:noProof/>
          <w:sz w:val="24"/>
          <w:szCs w:val="24"/>
          <w:lang w:val="en-US"/>
        </w:rPr>
        <w:t xml:space="preserve">) </w:t>
      </w:r>
      <w:r w:rsidRPr="00A5365B">
        <w:rPr>
          <w:rFonts w:ascii="Times New Roman" w:hAnsi="Times New Roman" w:cs="Times New Roman"/>
          <w:noProof/>
          <w:sz w:val="24"/>
          <w:szCs w:val="24"/>
          <w:lang w:val="en-US"/>
        </w:rPr>
        <w:t xml:space="preserve">Spatial distribution of </w:t>
      </w:r>
      <w:r w:rsidR="008A017A">
        <w:rPr>
          <w:rFonts w:ascii="Times New Roman" w:hAnsi="Times New Roman" w:cs="Times New Roman"/>
          <w:noProof/>
          <w:sz w:val="24"/>
          <w:szCs w:val="24"/>
          <w:lang w:val="en-US"/>
        </w:rPr>
        <w:t xml:space="preserve">adult and subadult roadkills recorded between 1989 and </w:t>
      </w:r>
      <w:r w:rsidR="008A017A" w:rsidRPr="00F53302">
        <w:rPr>
          <w:rFonts w:ascii="Times New Roman" w:hAnsi="Times New Roman" w:cs="Times New Roman"/>
          <w:noProof/>
          <w:sz w:val="24"/>
          <w:szCs w:val="24"/>
          <w:highlight w:val="yellow"/>
          <w:lang w:val="en-US"/>
          <w:rPrChange w:id="1567" w:author="Benhaiem, Sarah" w:date="2022-03-17T12:32:00Z">
            <w:rPr>
              <w:rFonts w:ascii="Times New Roman" w:hAnsi="Times New Roman" w:cs="Times New Roman"/>
              <w:noProof/>
              <w:sz w:val="24"/>
              <w:szCs w:val="24"/>
              <w:lang w:val="en-US"/>
            </w:rPr>
          </w:rPrChange>
        </w:rPr>
        <w:t>2020</w:t>
      </w:r>
      <w:r w:rsidRPr="00A5365B">
        <w:rPr>
          <w:rFonts w:ascii="Times New Roman" w:hAnsi="Times New Roman" w:cs="Times New Roman"/>
          <w:noProof/>
          <w:sz w:val="24"/>
          <w:szCs w:val="24"/>
          <w:lang w:val="en-US"/>
        </w:rPr>
        <w:t xml:space="preserve"> by season. Violin plots show the distribution of </w:t>
      </w:r>
      <w:r w:rsidR="00241A80" w:rsidRPr="00A5365B">
        <w:rPr>
          <w:rFonts w:ascii="Times New Roman" w:hAnsi="Times New Roman" w:cs="Times New Roman"/>
          <w:noProof/>
          <w:sz w:val="24"/>
          <w:szCs w:val="24"/>
          <w:lang w:val="en-US"/>
        </w:rPr>
        <w:t>roadkill</w:t>
      </w:r>
      <w:r w:rsidR="005C2EB0" w:rsidRPr="00A5365B">
        <w:rPr>
          <w:rFonts w:ascii="Times New Roman" w:hAnsi="Times New Roman" w:cs="Times New Roman"/>
          <w:noProof/>
          <w:sz w:val="24"/>
          <w:szCs w:val="24"/>
          <w:lang w:val="en-US"/>
        </w:rPr>
        <w:t>s</w:t>
      </w:r>
      <w:r w:rsidRPr="00A5365B">
        <w:rPr>
          <w:rFonts w:ascii="Times New Roman" w:hAnsi="Times New Roman" w:cs="Times New Roman"/>
          <w:noProof/>
          <w:sz w:val="24"/>
          <w:szCs w:val="24"/>
          <w:lang w:val="en-US"/>
        </w:rPr>
        <w:t xml:space="preserve"> by season</w:t>
      </w:r>
      <w:r w:rsidR="00871F39">
        <w:rPr>
          <w:rFonts w:ascii="Times New Roman" w:hAnsi="Times New Roman" w:cs="Times New Roman"/>
          <w:noProof/>
          <w:sz w:val="24"/>
          <w:szCs w:val="24"/>
          <w:lang w:val="en-US"/>
        </w:rPr>
        <w:t xml:space="preserve"> along the latitudinal and longitudinal axes</w:t>
      </w:r>
      <w:r w:rsidRPr="00A5365B">
        <w:rPr>
          <w:rFonts w:ascii="Times New Roman" w:hAnsi="Times New Roman" w:cs="Times New Roman"/>
          <w:noProof/>
          <w:sz w:val="24"/>
          <w:szCs w:val="24"/>
          <w:lang w:val="en-US"/>
        </w:rPr>
        <w:t>.</w:t>
      </w:r>
      <w:ins w:id="1568" w:author="Benhaiem, Sarah" w:date="2022-03-17T12:33:00Z">
        <w:r w:rsidR="00DA230B">
          <w:rPr>
            <w:rFonts w:ascii="Times New Roman" w:hAnsi="Times New Roman" w:cs="Times New Roman"/>
            <w:noProof/>
            <w:sz w:val="24"/>
            <w:szCs w:val="24"/>
            <w:lang w:val="en-US"/>
          </w:rPr>
          <w:t xml:space="preserve"> </w:t>
        </w:r>
      </w:ins>
      <w:ins w:id="1569" w:author="Benhaiem, Sarah" w:date="2022-03-17T12:36:00Z">
        <w:r w:rsidR="00DA230B">
          <w:rPr>
            <w:rFonts w:ascii="Times New Roman" w:hAnsi="Times New Roman" w:cs="Times New Roman"/>
            <w:noProof/>
            <w:sz w:val="24"/>
            <w:szCs w:val="24"/>
            <w:lang w:val="en-US"/>
          </w:rPr>
          <w:t>M</w:t>
        </w:r>
      </w:ins>
      <w:ins w:id="1570" w:author="Benhaiem, Sarah" w:date="2022-03-17T12:35:00Z">
        <w:r w:rsidR="00DA230B">
          <w:rPr>
            <w:rFonts w:ascii="Times New Roman" w:hAnsi="Times New Roman" w:cs="Times New Roman"/>
            <w:noProof/>
            <w:sz w:val="24"/>
            <w:szCs w:val="24"/>
            <w:lang w:val="en-US"/>
          </w:rPr>
          <w:t>igratory herds are located in the southeast</w:t>
        </w:r>
      </w:ins>
      <w:ins w:id="1571" w:author="Benhaiem, Sarah" w:date="2022-03-17T12:36:00Z">
        <w:r w:rsidR="00DA230B">
          <w:rPr>
            <w:rFonts w:ascii="Times New Roman" w:hAnsi="Times New Roman" w:cs="Times New Roman"/>
            <w:noProof/>
            <w:sz w:val="24"/>
            <w:szCs w:val="24"/>
            <w:lang w:val="en-US"/>
          </w:rPr>
          <w:t xml:space="preserve"> d</w:t>
        </w:r>
        <w:r w:rsidR="00E51CE3">
          <w:rPr>
            <w:rFonts w:ascii="Times New Roman" w:hAnsi="Times New Roman" w:cs="Times New Roman"/>
            <w:noProof/>
            <w:sz w:val="24"/>
            <w:szCs w:val="24"/>
            <w:lang w:val="en-US"/>
          </w:rPr>
          <w:t>uring the wet season</w:t>
        </w:r>
      </w:ins>
      <w:ins w:id="1572" w:author="Benhaiem, Sarah" w:date="2022-03-17T12:39:00Z">
        <w:r w:rsidR="00E51CE3">
          <w:rPr>
            <w:rFonts w:ascii="Times New Roman" w:hAnsi="Times New Roman" w:cs="Times New Roman"/>
            <w:noProof/>
            <w:sz w:val="24"/>
            <w:szCs w:val="24"/>
            <w:lang w:val="en-US"/>
          </w:rPr>
          <w:t xml:space="preserve"> </w:t>
        </w:r>
      </w:ins>
      <w:ins w:id="1573" w:author="Benhaiem, Sarah" w:date="2022-03-17T12:36:00Z">
        <w:r w:rsidR="00DA230B">
          <w:rPr>
            <w:rFonts w:ascii="Times New Roman" w:hAnsi="Times New Roman" w:cs="Times New Roman"/>
            <w:noProof/>
            <w:sz w:val="24"/>
            <w:szCs w:val="24"/>
            <w:lang w:val="en-US"/>
          </w:rPr>
          <w:t>(dark green) and in the north and Ma</w:t>
        </w:r>
      </w:ins>
      <w:ins w:id="1574" w:author="Benhaiem, Sarah" w:date="2022-03-17T12:40:00Z">
        <w:r w:rsidR="00E51CE3">
          <w:rPr>
            <w:rFonts w:ascii="Times New Roman" w:hAnsi="Times New Roman" w:cs="Times New Roman"/>
            <w:noProof/>
            <w:sz w:val="24"/>
            <w:szCs w:val="24"/>
            <w:lang w:val="en-US"/>
          </w:rPr>
          <w:t>a</w:t>
        </w:r>
      </w:ins>
      <w:ins w:id="1575" w:author="Benhaiem, Sarah" w:date="2022-03-17T12:36:00Z">
        <w:r w:rsidR="00DA230B">
          <w:rPr>
            <w:rFonts w:ascii="Times New Roman" w:hAnsi="Times New Roman" w:cs="Times New Roman"/>
            <w:noProof/>
            <w:sz w:val="24"/>
            <w:szCs w:val="24"/>
            <w:lang w:val="en-US"/>
          </w:rPr>
          <w:t xml:space="preserve">sai Mara </w:t>
        </w:r>
      </w:ins>
      <w:ins w:id="1576" w:author="Benhaiem, Sarah" w:date="2022-03-17T12:39:00Z">
        <w:r w:rsidR="00E51CE3">
          <w:rPr>
            <w:rFonts w:ascii="Times New Roman" w:hAnsi="Times New Roman" w:cs="Times New Roman"/>
            <w:noProof/>
            <w:sz w:val="24"/>
            <w:szCs w:val="24"/>
            <w:lang w:val="en-US"/>
          </w:rPr>
          <w:t xml:space="preserve">National </w:t>
        </w:r>
      </w:ins>
      <w:ins w:id="1577" w:author="Benhaiem, Sarah" w:date="2022-03-17T12:36:00Z">
        <w:r w:rsidR="00DA230B">
          <w:rPr>
            <w:rFonts w:ascii="Times New Roman" w:hAnsi="Times New Roman" w:cs="Times New Roman"/>
            <w:noProof/>
            <w:sz w:val="24"/>
            <w:szCs w:val="24"/>
            <w:lang w:val="en-US"/>
          </w:rPr>
          <w:t xml:space="preserve">Reserve (MMR) during the dry season (yellow). </w:t>
        </w:r>
      </w:ins>
    </w:p>
    <w:p w14:paraId="591A2E36" w14:textId="77777777" w:rsidR="00EE2A36" w:rsidRPr="00A5365B" w:rsidRDefault="00EE2A36" w:rsidP="00EE2A36">
      <w:pPr>
        <w:pStyle w:val="ListParagraph1"/>
        <w:spacing w:line="480" w:lineRule="auto"/>
        <w:ind w:left="0"/>
        <w:rPr>
          <w:rFonts w:ascii="Times New Roman" w:hAnsi="Times New Roman" w:cs="Times New Roman"/>
          <w:noProof/>
          <w:sz w:val="24"/>
          <w:szCs w:val="24"/>
          <w:lang w:val="en-US"/>
        </w:rPr>
      </w:pPr>
    </w:p>
    <w:p w14:paraId="5C6BB7F0" w14:textId="34594B90" w:rsidR="00EE2A36" w:rsidRPr="00A5365B" w:rsidDel="008C709C" w:rsidRDefault="00EE2A36" w:rsidP="00EE2A36">
      <w:pPr>
        <w:pStyle w:val="ListParagraph1"/>
        <w:spacing w:line="480" w:lineRule="auto"/>
        <w:ind w:left="0"/>
        <w:rPr>
          <w:del w:id="1578" w:author="Hofer, Heribert" w:date="2022-03-07T08:49:00Z"/>
          <w:rFonts w:ascii="Times New Roman" w:hAnsi="Times New Roman" w:cs="Times New Roman"/>
          <w:b/>
          <w:bCs/>
          <w:noProof/>
          <w:sz w:val="24"/>
          <w:szCs w:val="24"/>
          <w:lang w:val="en-US"/>
        </w:rPr>
      </w:pPr>
      <w:r w:rsidRPr="00A5365B">
        <w:rPr>
          <w:rFonts w:ascii="Times New Roman" w:hAnsi="Times New Roman" w:cs="Times New Roman"/>
          <w:b/>
          <w:bCs/>
          <w:noProof/>
          <w:sz w:val="24"/>
          <w:szCs w:val="24"/>
          <w:lang w:val="en-US"/>
        </w:rPr>
        <w:t xml:space="preserve">Figure 4. Effect of </w:t>
      </w:r>
      <w:r w:rsidR="008626C7" w:rsidRPr="00A5365B">
        <w:rPr>
          <w:rFonts w:ascii="Times New Roman" w:hAnsi="Times New Roman" w:cs="Times New Roman"/>
          <w:b/>
          <w:bCs/>
          <w:iCs/>
          <w:noProof/>
          <w:sz w:val="24"/>
          <w:szCs w:val="24"/>
          <w:lang w:val="en-US"/>
        </w:rPr>
        <w:t xml:space="preserve">age, sex and social status </w:t>
      </w:r>
      <w:r w:rsidRPr="00A5365B">
        <w:rPr>
          <w:rFonts w:ascii="Times New Roman" w:hAnsi="Times New Roman" w:cs="Times New Roman"/>
          <w:b/>
          <w:bCs/>
          <w:noProof/>
          <w:sz w:val="24"/>
          <w:szCs w:val="24"/>
          <w:lang w:val="en-US"/>
        </w:rPr>
        <w:t>on hyena road</w:t>
      </w:r>
      <w:r w:rsidR="008626C7" w:rsidRPr="00A5365B">
        <w:rPr>
          <w:rFonts w:ascii="Times New Roman" w:hAnsi="Times New Roman" w:cs="Times New Roman"/>
          <w:b/>
          <w:bCs/>
          <w:noProof/>
          <w:sz w:val="24"/>
          <w:szCs w:val="24"/>
          <w:lang w:val="en-US"/>
        </w:rPr>
        <w:t>kills</w:t>
      </w:r>
      <w:r w:rsidRPr="00A5365B">
        <w:rPr>
          <w:rFonts w:ascii="Times New Roman" w:hAnsi="Times New Roman" w:cs="Times New Roman"/>
          <w:b/>
          <w:bCs/>
          <w:noProof/>
          <w:sz w:val="24"/>
          <w:szCs w:val="24"/>
          <w:lang w:val="en-US"/>
        </w:rPr>
        <w:t xml:space="preserve">. (a). </w:t>
      </w:r>
      <w:r w:rsidRPr="00A5365B">
        <w:rPr>
          <w:rFonts w:ascii="Times New Roman" w:hAnsi="Times New Roman" w:cs="Times New Roman"/>
          <w:noProof/>
          <w:sz w:val="24"/>
          <w:szCs w:val="24"/>
          <w:lang w:val="en-US"/>
        </w:rPr>
        <w:t xml:space="preserve">Expected and observed number of individuals of </w:t>
      </w:r>
      <w:r w:rsidR="00540314">
        <w:rPr>
          <w:rFonts w:ascii="Times New Roman" w:hAnsi="Times New Roman" w:cs="Times New Roman"/>
          <w:noProof/>
          <w:sz w:val="24"/>
          <w:szCs w:val="24"/>
          <w:lang w:val="en-US"/>
        </w:rPr>
        <w:t>each</w:t>
      </w:r>
      <w:r w:rsidRPr="00A5365B">
        <w:rPr>
          <w:rFonts w:ascii="Times New Roman" w:hAnsi="Times New Roman" w:cs="Times New Roman"/>
          <w:noProof/>
          <w:sz w:val="24"/>
          <w:szCs w:val="24"/>
          <w:lang w:val="en-US"/>
        </w:rPr>
        <w:t xml:space="preserve"> age classes among </w:t>
      </w:r>
      <w:r w:rsidR="002130A4" w:rsidRPr="00A5365B">
        <w:rPr>
          <w:rFonts w:ascii="Times New Roman" w:hAnsi="Times New Roman" w:cs="Times New Roman"/>
          <w:noProof/>
          <w:sz w:val="24"/>
          <w:szCs w:val="24"/>
          <w:lang w:val="en-US"/>
        </w:rPr>
        <w:t>roadkill</w:t>
      </w:r>
      <w:r w:rsidR="00B320FA" w:rsidRPr="00A5365B">
        <w:rPr>
          <w:rFonts w:ascii="Times New Roman" w:hAnsi="Times New Roman" w:cs="Times New Roman"/>
          <w:noProof/>
          <w:sz w:val="24"/>
          <w:szCs w:val="24"/>
          <w:lang w:val="en-US"/>
        </w:rPr>
        <w:t>ed hyenas</w:t>
      </w:r>
      <w:r w:rsidR="00D320AC">
        <w:rPr>
          <w:rFonts w:ascii="Times New Roman" w:hAnsi="Times New Roman" w:cs="Times New Roman"/>
          <w:noProof/>
          <w:sz w:val="24"/>
          <w:szCs w:val="24"/>
          <w:lang w:val="en-US"/>
        </w:rPr>
        <w:t>.</w:t>
      </w:r>
      <w:r w:rsidRPr="00A5365B">
        <w:rPr>
          <w:rFonts w:ascii="Times New Roman" w:hAnsi="Times New Roman" w:cs="Times New Roman"/>
          <w:noProof/>
          <w:sz w:val="24"/>
          <w:szCs w:val="24"/>
          <w:lang w:val="en-US"/>
        </w:rPr>
        <w:t xml:space="preserve"> </w:t>
      </w:r>
      <w:r w:rsidRPr="00A5365B">
        <w:rPr>
          <w:rFonts w:ascii="Times New Roman" w:hAnsi="Times New Roman" w:cs="Times New Roman"/>
          <w:b/>
          <w:bCs/>
          <w:noProof/>
          <w:sz w:val="24"/>
          <w:szCs w:val="24"/>
          <w:lang w:val="en-US"/>
        </w:rPr>
        <w:t xml:space="preserve">(b) </w:t>
      </w:r>
      <w:r w:rsidR="002F6E08" w:rsidRPr="00A5365B">
        <w:rPr>
          <w:rFonts w:ascii="Times New Roman" w:hAnsi="Times New Roman" w:cs="Times New Roman"/>
          <w:bCs/>
          <w:noProof/>
          <w:sz w:val="24"/>
          <w:szCs w:val="24"/>
          <w:lang w:val="en-US"/>
        </w:rPr>
        <w:t>Expected</w:t>
      </w:r>
      <w:r w:rsidR="002F6E08" w:rsidRPr="00A5365B">
        <w:rPr>
          <w:rFonts w:ascii="Times New Roman" w:hAnsi="Times New Roman" w:cs="Times New Roman"/>
          <w:b/>
          <w:bCs/>
          <w:noProof/>
          <w:sz w:val="24"/>
          <w:szCs w:val="24"/>
          <w:lang w:val="en-US"/>
        </w:rPr>
        <w:t xml:space="preserve"> </w:t>
      </w:r>
      <w:r w:rsidRPr="00A5365B">
        <w:rPr>
          <w:rFonts w:ascii="Times New Roman" w:hAnsi="Times New Roman" w:cs="Times New Roman"/>
          <w:noProof/>
          <w:sz w:val="24"/>
          <w:szCs w:val="24"/>
          <w:lang w:val="en-US"/>
        </w:rPr>
        <w:t>and</w:t>
      </w:r>
      <w:r w:rsidRPr="00A5365B">
        <w:rPr>
          <w:rFonts w:ascii="Times New Roman" w:hAnsi="Times New Roman" w:cs="Times New Roman"/>
          <w:b/>
          <w:bCs/>
          <w:noProof/>
          <w:sz w:val="24"/>
          <w:szCs w:val="24"/>
          <w:lang w:val="en-US"/>
        </w:rPr>
        <w:t xml:space="preserve"> </w:t>
      </w:r>
      <w:r w:rsidRPr="00A5365B">
        <w:rPr>
          <w:rFonts w:ascii="Times New Roman" w:hAnsi="Times New Roman" w:cs="Times New Roman"/>
          <w:noProof/>
          <w:sz w:val="24"/>
          <w:szCs w:val="24"/>
          <w:lang w:val="en-US"/>
        </w:rPr>
        <w:t xml:space="preserve">observed number of females and males among </w:t>
      </w:r>
      <w:r w:rsidR="00241A80" w:rsidRPr="00A5365B">
        <w:rPr>
          <w:rFonts w:ascii="Times New Roman" w:hAnsi="Times New Roman" w:cs="Times New Roman"/>
          <w:noProof/>
          <w:sz w:val="24"/>
          <w:szCs w:val="24"/>
          <w:lang w:val="en-US"/>
        </w:rPr>
        <w:t>roadkill</w:t>
      </w:r>
      <w:r w:rsidR="000E1D06" w:rsidRPr="00A5365B">
        <w:rPr>
          <w:rFonts w:ascii="Times New Roman" w:hAnsi="Times New Roman" w:cs="Times New Roman"/>
          <w:noProof/>
          <w:sz w:val="24"/>
          <w:szCs w:val="24"/>
          <w:lang w:val="en-US"/>
        </w:rPr>
        <w:t xml:space="preserve">ed </w:t>
      </w:r>
      <w:r w:rsidR="002F6E08" w:rsidRPr="00A5365B">
        <w:rPr>
          <w:rFonts w:ascii="Times New Roman" w:hAnsi="Times New Roman" w:cs="Times New Roman"/>
          <w:noProof/>
          <w:sz w:val="24"/>
          <w:szCs w:val="24"/>
          <w:lang w:val="en-US"/>
        </w:rPr>
        <w:t>adults</w:t>
      </w:r>
      <w:r w:rsidR="00D320AC">
        <w:rPr>
          <w:rFonts w:ascii="Times New Roman" w:hAnsi="Times New Roman" w:cs="Times New Roman"/>
          <w:noProof/>
          <w:sz w:val="24"/>
          <w:szCs w:val="24"/>
          <w:lang w:val="en-US"/>
        </w:rPr>
        <w:t>.</w:t>
      </w:r>
      <w:r w:rsidRPr="00A5365B">
        <w:rPr>
          <w:rFonts w:ascii="Times New Roman" w:hAnsi="Times New Roman" w:cs="Times New Roman"/>
          <w:noProof/>
          <w:sz w:val="24"/>
          <w:szCs w:val="24"/>
          <w:lang w:val="en-US"/>
        </w:rPr>
        <w:t xml:space="preserve"> </w:t>
      </w:r>
      <w:r w:rsidRPr="00A5365B">
        <w:rPr>
          <w:rFonts w:ascii="Times New Roman" w:hAnsi="Times New Roman" w:cs="Times New Roman"/>
          <w:b/>
          <w:bCs/>
          <w:noProof/>
          <w:sz w:val="24"/>
          <w:szCs w:val="24"/>
          <w:lang w:val="en-US"/>
        </w:rPr>
        <w:t>(</w:t>
      </w:r>
      <w:r w:rsidR="00D320AC">
        <w:rPr>
          <w:rFonts w:ascii="Times New Roman" w:hAnsi="Times New Roman" w:cs="Times New Roman"/>
          <w:b/>
          <w:bCs/>
          <w:noProof/>
          <w:sz w:val="24"/>
          <w:szCs w:val="24"/>
          <w:lang w:val="en-US"/>
        </w:rPr>
        <w:t>c</w:t>
      </w:r>
      <w:r w:rsidRPr="00A5365B">
        <w:rPr>
          <w:rFonts w:ascii="Times New Roman" w:hAnsi="Times New Roman" w:cs="Times New Roman"/>
          <w:b/>
          <w:bCs/>
          <w:noProof/>
          <w:sz w:val="24"/>
          <w:szCs w:val="24"/>
          <w:lang w:val="en-US"/>
        </w:rPr>
        <w:t xml:space="preserve">) </w:t>
      </w:r>
      <w:r w:rsidR="00656FAD" w:rsidRPr="00A5365B">
        <w:rPr>
          <w:rFonts w:ascii="Times New Roman" w:hAnsi="Times New Roman" w:cs="Times New Roman"/>
          <w:noProof/>
          <w:sz w:val="24"/>
          <w:szCs w:val="24"/>
          <w:lang w:val="en-US"/>
        </w:rPr>
        <w:t>Social status</w:t>
      </w:r>
      <w:r w:rsidRPr="00A5365B">
        <w:rPr>
          <w:rFonts w:ascii="Times New Roman" w:hAnsi="Times New Roman" w:cs="Times New Roman"/>
          <w:noProof/>
          <w:sz w:val="24"/>
          <w:szCs w:val="24"/>
          <w:lang w:val="en-US"/>
        </w:rPr>
        <w:t xml:space="preserve"> of the seven</w:t>
      </w:r>
      <w:r w:rsidR="00E138DB" w:rsidRPr="00A5365B">
        <w:rPr>
          <w:rFonts w:ascii="Times New Roman" w:hAnsi="Times New Roman" w:cs="Times New Roman"/>
          <w:noProof/>
          <w:sz w:val="24"/>
          <w:szCs w:val="24"/>
          <w:lang w:val="en-US"/>
        </w:rPr>
        <w:t xml:space="preserve"> </w:t>
      </w:r>
      <w:r w:rsidRPr="00A5365B">
        <w:rPr>
          <w:rFonts w:ascii="Times New Roman" w:hAnsi="Times New Roman" w:cs="Times New Roman"/>
          <w:noProof/>
          <w:sz w:val="24"/>
          <w:szCs w:val="24"/>
          <w:lang w:val="en-US"/>
        </w:rPr>
        <w:t xml:space="preserve">adult females and </w:t>
      </w:r>
      <w:r w:rsidR="00E138DB" w:rsidRPr="00A5365B">
        <w:rPr>
          <w:rFonts w:ascii="Times New Roman" w:hAnsi="Times New Roman" w:cs="Times New Roman"/>
          <w:noProof/>
          <w:sz w:val="24"/>
          <w:szCs w:val="24"/>
          <w:lang w:val="en-US"/>
        </w:rPr>
        <w:t>the</w:t>
      </w:r>
      <w:r w:rsidRPr="00A5365B">
        <w:rPr>
          <w:rFonts w:ascii="Times New Roman" w:hAnsi="Times New Roman" w:cs="Times New Roman"/>
          <w:noProof/>
          <w:sz w:val="24"/>
          <w:szCs w:val="24"/>
          <w:lang w:val="en-US"/>
        </w:rPr>
        <w:t xml:space="preserve"> subadult female belonging to </w:t>
      </w:r>
      <w:r w:rsidR="00D320AC">
        <w:rPr>
          <w:rFonts w:ascii="Times New Roman" w:hAnsi="Times New Roman" w:cs="Times New Roman"/>
          <w:noProof/>
          <w:sz w:val="24"/>
          <w:szCs w:val="24"/>
          <w:lang w:val="en-US"/>
        </w:rPr>
        <w:t xml:space="preserve">the </w:t>
      </w:r>
      <w:r w:rsidRPr="00A5365B">
        <w:rPr>
          <w:rFonts w:ascii="Times New Roman" w:hAnsi="Times New Roman" w:cs="Times New Roman"/>
          <w:noProof/>
          <w:sz w:val="24"/>
          <w:szCs w:val="24"/>
          <w:lang w:val="en-US"/>
        </w:rPr>
        <w:t>three stud</w:t>
      </w:r>
      <w:r w:rsidR="002F6E08" w:rsidRPr="00A5365B">
        <w:rPr>
          <w:rFonts w:ascii="Times New Roman" w:hAnsi="Times New Roman" w:cs="Times New Roman"/>
          <w:noProof/>
          <w:sz w:val="24"/>
          <w:szCs w:val="24"/>
          <w:lang w:val="en-US"/>
        </w:rPr>
        <w:t>y</w:t>
      </w:r>
      <w:r w:rsidRPr="00A5365B">
        <w:rPr>
          <w:rFonts w:ascii="Times New Roman" w:hAnsi="Times New Roman" w:cs="Times New Roman"/>
          <w:noProof/>
          <w:sz w:val="24"/>
          <w:szCs w:val="24"/>
          <w:lang w:val="en-US"/>
        </w:rPr>
        <w:t xml:space="preserve"> clans</w:t>
      </w:r>
      <w:r w:rsidR="002F6E08" w:rsidRPr="00A5365B">
        <w:rPr>
          <w:rFonts w:ascii="Times New Roman" w:hAnsi="Times New Roman" w:cs="Times New Roman"/>
          <w:noProof/>
          <w:sz w:val="24"/>
          <w:szCs w:val="24"/>
          <w:lang w:val="en-US"/>
        </w:rPr>
        <w:t>.</w:t>
      </w:r>
      <w:r w:rsidRPr="00A5365B">
        <w:rPr>
          <w:rFonts w:ascii="Times New Roman" w:hAnsi="Times New Roman" w:cs="Times New Roman"/>
          <w:noProof/>
          <w:sz w:val="24"/>
          <w:szCs w:val="24"/>
          <w:lang w:val="en-US"/>
        </w:rPr>
        <w:t xml:space="preserve"> -</w:t>
      </w:r>
      <w:r w:rsidR="002F6E08" w:rsidRPr="00A5365B">
        <w:rPr>
          <w:rFonts w:ascii="Times New Roman" w:hAnsi="Times New Roman" w:cs="Times New Roman"/>
          <w:noProof/>
          <w:sz w:val="24"/>
          <w:szCs w:val="24"/>
          <w:lang w:val="en-US"/>
        </w:rPr>
        <w:t>1</w:t>
      </w:r>
      <w:r w:rsidRPr="00A5365B">
        <w:rPr>
          <w:rFonts w:ascii="Times New Roman" w:hAnsi="Times New Roman" w:cs="Times New Roman"/>
          <w:noProof/>
          <w:sz w:val="24"/>
          <w:szCs w:val="24"/>
          <w:lang w:val="en-US"/>
        </w:rPr>
        <w:t xml:space="preserve">, 0, and </w:t>
      </w:r>
      <w:r w:rsidR="002F6E08" w:rsidRPr="00A5365B">
        <w:rPr>
          <w:rFonts w:ascii="Times New Roman" w:hAnsi="Times New Roman" w:cs="Times New Roman"/>
          <w:noProof/>
          <w:sz w:val="24"/>
          <w:szCs w:val="24"/>
          <w:lang w:val="en-US"/>
        </w:rPr>
        <w:t>+</w:t>
      </w:r>
      <w:r w:rsidRPr="00A5365B">
        <w:rPr>
          <w:rFonts w:ascii="Times New Roman" w:hAnsi="Times New Roman" w:cs="Times New Roman"/>
          <w:noProof/>
          <w:sz w:val="24"/>
          <w:szCs w:val="24"/>
          <w:lang w:val="en-US"/>
        </w:rPr>
        <w:t>1 are the lowest, the median and the highest rank</w:t>
      </w:r>
      <w:r w:rsidR="002F6E08" w:rsidRPr="00A5365B">
        <w:rPr>
          <w:rFonts w:ascii="Times New Roman" w:hAnsi="Times New Roman" w:cs="Times New Roman"/>
          <w:noProof/>
          <w:sz w:val="24"/>
          <w:szCs w:val="24"/>
          <w:lang w:val="en-US"/>
        </w:rPr>
        <w:t>, respectively</w:t>
      </w:r>
      <w:r w:rsidRPr="00A5365B">
        <w:rPr>
          <w:rFonts w:ascii="Times New Roman" w:hAnsi="Times New Roman" w:cs="Times New Roman"/>
          <w:noProof/>
          <w:sz w:val="24"/>
          <w:szCs w:val="24"/>
          <w:lang w:val="en-US"/>
        </w:rPr>
        <w:t>.</w:t>
      </w:r>
    </w:p>
    <w:p w14:paraId="1DAF8DD7" w14:textId="7814D616" w:rsidR="000843E7" w:rsidRDefault="000843E7" w:rsidP="00EE2A36">
      <w:pPr>
        <w:pStyle w:val="ListParagraph1"/>
        <w:spacing w:line="480" w:lineRule="auto"/>
        <w:ind w:left="0"/>
        <w:rPr>
          <w:rFonts w:ascii="Times New Roman" w:hAnsi="Times New Roman" w:cs="Times New Roman"/>
          <w:b/>
          <w:bCs/>
          <w:noProof/>
          <w:sz w:val="24"/>
          <w:szCs w:val="24"/>
          <w:lang w:val="en-US"/>
        </w:rPr>
      </w:pPr>
    </w:p>
    <w:p w14:paraId="55E48ABF" w14:textId="0BE9A6C4" w:rsidR="00A80C27" w:rsidRPr="00AC2019" w:rsidRDefault="00A80C27" w:rsidP="00EE2A36">
      <w:pPr>
        <w:pStyle w:val="ListParagraph1"/>
        <w:spacing w:line="480" w:lineRule="auto"/>
        <w:ind w:left="0"/>
        <w:rPr>
          <w:rFonts w:ascii="Times New Roman" w:hAnsi="Times New Roman" w:cs="Times New Roman"/>
          <w:b/>
          <w:bCs/>
          <w:noProof/>
          <w:sz w:val="24"/>
          <w:szCs w:val="24"/>
          <w:lang w:val="en-US"/>
        </w:rPr>
      </w:pPr>
    </w:p>
    <w:p w14:paraId="2B7C68BA" w14:textId="1DAF5A76" w:rsidR="00EE2A36" w:rsidRPr="00912E43" w:rsidRDefault="00CD0648" w:rsidP="00EE2A36">
      <w:pPr>
        <w:pStyle w:val="ListParagraph1"/>
        <w:spacing w:line="480" w:lineRule="auto"/>
        <w:ind w:left="0"/>
        <w:rPr>
          <w:rFonts w:ascii="Times New Roman" w:hAnsi="Times New Roman" w:cs="Times New Roman"/>
          <w:b/>
          <w:bCs/>
          <w:noProof/>
          <w:sz w:val="24"/>
          <w:szCs w:val="24"/>
          <w:lang w:val="fr-FR"/>
        </w:rPr>
      </w:pPr>
      <w:r>
        <w:rPr>
          <w:rFonts w:ascii="Times New Roman" w:hAnsi="Times New Roman" w:cs="Times New Roman"/>
          <w:b/>
          <w:bCs/>
          <w:noProof/>
          <w:sz w:val="24"/>
          <w:szCs w:val="24"/>
          <w:lang w:eastAsia="de-DE"/>
        </w:rPr>
        <w:lastRenderedPageBreak/>
        <w:drawing>
          <wp:anchor distT="0" distB="0" distL="114300" distR="114300" simplePos="0" relativeHeight="251666432" behindDoc="0" locked="0" layoutInCell="1" allowOverlap="1" wp14:anchorId="1D076035" wp14:editId="65E59690">
            <wp:simplePos x="0" y="0"/>
            <wp:positionH relativeFrom="column">
              <wp:posOffset>-1905</wp:posOffset>
            </wp:positionH>
            <wp:positionV relativeFrom="paragraph">
              <wp:posOffset>498475</wp:posOffset>
            </wp:positionV>
            <wp:extent cx="5757545" cy="5757545"/>
            <wp:effectExtent l="0" t="0" r="0" b="0"/>
            <wp:wrapTopAndBottom/>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57545" cy="5757545"/>
                    </a:xfrm>
                    <a:prstGeom prst="rect">
                      <a:avLst/>
                    </a:prstGeom>
                    <a:noFill/>
                    <a:ln>
                      <a:noFill/>
                    </a:ln>
                  </pic:spPr>
                </pic:pic>
              </a:graphicData>
            </a:graphic>
          </wp:anchor>
        </w:drawing>
      </w:r>
      <w:r w:rsidR="00EE2A36" w:rsidRPr="00912E43">
        <w:rPr>
          <w:rFonts w:ascii="Times New Roman" w:hAnsi="Times New Roman" w:cs="Times New Roman"/>
          <w:b/>
          <w:bCs/>
          <w:noProof/>
          <w:sz w:val="24"/>
          <w:szCs w:val="24"/>
          <w:lang w:val="fr-FR"/>
        </w:rPr>
        <w:t>Figure 1</w:t>
      </w:r>
    </w:p>
    <w:p w14:paraId="5ECA68AE" w14:textId="77777777" w:rsidR="00EE2A36" w:rsidRPr="00912E43" w:rsidRDefault="00EE2A36" w:rsidP="00EE2A36">
      <w:pPr>
        <w:spacing w:line="480" w:lineRule="auto"/>
        <w:ind w:firstLine="720"/>
        <w:rPr>
          <w:rFonts w:ascii="Times New Roman" w:hAnsi="Times New Roman" w:cs="Times New Roman"/>
          <w:b/>
          <w:bCs/>
          <w:noProof/>
          <w:sz w:val="24"/>
          <w:szCs w:val="24"/>
          <w:lang w:val="fr-FR"/>
        </w:rPr>
        <w:sectPr w:rsidR="00EE2A36" w:rsidRPr="00912E43" w:rsidSect="00FE5544">
          <w:footerReference w:type="default" r:id="rId13"/>
          <w:pgSz w:w="11906" w:h="16838"/>
          <w:pgMar w:top="1417" w:right="1417" w:bottom="1417" w:left="1417" w:header="708" w:footer="708" w:gutter="0"/>
          <w:lnNumType w:countBy="1" w:restart="continuous"/>
          <w:cols w:space="708"/>
          <w:docGrid w:linePitch="360"/>
        </w:sectPr>
      </w:pPr>
    </w:p>
    <w:p w14:paraId="37F12D66" w14:textId="2C62AD58" w:rsidR="00EE2A36" w:rsidRPr="00912E43" w:rsidRDefault="00912E43" w:rsidP="009A165E">
      <w:pPr>
        <w:spacing w:line="480" w:lineRule="auto"/>
        <w:rPr>
          <w:rFonts w:ascii="Times New Roman" w:hAnsi="Times New Roman" w:cs="Times New Roman"/>
          <w:b/>
          <w:bCs/>
          <w:noProof/>
          <w:sz w:val="24"/>
          <w:szCs w:val="24"/>
          <w:lang w:val="fr-FR"/>
        </w:rPr>
        <w:sectPr w:rsidR="00EE2A36" w:rsidRPr="00912E43" w:rsidSect="00FE5544">
          <w:pgSz w:w="11906" w:h="16838"/>
          <w:pgMar w:top="1417" w:right="1417" w:bottom="1417" w:left="1417" w:header="708" w:footer="708" w:gutter="0"/>
          <w:lnNumType w:countBy="1" w:restart="continuous"/>
          <w:cols w:space="708"/>
          <w:docGrid w:linePitch="360"/>
        </w:sectPr>
      </w:pPr>
      <w:r>
        <w:rPr>
          <w:rFonts w:ascii="Times New Roman" w:hAnsi="Times New Roman" w:cs="Times New Roman"/>
          <w:b/>
          <w:bCs/>
          <w:noProof/>
          <w:sz w:val="24"/>
          <w:szCs w:val="24"/>
          <w:lang w:eastAsia="de-DE"/>
        </w:rPr>
        <w:lastRenderedPageBreak/>
        <w:drawing>
          <wp:anchor distT="0" distB="0" distL="114300" distR="114300" simplePos="0" relativeHeight="251662336" behindDoc="0" locked="0" layoutInCell="1" allowOverlap="1" wp14:anchorId="25B544BC" wp14:editId="39CE74C7">
            <wp:simplePos x="0" y="0"/>
            <wp:positionH relativeFrom="column">
              <wp:posOffset>548005</wp:posOffset>
            </wp:positionH>
            <wp:positionV relativeFrom="paragraph">
              <wp:posOffset>497417</wp:posOffset>
            </wp:positionV>
            <wp:extent cx="4656455" cy="5029151"/>
            <wp:effectExtent l="0" t="0" r="0" b="635"/>
            <wp:wrapTopAndBottom/>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12647" r="19120"/>
                    <a:stretch/>
                  </pic:blipFill>
                  <pic:spPr bwMode="auto">
                    <a:xfrm>
                      <a:off x="0" y="0"/>
                      <a:ext cx="4656455" cy="5029151"/>
                    </a:xfrm>
                    <a:prstGeom prst="rect">
                      <a:avLst/>
                    </a:prstGeom>
                    <a:noFill/>
                    <a:ln>
                      <a:noFill/>
                    </a:ln>
                    <a:extLst>
                      <a:ext uri="{53640926-AAD7-44D8-BBD7-CCE9431645EC}">
                        <a14:shadowObscured xmlns:a14="http://schemas.microsoft.com/office/drawing/2010/main"/>
                      </a:ext>
                    </a:extLst>
                  </pic:spPr>
                </pic:pic>
              </a:graphicData>
            </a:graphic>
          </wp:anchor>
        </w:drawing>
      </w:r>
      <w:r w:rsidR="00EE2A36" w:rsidRPr="00912E43">
        <w:rPr>
          <w:rFonts w:ascii="Times New Roman" w:hAnsi="Times New Roman" w:cs="Times New Roman"/>
          <w:b/>
          <w:bCs/>
          <w:noProof/>
          <w:sz w:val="24"/>
          <w:szCs w:val="24"/>
          <w:lang w:val="fr-FR"/>
        </w:rPr>
        <w:t xml:space="preserve">Figure </w:t>
      </w:r>
      <w:r w:rsidR="009A165E" w:rsidRPr="00912E43">
        <w:rPr>
          <w:rFonts w:ascii="Times New Roman" w:hAnsi="Times New Roman" w:cs="Times New Roman"/>
          <w:b/>
          <w:bCs/>
          <w:noProof/>
          <w:sz w:val="24"/>
          <w:szCs w:val="24"/>
          <w:lang w:val="fr-FR"/>
        </w:rPr>
        <w:t xml:space="preserve"> 2</w:t>
      </w:r>
    </w:p>
    <w:p w14:paraId="3A6767BD" w14:textId="27AF929C" w:rsidR="00EE2A36" w:rsidRPr="00912E43" w:rsidRDefault="005E2997" w:rsidP="00EE2A36">
      <w:pPr>
        <w:spacing w:line="480" w:lineRule="auto"/>
        <w:rPr>
          <w:rFonts w:ascii="Times New Roman" w:hAnsi="Times New Roman" w:cs="Times New Roman"/>
          <w:b/>
          <w:bCs/>
          <w:noProof/>
          <w:sz w:val="24"/>
          <w:szCs w:val="24"/>
          <w:lang w:val="fr-FR"/>
        </w:rPr>
      </w:pPr>
      <w:commentRangeStart w:id="1579"/>
      <w:r>
        <w:rPr>
          <w:rFonts w:ascii="Times New Roman" w:hAnsi="Times New Roman" w:cs="Times New Roman"/>
          <w:b/>
          <w:bCs/>
          <w:noProof/>
          <w:sz w:val="24"/>
          <w:szCs w:val="24"/>
          <w:lang w:eastAsia="de-DE"/>
        </w:rPr>
        <w:lastRenderedPageBreak/>
        <w:drawing>
          <wp:anchor distT="0" distB="0" distL="114300" distR="114300" simplePos="0" relativeHeight="251665408" behindDoc="0" locked="0" layoutInCell="1" allowOverlap="1" wp14:anchorId="1F0D0E5C" wp14:editId="2D46352D">
            <wp:simplePos x="0" y="0"/>
            <wp:positionH relativeFrom="column">
              <wp:posOffset>-635</wp:posOffset>
            </wp:positionH>
            <wp:positionV relativeFrom="paragraph">
              <wp:posOffset>548005</wp:posOffset>
            </wp:positionV>
            <wp:extent cx="5753100" cy="3870960"/>
            <wp:effectExtent l="0" t="0" r="0" b="0"/>
            <wp:wrapTopAndBottom/>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a:extLst>
                        <a:ext uri="{28A0092B-C50C-407E-A947-70E740481C1C}">
                          <a14:useLocalDpi xmlns:a14="http://schemas.microsoft.com/office/drawing/2010/main" val="0"/>
                        </a:ext>
                      </a:extLst>
                    </a:blip>
                    <a:srcRect t="32715"/>
                    <a:stretch/>
                  </pic:blipFill>
                  <pic:spPr bwMode="auto">
                    <a:xfrm>
                      <a:off x="0" y="0"/>
                      <a:ext cx="5753100" cy="387096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commentRangeEnd w:id="1579"/>
      <w:r w:rsidR="00FE16B6">
        <w:rPr>
          <w:rStyle w:val="CommentReference"/>
        </w:rPr>
        <w:commentReference w:id="1579"/>
      </w:r>
      <w:r w:rsidR="00EE2A36" w:rsidRPr="00912E43">
        <w:rPr>
          <w:rFonts w:ascii="Times New Roman" w:hAnsi="Times New Roman" w:cs="Times New Roman"/>
          <w:b/>
          <w:bCs/>
          <w:noProof/>
          <w:sz w:val="24"/>
          <w:szCs w:val="24"/>
          <w:lang w:val="fr-FR"/>
        </w:rPr>
        <w:t>Figure 3</w:t>
      </w:r>
    </w:p>
    <w:p w14:paraId="0285D82E" w14:textId="18D11216" w:rsidR="00BC1BE5" w:rsidRPr="00912E43" w:rsidRDefault="00BC1BE5" w:rsidP="00EE2A36">
      <w:pPr>
        <w:spacing w:line="480" w:lineRule="auto"/>
        <w:rPr>
          <w:rFonts w:ascii="Times New Roman" w:hAnsi="Times New Roman" w:cs="Times New Roman"/>
          <w:b/>
          <w:bCs/>
          <w:noProof/>
          <w:sz w:val="24"/>
          <w:szCs w:val="24"/>
          <w:lang w:val="fr-FR"/>
        </w:rPr>
      </w:pPr>
    </w:p>
    <w:p w14:paraId="49AE0827" w14:textId="3302CD3A" w:rsidR="00F21B72" w:rsidRPr="00912E43" w:rsidRDefault="00F21B72">
      <w:pPr>
        <w:rPr>
          <w:rFonts w:ascii="Times New Roman" w:hAnsi="Times New Roman" w:cs="Times New Roman"/>
          <w:b/>
          <w:bCs/>
          <w:noProof/>
          <w:sz w:val="24"/>
          <w:szCs w:val="24"/>
          <w:lang w:val="fr-FR"/>
        </w:rPr>
      </w:pPr>
    </w:p>
    <w:p w14:paraId="056589AD" w14:textId="7BD38A8F" w:rsidR="00F21B72" w:rsidRPr="00912E43" w:rsidRDefault="00F21B72">
      <w:pPr>
        <w:rPr>
          <w:rFonts w:ascii="Times New Roman" w:hAnsi="Times New Roman" w:cs="Times New Roman"/>
          <w:b/>
          <w:bCs/>
          <w:noProof/>
          <w:sz w:val="24"/>
          <w:szCs w:val="24"/>
          <w:lang w:val="fr-FR"/>
        </w:rPr>
      </w:pPr>
    </w:p>
    <w:p w14:paraId="200F182F" w14:textId="77777777" w:rsidR="00F21B72" w:rsidRPr="00912E43" w:rsidRDefault="00F21B72">
      <w:pPr>
        <w:rPr>
          <w:rFonts w:ascii="Times New Roman" w:hAnsi="Times New Roman" w:cs="Times New Roman"/>
          <w:b/>
          <w:bCs/>
          <w:noProof/>
          <w:sz w:val="24"/>
          <w:szCs w:val="24"/>
          <w:lang w:val="fr-FR"/>
        </w:rPr>
      </w:pPr>
    </w:p>
    <w:p w14:paraId="1D0497FE" w14:textId="77777777" w:rsidR="00F21B72" w:rsidRPr="00912E43" w:rsidRDefault="00F21B72">
      <w:pPr>
        <w:rPr>
          <w:rFonts w:ascii="Times New Roman" w:hAnsi="Times New Roman" w:cs="Times New Roman"/>
          <w:b/>
          <w:bCs/>
          <w:noProof/>
          <w:sz w:val="24"/>
          <w:szCs w:val="24"/>
          <w:lang w:val="fr-FR"/>
        </w:rPr>
      </w:pPr>
    </w:p>
    <w:p w14:paraId="5ECF4D50" w14:textId="77777777" w:rsidR="00F21B72" w:rsidRPr="00912E43" w:rsidRDefault="00F21B72">
      <w:pPr>
        <w:rPr>
          <w:rFonts w:ascii="Times New Roman" w:hAnsi="Times New Roman" w:cs="Times New Roman"/>
          <w:b/>
          <w:bCs/>
          <w:noProof/>
          <w:sz w:val="24"/>
          <w:szCs w:val="24"/>
          <w:lang w:val="fr-FR"/>
        </w:rPr>
      </w:pPr>
    </w:p>
    <w:p w14:paraId="12BDE0C8" w14:textId="77777777" w:rsidR="00F21B72" w:rsidRPr="00912E43" w:rsidRDefault="00F21B72">
      <w:pPr>
        <w:rPr>
          <w:rFonts w:ascii="Times New Roman" w:hAnsi="Times New Roman" w:cs="Times New Roman"/>
          <w:b/>
          <w:bCs/>
          <w:noProof/>
          <w:sz w:val="24"/>
          <w:szCs w:val="24"/>
          <w:lang w:val="fr-FR"/>
        </w:rPr>
      </w:pPr>
    </w:p>
    <w:p w14:paraId="575825F3" w14:textId="77777777" w:rsidR="00F21B72" w:rsidRPr="00912E43" w:rsidRDefault="00F21B72">
      <w:pPr>
        <w:rPr>
          <w:rFonts w:ascii="Times New Roman" w:hAnsi="Times New Roman" w:cs="Times New Roman"/>
          <w:b/>
          <w:bCs/>
          <w:noProof/>
          <w:sz w:val="24"/>
          <w:szCs w:val="24"/>
          <w:lang w:val="fr-FR"/>
        </w:rPr>
      </w:pPr>
    </w:p>
    <w:p w14:paraId="18FDF948" w14:textId="77777777" w:rsidR="00F21B72" w:rsidRPr="00912E43" w:rsidRDefault="00F21B72">
      <w:pPr>
        <w:rPr>
          <w:rFonts w:ascii="Times New Roman" w:hAnsi="Times New Roman" w:cs="Times New Roman"/>
          <w:b/>
          <w:bCs/>
          <w:noProof/>
          <w:sz w:val="24"/>
          <w:szCs w:val="24"/>
          <w:lang w:val="fr-FR"/>
        </w:rPr>
      </w:pPr>
    </w:p>
    <w:p w14:paraId="58282F20" w14:textId="77777777" w:rsidR="00F21B72" w:rsidRPr="00912E43" w:rsidRDefault="00F21B72">
      <w:pPr>
        <w:rPr>
          <w:rFonts w:ascii="Times New Roman" w:hAnsi="Times New Roman" w:cs="Times New Roman"/>
          <w:b/>
          <w:bCs/>
          <w:noProof/>
          <w:sz w:val="24"/>
          <w:szCs w:val="24"/>
          <w:lang w:val="fr-FR"/>
        </w:rPr>
      </w:pPr>
    </w:p>
    <w:p w14:paraId="018D872F" w14:textId="77777777" w:rsidR="00F21B72" w:rsidRPr="00912E43" w:rsidRDefault="00F21B72">
      <w:pPr>
        <w:rPr>
          <w:rFonts w:ascii="Times New Roman" w:hAnsi="Times New Roman" w:cs="Times New Roman"/>
          <w:b/>
          <w:bCs/>
          <w:noProof/>
          <w:sz w:val="24"/>
          <w:szCs w:val="24"/>
          <w:lang w:val="fr-FR"/>
        </w:rPr>
      </w:pPr>
    </w:p>
    <w:p w14:paraId="4C82C0F3" w14:textId="77777777" w:rsidR="00F21B72" w:rsidRPr="00912E43" w:rsidRDefault="00F21B72">
      <w:pPr>
        <w:rPr>
          <w:rFonts w:ascii="Times New Roman" w:hAnsi="Times New Roman" w:cs="Times New Roman"/>
          <w:b/>
          <w:bCs/>
          <w:noProof/>
          <w:sz w:val="24"/>
          <w:szCs w:val="24"/>
          <w:lang w:val="fr-FR"/>
        </w:rPr>
      </w:pPr>
    </w:p>
    <w:p w14:paraId="3F1E7A2E" w14:textId="77777777" w:rsidR="00F21B72" w:rsidRPr="00912E43" w:rsidRDefault="00F21B72">
      <w:pPr>
        <w:rPr>
          <w:rFonts w:ascii="Times New Roman" w:hAnsi="Times New Roman" w:cs="Times New Roman"/>
          <w:b/>
          <w:bCs/>
          <w:noProof/>
          <w:sz w:val="24"/>
          <w:szCs w:val="24"/>
          <w:lang w:val="fr-FR"/>
        </w:rPr>
      </w:pPr>
    </w:p>
    <w:p w14:paraId="609BECE2" w14:textId="6927FD95" w:rsidR="00F21B72" w:rsidRPr="00912E43" w:rsidRDefault="00912E43">
      <w:pPr>
        <w:rPr>
          <w:rFonts w:ascii="Times New Roman" w:hAnsi="Times New Roman" w:cs="Times New Roman"/>
          <w:b/>
          <w:bCs/>
          <w:noProof/>
          <w:sz w:val="24"/>
          <w:szCs w:val="24"/>
          <w:lang w:val="fr-FR"/>
        </w:rPr>
      </w:pPr>
      <w:r>
        <w:rPr>
          <w:rFonts w:ascii="Times New Roman" w:hAnsi="Times New Roman" w:cs="Times New Roman"/>
          <w:b/>
          <w:bCs/>
          <w:noProof/>
          <w:sz w:val="24"/>
          <w:szCs w:val="24"/>
          <w:lang w:eastAsia="de-DE"/>
        </w:rPr>
        <w:lastRenderedPageBreak/>
        <w:drawing>
          <wp:anchor distT="0" distB="0" distL="114300" distR="114300" simplePos="0" relativeHeight="251663360" behindDoc="0" locked="0" layoutInCell="1" allowOverlap="1" wp14:anchorId="658168FE" wp14:editId="7DEEE9F8">
            <wp:simplePos x="0" y="0"/>
            <wp:positionH relativeFrom="column">
              <wp:posOffset>-1905</wp:posOffset>
            </wp:positionH>
            <wp:positionV relativeFrom="paragraph">
              <wp:posOffset>565362</wp:posOffset>
            </wp:positionV>
            <wp:extent cx="5938173" cy="2226733"/>
            <wp:effectExtent l="0" t="0" r="0" b="2540"/>
            <wp:wrapTopAndBottom/>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8173" cy="2226733"/>
                    </a:xfrm>
                    <a:prstGeom prst="rect">
                      <a:avLst/>
                    </a:prstGeom>
                    <a:noFill/>
                    <a:ln>
                      <a:noFill/>
                    </a:ln>
                  </pic:spPr>
                </pic:pic>
              </a:graphicData>
            </a:graphic>
          </wp:anchor>
        </w:drawing>
      </w:r>
      <w:r w:rsidRPr="00912E43">
        <w:rPr>
          <w:rFonts w:ascii="Times New Roman" w:hAnsi="Times New Roman" w:cs="Times New Roman"/>
          <w:b/>
          <w:bCs/>
          <w:noProof/>
          <w:sz w:val="24"/>
          <w:szCs w:val="24"/>
          <w:lang w:val="fr-FR"/>
        </w:rPr>
        <w:t>Fi</w:t>
      </w:r>
      <w:r>
        <w:rPr>
          <w:rFonts w:ascii="Times New Roman" w:hAnsi="Times New Roman" w:cs="Times New Roman"/>
          <w:b/>
          <w:bCs/>
          <w:noProof/>
          <w:sz w:val="24"/>
          <w:szCs w:val="24"/>
          <w:lang w:val="fr-FR"/>
        </w:rPr>
        <w:t>gure 4</w:t>
      </w:r>
    </w:p>
    <w:p w14:paraId="3EA330AC" w14:textId="2483EF21" w:rsidR="00E80562" w:rsidRPr="00912E43" w:rsidRDefault="00E80562">
      <w:pPr>
        <w:rPr>
          <w:rFonts w:ascii="Times New Roman" w:hAnsi="Times New Roman" w:cs="Times New Roman"/>
          <w:b/>
          <w:bCs/>
          <w:noProof/>
          <w:sz w:val="24"/>
          <w:szCs w:val="24"/>
          <w:lang w:val="fr-FR"/>
        </w:rPr>
      </w:pPr>
    </w:p>
    <w:p w14:paraId="725A5275" w14:textId="269561BB" w:rsidR="00E80562" w:rsidRPr="00912E43" w:rsidRDefault="00E80562">
      <w:pPr>
        <w:rPr>
          <w:noProof/>
          <w:lang w:val="fr-FR"/>
        </w:rPr>
      </w:pPr>
    </w:p>
    <w:sectPr w:rsidR="00E80562" w:rsidRPr="00912E43" w:rsidSect="00295986">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Sarah Benhaiem" w:date="2022-03-06T09:36:00Z" w:initials="SB">
    <w:p w14:paraId="2C96575D" w14:textId="384425DB" w:rsidR="008438F8" w:rsidRPr="001522D4" w:rsidRDefault="008438F8">
      <w:pPr>
        <w:pStyle w:val="CommentText"/>
        <w:rPr>
          <w:lang w:val="en-US"/>
        </w:rPr>
      </w:pPr>
      <w:r>
        <w:rPr>
          <w:rStyle w:val="CommentReference"/>
        </w:rPr>
        <w:annotationRef/>
      </w:r>
      <w:r w:rsidRPr="001522D4">
        <w:rPr>
          <w:lang w:val="en-US"/>
        </w:rPr>
        <w:t>Marwan, given that you wo</w:t>
      </w:r>
      <w:r>
        <w:rPr>
          <w:lang w:val="en-US"/>
        </w:rPr>
        <w:t>rked on the paper during your thesis (unless you only worked on it during your free time) you could potentially add you current affiliation at the CEFE…</w:t>
      </w:r>
    </w:p>
  </w:comment>
  <w:comment w:id="2" w:author="Aima P" w:date="2022-03-22T13:28:00Z" w:initials="AP">
    <w:p w14:paraId="2AEBA959" w14:textId="77777777" w:rsidR="000A2125" w:rsidRDefault="000A2125">
      <w:pPr>
        <w:pStyle w:val="CommentText"/>
      </w:pPr>
      <w:r>
        <w:rPr>
          <w:rStyle w:val="CommentReference"/>
        </w:rPr>
        <w:annotationRef/>
      </w:r>
      <w:r>
        <w:t>Sometimes you can include the ORCID during the submission, here is mine:</w:t>
      </w:r>
    </w:p>
    <w:p w14:paraId="2DCC7D7F" w14:textId="77777777" w:rsidR="000A2125" w:rsidRDefault="000A2125">
      <w:pPr>
        <w:pStyle w:val="CommentText"/>
      </w:pPr>
    </w:p>
    <w:p w14:paraId="18F73387" w14:textId="77777777" w:rsidR="000A2125" w:rsidRDefault="000A2125" w:rsidP="001E3CCD">
      <w:pPr>
        <w:pStyle w:val="CommentText"/>
      </w:pPr>
      <w:r>
        <w:t xml:space="preserve">0000-0001-6763-9923 </w:t>
      </w:r>
    </w:p>
  </w:comment>
  <w:comment w:id="6" w:author="Aima P" w:date="2022-03-22T14:49:00Z" w:initials="AP">
    <w:p w14:paraId="13D233F5" w14:textId="77777777" w:rsidR="007F1D58" w:rsidRDefault="007F1D58" w:rsidP="00854799">
      <w:pPr>
        <w:pStyle w:val="CommentText"/>
      </w:pPr>
      <w:r>
        <w:rPr>
          <w:rStyle w:val="CommentReference"/>
        </w:rPr>
        <w:annotationRef/>
      </w:r>
      <w:r>
        <w:t>I think the abstract could use a bit of work. In my opinion, the main objectives should be presented here in the same order as in the intro, and all of them should be answered, including a reference to the methods. 1 sentence objectives, 2 sentence methods, 2 sentences resuls and discussion. 1 general conclusion</w:t>
      </w:r>
    </w:p>
  </w:comment>
  <w:comment w:id="25" w:author="Sarah Benhaiem" w:date="2022-03-16T17:02:00Z" w:initials="SB">
    <w:p w14:paraId="57F26F2C" w14:textId="021FFC93" w:rsidR="008438F8" w:rsidRPr="008B6EEE" w:rsidRDefault="008438F8">
      <w:pPr>
        <w:pStyle w:val="CommentText"/>
        <w:rPr>
          <w:lang w:val="en-US"/>
        </w:rPr>
      </w:pPr>
      <w:r>
        <w:rPr>
          <w:rStyle w:val="CommentReference"/>
        </w:rPr>
        <w:annotationRef/>
      </w:r>
      <w:r w:rsidRPr="008B6EEE">
        <w:rPr>
          <w:lang w:val="en-US"/>
        </w:rPr>
        <w:t xml:space="preserve">Or up to 2022 </w:t>
      </w:r>
    </w:p>
  </w:comment>
  <w:comment w:id="27" w:author="Marwan" w:date="2021-06-24T10:37:00Z" w:initials="M">
    <w:p w14:paraId="17349C09" w14:textId="62684027" w:rsidR="008438F8" w:rsidRPr="00B04563" w:rsidRDefault="008438F8">
      <w:pPr>
        <w:pStyle w:val="CommentText"/>
        <w:rPr>
          <w:lang w:val="en-US"/>
        </w:rPr>
      </w:pPr>
      <w:r>
        <w:rPr>
          <w:rStyle w:val="CommentReference"/>
        </w:rPr>
        <w:annotationRef/>
      </w:r>
      <w:r w:rsidRPr="00B04563">
        <w:rPr>
          <w:lang w:val="en-US"/>
        </w:rPr>
        <w:t>st</w:t>
      </w:r>
      <w:r>
        <w:rPr>
          <w:lang w:val="en-US"/>
        </w:rPr>
        <w:t>r</w:t>
      </w:r>
      <w:r w:rsidRPr="00B04563">
        <w:rPr>
          <w:lang w:val="en-US"/>
        </w:rPr>
        <w:t>angely enoug</w:t>
      </w:r>
      <w:r>
        <w:rPr>
          <w:lang w:val="en-US"/>
        </w:rPr>
        <w:t>h, it doesn’t appear in the dat</w:t>
      </w:r>
      <w:r w:rsidRPr="00B04563">
        <w:rPr>
          <w:lang w:val="en-US"/>
        </w:rPr>
        <w:t>a. The decade 2010-2020 has the highest number of reported roadkills, followed by the decade 1990-2000 and then by the decade 2000-2010.</w:t>
      </w:r>
    </w:p>
    <w:p w14:paraId="5852C781" w14:textId="3F6027C5" w:rsidR="008438F8" w:rsidRPr="00B04563" w:rsidRDefault="008438F8" w:rsidP="00E30EF5">
      <w:pPr>
        <w:pStyle w:val="CommentText"/>
        <w:rPr>
          <w:lang w:val="en-US"/>
        </w:rPr>
      </w:pPr>
      <w:r w:rsidRPr="00B04563">
        <w:rPr>
          <w:lang w:val="en-US"/>
        </w:rPr>
        <w:t>Should w</w:t>
      </w:r>
      <w:r>
        <w:rPr>
          <w:lang w:val="en-US"/>
        </w:rPr>
        <w:t>e simply remove this prediction</w:t>
      </w:r>
      <w:r w:rsidRPr="00B04563">
        <w:rPr>
          <w:lang w:val="en-US"/>
        </w:rPr>
        <w:t>? Or should we present and discuss the unexpected results?</w:t>
      </w:r>
    </w:p>
  </w:comment>
  <w:comment w:id="28" w:author="Hofer, Heribert" w:date="2022-03-07T06:37:00Z" w:initials="HH">
    <w:p w14:paraId="7791A853" w14:textId="7596C63E" w:rsidR="008438F8" w:rsidRPr="00BC5ECC" w:rsidRDefault="008438F8">
      <w:pPr>
        <w:pStyle w:val="CommentText"/>
        <w:rPr>
          <w:lang w:val="en-GB"/>
        </w:rPr>
      </w:pPr>
      <w:r>
        <w:rPr>
          <w:rStyle w:val="CommentReference"/>
        </w:rPr>
        <w:annotationRef/>
      </w:r>
      <w:r w:rsidRPr="00BC5ECC">
        <w:rPr>
          <w:lang w:val="en-GB"/>
        </w:rPr>
        <w:t xml:space="preserve">You never remove a prediction just because it is not in line with the data. </w:t>
      </w:r>
      <w:r>
        <w:rPr>
          <w:lang w:val="en-GB"/>
        </w:rPr>
        <w:t>Keep it and discuss it</w:t>
      </w:r>
    </w:p>
  </w:comment>
  <w:comment w:id="29" w:author="Sarah Benhaiem" w:date="2022-03-16T17:05:00Z" w:initials="SB">
    <w:p w14:paraId="0AD06985" w14:textId="7C3A8D5E" w:rsidR="008438F8" w:rsidRPr="008B6EEE" w:rsidRDefault="008438F8">
      <w:pPr>
        <w:pStyle w:val="CommentText"/>
        <w:rPr>
          <w:lang w:val="en-US"/>
        </w:rPr>
      </w:pPr>
      <w:r w:rsidRPr="00F5743D">
        <w:rPr>
          <w:rStyle w:val="CommentReference"/>
          <w:highlight w:val="yellow"/>
        </w:rPr>
        <w:annotationRef/>
      </w:r>
      <w:r w:rsidRPr="008762E6">
        <w:rPr>
          <w:lang w:val="en-US"/>
        </w:rPr>
        <w:t xml:space="preserve">I </w:t>
      </w:r>
      <w:r w:rsidR="008762E6" w:rsidRPr="008762E6">
        <w:rPr>
          <w:lang w:val="en-US"/>
        </w:rPr>
        <w:t>agree with Heribert but c</w:t>
      </w:r>
      <w:r w:rsidRPr="008762E6">
        <w:rPr>
          <w:lang w:val="en-US"/>
        </w:rPr>
        <w:t xml:space="preserve">an </w:t>
      </w:r>
      <w:r w:rsidR="008762E6" w:rsidRPr="008762E6">
        <w:rPr>
          <w:lang w:val="en-US"/>
        </w:rPr>
        <w:t xml:space="preserve">we really </w:t>
      </w:r>
      <w:r w:rsidRPr="008762E6">
        <w:rPr>
          <w:lang w:val="en-US"/>
        </w:rPr>
        <w:t xml:space="preserve">assume that the monitoring effort has been similar between years, eg some field assistants or students would have been </w:t>
      </w:r>
      <w:r w:rsidR="008762E6" w:rsidRPr="008762E6">
        <w:rPr>
          <w:lang w:val="en-US"/>
        </w:rPr>
        <w:t xml:space="preserve">more or </w:t>
      </w:r>
      <w:r w:rsidRPr="008762E6">
        <w:rPr>
          <w:lang w:val="en-US"/>
        </w:rPr>
        <w:t xml:space="preserve">less likely to drive around </w:t>
      </w:r>
      <w:r w:rsidR="008762E6" w:rsidRPr="008762E6">
        <w:rPr>
          <w:lang w:val="en-US"/>
        </w:rPr>
        <w:t xml:space="preserve">in the Serengeti perhaps </w:t>
      </w:r>
      <w:r w:rsidRPr="008762E6">
        <w:rPr>
          <w:lang w:val="en-US"/>
        </w:rPr>
        <w:t xml:space="preserve">or be </w:t>
      </w:r>
      <w:r w:rsidR="0059105D">
        <w:rPr>
          <w:lang w:val="en-US"/>
        </w:rPr>
        <w:t xml:space="preserve">more/less </w:t>
      </w:r>
      <w:r w:rsidRPr="008762E6">
        <w:rPr>
          <w:lang w:val="en-US"/>
        </w:rPr>
        <w:t xml:space="preserve">connected </w:t>
      </w:r>
      <w:r w:rsidR="0059105D">
        <w:rPr>
          <w:lang w:val="en-US"/>
        </w:rPr>
        <w:t>to</w:t>
      </w:r>
      <w:r w:rsidRPr="008762E6">
        <w:rPr>
          <w:lang w:val="en-US"/>
        </w:rPr>
        <w:t xml:space="preserve"> other</w:t>
      </w:r>
      <w:r w:rsidR="008762E6" w:rsidRPr="008762E6">
        <w:rPr>
          <w:lang w:val="en-US"/>
        </w:rPr>
        <w:t xml:space="preserve"> researchers who would report a roadkill case</w:t>
      </w:r>
      <w:r w:rsidR="0059105D">
        <w:rPr>
          <w:lang w:val="en-US"/>
        </w:rPr>
        <w:t xml:space="preserve"> </w:t>
      </w:r>
      <w:r w:rsidR="0059105D" w:rsidRPr="008762E6">
        <w:rPr>
          <w:lang w:val="en-US"/>
        </w:rPr>
        <w:t>(eg I was really focused on monitoring cubs</w:t>
      </w:r>
      <w:r w:rsidR="0059105D">
        <w:rPr>
          <w:lang w:val="en-US"/>
        </w:rPr>
        <w:t>/communal dens</w:t>
      </w:r>
      <w:r w:rsidR="0059105D" w:rsidRPr="008762E6">
        <w:rPr>
          <w:lang w:val="en-US"/>
        </w:rPr>
        <w:t xml:space="preserve"> during my thesis</w:t>
      </w:r>
      <w:r w:rsidR="0059105D">
        <w:rPr>
          <w:lang w:val="en-US"/>
        </w:rPr>
        <w:t xml:space="preserve"> and was rather isolated socially</w:t>
      </w:r>
      <w:r w:rsidR="0059105D" w:rsidRPr="008762E6">
        <w:rPr>
          <w:lang w:val="en-US"/>
        </w:rPr>
        <w:t>)</w:t>
      </w:r>
      <w:r w:rsidRPr="008762E6">
        <w:rPr>
          <w:lang w:val="en-US"/>
        </w:rPr>
        <w:t>.</w:t>
      </w:r>
      <w:r>
        <w:rPr>
          <w:lang w:val="en-US"/>
        </w:rPr>
        <w:t xml:space="preserve"> </w:t>
      </w:r>
      <w:r w:rsidR="00EB5044">
        <w:rPr>
          <w:lang w:val="en-US"/>
        </w:rPr>
        <w:t xml:space="preserve"> </w:t>
      </w:r>
      <w:r w:rsidR="00AE338D">
        <w:rPr>
          <w:lang w:val="en-US"/>
        </w:rPr>
        <w:t xml:space="preserve">I suppose there may be a lot of variation here. </w:t>
      </w:r>
      <w:r w:rsidR="00EB5044">
        <w:rPr>
          <w:lang w:val="en-US"/>
        </w:rPr>
        <w:t>It is clearly an interesting idea to test but I am not sure we can really test it (for the reason I just mentioned)</w:t>
      </w:r>
      <w:r>
        <w:rPr>
          <w:lang w:val="en-US"/>
        </w:rPr>
        <w:t xml:space="preserve"> </w:t>
      </w:r>
      <w:r w:rsidRPr="008B6EEE">
        <w:rPr>
          <w:lang w:val="en-US"/>
        </w:rPr>
        <w:t xml:space="preserve"> </w:t>
      </w:r>
      <w:r w:rsidR="0059105D">
        <w:rPr>
          <w:lang w:val="en-US"/>
        </w:rPr>
        <w:t xml:space="preserve">+ we </w:t>
      </w:r>
      <w:r w:rsidR="00976328">
        <w:rPr>
          <w:lang w:val="en-US"/>
        </w:rPr>
        <w:t>may</w:t>
      </w:r>
      <w:r w:rsidR="0059105D">
        <w:rPr>
          <w:lang w:val="en-US"/>
        </w:rPr>
        <w:t xml:space="preserve"> </w:t>
      </w:r>
      <w:r w:rsidR="00976328">
        <w:rPr>
          <w:lang w:val="en-US"/>
        </w:rPr>
        <w:t>“dilute” the main message</w:t>
      </w:r>
      <w:r w:rsidR="0059105D">
        <w:rPr>
          <w:lang w:val="en-US"/>
        </w:rPr>
        <w:t xml:space="preserve"> and</w:t>
      </w:r>
      <w:r w:rsidR="00976328">
        <w:rPr>
          <w:lang w:val="en-US"/>
        </w:rPr>
        <w:t xml:space="preserve"> adds</w:t>
      </w:r>
      <w:r w:rsidR="0059105D">
        <w:rPr>
          <w:lang w:val="en-US"/>
        </w:rPr>
        <w:t xml:space="preserve"> many words to try and explain the odd pattern Marwan described.</w:t>
      </w:r>
    </w:p>
  </w:comment>
  <w:comment w:id="26" w:author="Aima P" w:date="2022-03-22T14:51:00Z" w:initials="AP">
    <w:p w14:paraId="326C10F7" w14:textId="77777777" w:rsidR="007F1D58" w:rsidRDefault="007F1D58" w:rsidP="00231002">
      <w:pPr>
        <w:pStyle w:val="CommentText"/>
      </w:pPr>
      <w:r>
        <w:rPr>
          <w:rStyle w:val="CommentReference"/>
        </w:rPr>
        <w:annotationRef/>
      </w:r>
      <w:r>
        <w:t>Actually, this is not tested later in the mansucript, I would remove it from here</w:t>
      </w:r>
    </w:p>
  </w:comment>
  <w:comment w:id="30" w:author="East, Marion" w:date="2022-03-10T16:10:00Z" w:initials="EM">
    <w:p w14:paraId="0A7EF8D3" w14:textId="76D3A420" w:rsidR="008438F8" w:rsidRPr="00733AF7" w:rsidRDefault="008438F8">
      <w:pPr>
        <w:pStyle w:val="CommentText"/>
        <w:rPr>
          <w:lang w:val="en-GB"/>
        </w:rPr>
      </w:pPr>
      <w:r>
        <w:rPr>
          <w:rStyle w:val="CommentReference"/>
        </w:rPr>
        <w:annotationRef/>
      </w:r>
      <w:r w:rsidRPr="00733AF7">
        <w:rPr>
          <w:lang w:val="en-GB"/>
        </w:rPr>
        <w:t>T</w:t>
      </w:r>
      <w:r>
        <w:rPr>
          <w:lang w:val="en-GB"/>
        </w:rPr>
        <w:t xml:space="preserve">his is a general </w:t>
      </w:r>
      <w:r w:rsidRPr="00733AF7">
        <w:rPr>
          <w:lang w:val="en-GB"/>
        </w:rPr>
        <w:t>prediction</w:t>
      </w:r>
      <w:r>
        <w:rPr>
          <w:lang w:val="en-GB"/>
        </w:rPr>
        <w:t xml:space="preserve"> based on the substantial increase in road traffic, roads and tourists in the Serengeti (and elsewhere in northern Tz) between the late 1980s and early 2020s. The prediction doesn’t assume a linear increase in traffic during this period, or a simple association between road traffic numbers and hyena road kills. We have no exact figures for road usage within the park, speeds driven, the extent of illegal night driving across time, estimates of actual road kills vs those we found or were reported etc. Despite this – the hyenas killed on the road during the most recent 10 year is higher than in the two former block of 10 years.  </w:t>
      </w:r>
    </w:p>
  </w:comment>
  <w:comment w:id="40" w:author="Aima P" w:date="2022-03-22T13:35:00Z" w:initials="AP">
    <w:p w14:paraId="47DD8415" w14:textId="77777777" w:rsidR="004E0321" w:rsidRDefault="004E0321" w:rsidP="00DB242E">
      <w:pPr>
        <w:pStyle w:val="CommentText"/>
      </w:pPr>
      <w:r>
        <w:rPr>
          <w:rStyle w:val="CommentReference"/>
        </w:rPr>
        <w:annotationRef/>
      </w:r>
      <w:r>
        <w:t xml:space="preserve">Here I am missing a sentence about methods, between the hypotheses and the results. </w:t>
      </w:r>
    </w:p>
  </w:comment>
  <w:comment w:id="48" w:author="Sarah Benhaiem" w:date="2022-03-17T18:54:00Z" w:initials="SB">
    <w:p w14:paraId="1E42B9AF" w14:textId="1820F305" w:rsidR="000D7FD6" w:rsidRPr="000D7FD6" w:rsidRDefault="000D7FD6">
      <w:pPr>
        <w:pStyle w:val="CommentText"/>
        <w:rPr>
          <w:lang w:val="en-US"/>
        </w:rPr>
      </w:pPr>
      <w:r>
        <w:rPr>
          <w:rStyle w:val="CommentReference"/>
        </w:rPr>
        <w:annotationRef/>
      </w:r>
      <w:r>
        <w:rPr>
          <w:rStyle w:val="CommentReference"/>
        </w:rPr>
        <w:annotationRef/>
      </w:r>
      <w:r>
        <w:rPr>
          <w:lang w:val="en-US"/>
        </w:rPr>
        <w:t>You could perhaps add the</w:t>
      </w:r>
      <w:r w:rsidRPr="00326B1F">
        <w:rPr>
          <w:lang w:val="en-US"/>
        </w:rPr>
        <w:t xml:space="preserve"> sample size in the abstract </w:t>
      </w:r>
    </w:p>
  </w:comment>
  <w:comment w:id="56" w:author="Aima P" w:date="2022-03-22T13:37:00Z" w:initials="AP">
    <w:p w14:paraId="1180E242" w14:textId="77777777" w:rsidR="004E0321" w:rsidRDefault="004E0321">
      <w:pPr>
        <w:pStyle w:val="CommentText"/>
      </w:pPr>
      <w:r>
        <w:rPr>
          <w:rStyle w:val="CommentReference"/>
        </w:rPr>
        <w:annotationRef/>
      </w:r>
      <w:r>
        <w:t xml:space="preserve">Something about the seasonal pattern is missing here, as the hypothesis was mentioned just some lines above. </w:t>
      </w:r>
    </w:p>
    <w:p w14:paraId="1874CA1B" w14:textId="77777777" w:rsidR="004E0321" w:rsidRDefault="004E0321" w:rsidP="004E6E6E">
      <w:pPr>
        <w:pStyle w:val="CommentText"/>
      </w:pPr>
      <w:r>
        <w:t>"We found a seasonal pattern in the location of the roadkills that is consistent with herbivore migratory routes"?</w:t>
      </w:r>
    </w:p>
  </w:comment>
  <w:comment w:id="66" w:author="Sarah Benhaiem" w:date="2022-03-16T17:13:00Z" w:initials="SB">
    <w:p w14:paraId="54E4EF11" w14:textId="537A3643" w:rsidR="008438F8" w:rsidRPr="004502A7" w:rsidRDefault="008438F8">
      <w:pPr>
        <w:pStyle w:val="CommentText"/>
        <w:rPr>
          <w:lang w:val="en-US"/>
        </w:rPr>
      </w:pPr>
      <w:r>
        <w:rPr>
          <w:rStyle w:val="CommentReference"/>
        </w:rPr>
        <w:annotationRef/>
      </w:r>
      <w:r w:rsidRPr="004502A7">
        <w:rPr>
          <w:lang w:val="en-US"/>
        </w:rPr>
        <w:t>It is usually better to re-use as key words terms which are already included in the t</w:t>
      </w:r>
      <w:r w:rsidR="000D7FD6">
        <w:rPr>
          <w:lang w:val="en-US"/>
        </w:rPr>
        <w:t>i</w:t>
      </w:r>
      <w:r w:rsidRPr="004502A7">
        <w:rPr>
          <w:lang w:val="en-US"/>
        </w:rPr>
        <w:t>tle or the abstract, thus I would suggest you replace the two last ones, perhaps by „main road“</w:t>
      </w:r>
      <w:r w:rsidR="00700FC0">
        <w:rPr>
          <w:lang w:val="en-US"/>
        </w:rPr>
        <w:t xml:space="preserve"> </w:t>
      </w:r>
      <w:r>
        <w:rPr>
          <w:lang w:val="en-US"/>
        </w:rPr>
        <w:t>and “traffic volume”?</w:t>
      </w:r>
    </w:p>
  </w:comment>
  <w:comment w:id="67" w:author="Aima P" w:date="2022-03-22T13:39:00Z" w:initials="AP">
    <w:p w14:paraId="379A9859" w14:textId="77777777" w:rsidR="002A73C3" w:rsidRDefault="002A73C3" w:rsidP="00392CC2">
      <w:pPr>
        <w:pStyle w:val="CommentText"/>
      </w:pPr>
      <w:r>
        <w:rPr>
          <w:rStyle w:val="CommentReference"/>
        </w:rPr>
        <w:annotationRef/>
      </w:r>
      <w:r>
        <w:t>I agree, but some journals will not allow to repeat words from title, so we could have some alternatives, just in case. I added a couple of suggestions if needed</w:t>
      </w:r>
    </w:p>
  </w:comment>
  <w:comment w:id="69" w:author="East, Marion" w:date="2022-03-14T14:14:00Z" w:initials="EM">
    <w:p w14:paraId="6328721C" w14:textId="40D34E9F" w:rsidR="008438F8" w:rsidRPr="0034362C" w:rsidRDefault="008438F8">
      <w:pPr>
        <w:pStyle w:val="CommentText"/>
        <w:rPr>
          <w:lang w:val="en-GB"/>
        </w:rPr>
      </w:pPr>
      <w:r>
        <w:rPr>
          <w:rStyle w:val="CommentReference"/>
        </w:rPr>
        <w:annotationRef/>
      </w:r>
      <w:r w:rsidRPr="0034362C">
        <w:rPr>
          <w:lang w:val="en-GB"/>
        </w:rPr>
        <w:t>Not necessarily ‚close to‘  - regions containing</w:t>
      </w:r>
      <w:r>
        <w:rPr>
          <w:lang w:val="en-GB"/>
        </w:rPr>
        <w:t xml:space="preserve"> migratory prey</w:t>
      </w:r>
    </w:p>
  </w:comment>
  <w:comment w:id="70" w:author="Sarah Benhaiem" w:date="2022-03-16T17:16:00Z" w:initials="SB">
    <w:p w14:paraId="1944BBDF" w14:textId="276AE074" w:rsidR="008438F8" w:rsidRPr="004502A7" w:rsidRDefault="008438F8">
      <w:pPr>
        <w:pStyle w:val="CommentText"/>
        <w:rPr>
          <w:lang w:val="en-US"/>
        </w:rPr>
      </w:pPr>
      <w:r>
        <w:rPr>
          <w:rStyle w:val="CommentReference"/>
        </w:rPr>
        <w:annotationRef/>
      </w:r>
      <w:r w:rsidRPr="004502A7">
        <w:rPr>
          <w:lang w:val="en-US"/>
        </w:rPr>
        <w:t>That would probably be too many word/characters…</w:t>
      </w:r>
    </w:p>
  </w:comment>
  <w:comment w:id="71" w:author="Aima P" w:date="2022-03-22T13:42:00Z" w:initials="AP">
    <w:p w14:paraId="186D1147" w14:textId="77777777" w:rsidR="002A73C3" w:rsidRDefault="002A73C3">
      <w:pPr>
        <w:pStyle w:val="CommentText"/>
      </w:pPr>
      <w:r>
        <w:rPr>
          <w:rStyle w:val="CommentReference"/>
        </w:rPr>
        <w:annotationRef/>
      </w:r>
      <w:r>
        <w:t>Not sure of the number of characters allowed, alternative suggestion:</w:t>
      </w:r>
    </w:p>
    <w:p w14:paraId="2B3C7E47" w14:textId="77777777" w:rsidR="002A73C3" w:rsidRDefault="002A73C3" w:rsidP="005A1323">
      <w:pPr>
        <w:pStyle w:val="CommentText"/>
      </w:pPr>
      <w:r>
        <w:t>"Spotted hyena roadkills are driven by traffic volume, prey location and individual social status"</w:t>
      </w:r>
    </w:p>
  </w:comment>
  <w:comment w:id="95" w:author="East, Marion" w:date="2022-03-11T18:25:00Z" w:initials="EM">
    <w:p w14:paraId="31954DA0" w14:textId="4AC52715" w:rsidR="008438F8" w:rsidRDefault="008438F8" w:rsidP="00685ABB">
      <w:pPr>
        <w:suppressAutoHyphens w:val="0"/>
        <w:autoSpaceDE w:val="0"/>
        <w:autoSpaceDN w:val="0"/>
        <w:adjustRightInd w:val="0"/>
        <w:spacing w:after="0" w:line="240" w:lineRule="auto"/>
        <w:rPr>
          <w:rFonts w:ascii="Meridien-Roman" w:eastAsia="SimSun" w:hAnsi="Meridien-Roman" w:cs="Meridien-Roman"/>
          <w:sz w:val="16"/>
          <w:szCs w:val="16"/>
          <w:lang w:val="en-GB" w:eastAsia="en-US"/>
        </w:rPr>
      </w:pPr>
      <w:r>
        <w:rPr>
          <w:rStyle w:val="CommentReference"/>
        </w:rPr>
        <w:annotationRef/>
      </w:r>
      <w:r w:rsidRPr="00A87A67">
        <w:rPr>
          <w:rFonts w:ascii="Meridien-Roman" w:eastAsia="SimSun" w:hAnsi="Meridien-Roman" w:cs="Meridien-Roman"/>
          <w:sz w:val="16"/>
          <w:szCs w:val="16"/>
          <w:lang w:val="en-US" w:eastAsia="en-US"/>
        </w:rPr>
        <w:t xml:space="preserve">Woodroffe, R. &amp; Ginsberg, J.R. (1998). </w:t>
      </w:r>
      <w:r>
        <w:rPr>
          <w:rFonts w:ascii="Meridien-Roman" w:eastAsia="SimSun" w:hAnsi="Meridien-Roman" w:cs="Meridien-Roman"/>
          <w:sz w:val="16"/>
          <w:szCs w:val="16"/>
          <w:lang w:val="en-GB" w:eastAsia="en-US"/>
        </w:rPr>
        <w:t xml:space="preserve">Edge effects and the extinction of populations inside protected areas. </w:t>
      </w:r>
      <w:r>
        <w:rPr>
          <w:rFonts w:ascii="Meridien-Italic" w:eastAsia="SimSun" w:hAnsi="Meridien-Italic" w:cs="Meridien-Italic"/>
          <w:i/>
          <w:iCs/>
          <w:sz w:val="16"/>
          <w:szCs w:val="16"/>
          <w:lang w:val="en-GB" w:eastAsia="en-US"/>
        </w:rPr>
        <w:t xml:space="preserve">Science </w:t>
      </w:r>
      <w:r>
        <w:rPr>
          <w:rFonts w:ascii="Meridien-Bold" w:eastAsia="SimSun" w:hAnsi="Meridien-Bold" w:cs="Meridien-Bold"/>
          <w:b/>
          <w:bCs/>
          <w:sz w:val="16"/>
          <w:szCs w:val="16"/>
          <w:lang w:val="en-GB" w:eastAsia="en-US"/>
        </w:rPr>
        <w:t>280</w:t>
      </w:r>
      <w:r>
        <w:rPr>
          <w:rFonts w:ascii="Meridien-Roman" w:eastAsia="SimSun" w:hAnsi="Meridien-Roman" w:cs="Meridien-Roman"/>
          <w:sz w:val="16"/>
          <w:szCs w:val="16"/>
          <w:lang w:val="en-GB" w:eastAsia="en-US"/>
        </w:rPr>
        <w:t>, 2126-2128.</w:t>
      </w:r>
    </w:p>
    <w:p w14:paraId="25F7C30B" w14:textId="77777777" w:rsidR="008438F8" w:rsidRPr="00685ABB" w:rsidRDefault="008438F8" w:rsidP="00685ABB">
      <w:pPr>
        <w:suppressAutoHyphens w:val="0"/>
        <w:autoSpaceDE w:val="0"/>
        <w:autoSpaceDN w:val="0"/>
        <w:adjustRightInd w:val="0"/>
        <w:spacing w:after="0" w:line="240" w:lineRule="auto"/>
        <w:rPr>
          <w:rFonts w:ascii="Meridien-Roman" w:eastAsia="SimSun" w:hAnsi="Meridien-Roman" w:cs="Meridien-Roman"/>
          <w:sz w:val="16"/>
          <w:szCs w:val="16"/>
          <w:lang w:val="en-GB" w:eastAsia="en-US"/>
        </w:rPr>
      </w:pPr>
    </w:p>
  </w:comment>
  <w:comment w:id="110" w:author="East, Marion" w:date="2022-03-11T18:00:00Z" w:initials="EM">
    <w:p w14:paraId="722862E1" w14:textId="77777777" w:rsidR="008438F8" w:rsidRDefault="008438F8" w:rsidP="001A2134">
      <w:pPr>
        <w:pStyle w:val="ListParagraph1"/>
        <w:spacing w:after="0" w:line="480" w:lineRule="auto"/>
        <w:ind w:left="0"/>
        <w:rPr>
          <w:rFonts w:ascii="Times New Roman" w:hAnsi="Times New Roman" w:cs="Times New Roman"/>
          <w:sz w:val="24"/>
          <w:szCs w:val="24"/>
          <w:lang w:val="en-US"/>
        </w:rPr>
      </w:pPr>
      <w:r>
        <w:rPr>
          <w:rStyle w:val="CommentReference"/>
        </w:rPr>
        <w:annotationRef/>
      </w:r>
      <w:r w:rsidRPr="00B23190">
        <w:rPr>
          <w:rFonts w:ascii="Times New Roman" w:hAnsi="Times New Roman" w:cs="Times New Roman"/>
          <w:sz w:val="24"/>
          <w:szCs w:val="24"/>
          <w:lang w:val="en-GB"/>
        </w:rPr>
        <w:t>Hofer</w:t>
      </w:r>
      <w:r>
        <w:rPr>
          <w:rFonts w:ascii="Times New Roman" w:hAnsi="Times New Roman" w:cs="Times New Roman"/>
          <w:sz w:val="24"/>
          <w:szCs w:val="24"/>
          <w:lang w:val="en-GB"/>
        </w:rPr>
        <w:t>,</w:t>
      </w:r>
      <w:r w:rsidRPr="00B23190">
        <w:rPr>
          <w:rFonts w:ascii="Times New Roman" w:hAnsi="Times New Roman" w:cs="Times New Roman"/>
          <w:sz w:val="24"/>
          <w:szCs w:val="24"/>
          <w:lang w:val="en-GB"/>
        </w:rPr>
        <w:t xml:space="preserve"> H</w:t>
      </w:r>
      <w:r>
        <w:rPr>
          <w:rFonts w:ascii="Times New Roman" w:hAnsi="Times New Roman" w:cs="Times New Roman"/>
          <w:sz w:val="24"/>
          <w:szCs w:val="24"/>
          <w:lang w:val="en-GB"/>
        </w:rPr>
        <w:t>.</w:t>
      </w:r>
      <w:r w:rsidRPr="00B23190">
        <w:rPr>
          <w:rFonts w:ascii="Times New Roman" w:hAnsi="Times New Roman" w:cs="Times New Roman"/>
          <w:sz w:val="24"/>
          <w:szCs w:val="24"/>
          <w:lang w:val="en-GB"/>
        </w:rPr>
        <w:t>, Campbell</w:t>
      </w:r>
      <w:r>
        <w:rPr>
          <w:rFonts w:ascii="Times New Roman" w:hAnsi="Times New Roman" w:cs="Times New Roman"/>
          <w:sz w:val="24"/>
          <w:szCs w:val="24"/>
          <w:lang w:val="en-GB"/>
        </w:rPr>
        <w:t>,</w:t>
      </w:r>
      <w:r w:rsidRPr="00B23190">
        <w:rPr>
          <w:rFonts w:ascii="Times New Roman" w:hAnsi="Times New Roman" w:cs="Times New Roman"/>
          <w:sz w:val="24"/>
          <w:szCs w:val="24"/>
          <w:lang w:val="en-GB"/>
        </w:rPr>
        <w:t xml:space="preserve"> K</w:t>
      </w:r>
      <w:r>
        <w:rPr>
          <w:rFonts w:ascii="Times New Roman" w:hAnsi="Times New Roman" w:cs="Times New Roman"/>
          <w:sz w:val="24"/>
          <w:szCs w:val="24"/>
          <w:lang w:val="en-GB"/>
        </w:rPr>
        <w:t xml:space="preserve">. </w:t>
      </w:r>
      <w:r w:rsidRPr="00B23190">
        <w:rPr>
          <w:rFonts w:ascii="Times New Roman" w:hAnsi="Times New Roman" w:cs="Times New Roman"/>
          <w:sz w:val="24"/>
          <w:szCs w:val="24"/>
          <w:lang w:val="en-GB"/>
        </w:rPr>
        <w:t>L</w:t>
      </w:r>
      <w:r>
        <w:rPr>
          <w:rFonts w:ascii="Times New Roman" w:hAnsi="Times New Roman" w:cs="Times New Roman"/>
          <w:sz w:val="24"/>
          <w:szCs w:val="24"/>
          <w:lang w:val="en-GB"/>
        </w:rPr>
        <w:t xml:space="preserve">. </w:t>
      </w:r>
      <w:r w:rsidRPr="00B23190">
        <w:rPr>
          <w:rFonts w:ascii="Times New Roman" w:hAnsi="Times New Roman" w:cs="Times New Roman"/>
          <w:sz w:val="24"/>
          <w:szCs w:val="24"/>
          <w:lang w:val="en-GB"/>
        </w:rPr>
        <w:t>I</w:t>
      </w:r>
      <w:r>
        <w:rPr>
          <w:rFonts w:ascii="Times New Roman" w:hAnsi="Times New Roman" w:cs="Times New Roman"/>
          <w:sz w:val="24"/>
          <w:szCs w:val="24"/>
          <w:lang w:val="en-GB"/>
        </w:rPr>
        <w:t>.</w:t>
      </w:r>
      <w:r w:rsidRPr="00B23190">
        <w:rPr>
          <w:rFonts w:ascii="Times New Roman" w:hAnsi="Times New Roman" w:cs="Times New Roman"/>
          <w:sz w:val="24"/>
          <w:szCs w:val="24"/>
          <w:lang w:val="en-GB"/>
        </w:rPr>
        <w:t>, East</w:t>
      </w:r>
      <w:r>
        <w:rPr>
          <w:rFonts w:ascii="Times New Roman" w:hAnsi="Times New Roman" w:cs="Times New Roman"/>
          <w:sz w:val="24"/>
          <w:szCs w:val="24"/>
          <w:lang w:val="en-GB"/>
        </w:rPr>
        <w:t>,</w:t>
      </w:r>
      <w:r w:rsidRPr="00B23190">
        <w:rPr>
          <w:rFonts w:ascii="Times New Roman" w:hAnsi="Times New Roman" w:cs="Times New Roman"/>
          <w:sz w:val="24"/>
          <w:szCs w:val="24"/>
          <w:lang w:val="en-GB"/>
        </w:rPr>
        <w:t xml:space="preserve"> M</w:t>
      </w:r>
      <w:r>
        <w:rPr>
          <w:rFonts w:ascii="Times New Roman" w:hAnsi="Times New Roman" w:cs="Times New Roman"/>
          <w:sz w:val="24"/>
          <w:szCs w:val="24"/>
          <w:lang w:val="en-GB"/>
        </w:rPr>
        <w:t xml:space="preserve">. </w:t>
      </w:r>
      <w:r w:rsidRPr="00B23190">
        <w:rPr>
          <w:rFonts w:ascii="Times New Roman" w:hAnsi="Times New Roman" w:cs="Times New Roman"/>
          <w:sz w:val="24"/>
          <w:szCs w:val="24"/>
          <w:lang w:val="en-GB"/>
        </w:rPr>
        <w:t>L</w:t>
      </w:r>
      <w:r>
        <w:rPr>
          <w:rFonts w:ascii="Times New Roman" w:hAnsi="Times New Roman" w:cs="Times New Roman"/>
          <w:sz w:val="24"/>
          <w:szCs w:val="24"/>
          <w:lang w:val="en-GB"/>
        </w:rPr>
        <w:t>. &amp;</w:t>
      </w:r>
      <w:r w:rsidRPr="00B23190">
        <w:rPr>
          <w:rFonts w:ascii="Times New Roman" w:hAnsi="Times New Roman" w:cs="Times New Roman"/>
          <w:sz w:val="24"/>
          <w:szCs w:val="24"/>
          <w:lang w:val="en-GB"/>
        </w:rPr>
        <w:t xml:space="preserve"> Huish</w:t>
      </w:r>
      <w:r>
        <w:rPr>
          <w:rFonts w:ascii="Times New Roman" w:hAnsi="Times New Roman" w:cs="Times New Roman"/>
          <w:sz w:val="24"/>
          <w:szCs w:val="24"/>
          <w:lang w:val="en-GB"/>
        </w:rPr>
        <w:t>,</w:t>
      </w:r>
      <w:r w:rsidRPr="00B23190">
        <w:rPr>
          <w:rFonts w:ascii="Times New Roman" w:hAnsi="Times New Roman" w:cs="Times New Roman"/>
          <w:sz w:val="24"/>
          <w:szCs w:val="24"/>
          <w:lang w:val="en-GB"/>
        </w:rPr>
        <w:t xml:space="preserve"> S</w:t>
      </w:r>
      <w:r>
        <w:rPr>
          <w:rFonts w:ascii="Times New Roman" w:hAnsi="Times New Roman" w:cs="Times New Roman"/>
          <w:sz w:val="24"/>
          <w:szCs w:val="24"/>
          <w:lang w:val="en-GB"/>
        </w:rPr>
        <w:t>.</w:t>
      </w:r>
      <w:r w:rsidRPr="00B23190">
        <w:rPr>
          <w:rFonts w:ascii="Times New Roman" w:hAnsi="Times New Roman" w:cs="Times New Roman"/>
          <w:sz w:val="24"/>
          <w:szCs w:val="24"/>
          <w:lang w:val="en-GB"/>
        </w:rPr>
        <w:t xml:space="preserve"> </w:t>
      </w:r>
      <w:r>
        <w:rPr>
          <w:rFonts w:ascii="Times New Roman" w:hAnsi="Times New Roman" w:cs="Times New Roman"/>
          <w:sz w:val="24"/>
          <w:szCs w:val="24"/>
          <w:lang w:val="en-GB"/>
        </w:rPr>
        <w:t>(</w:t>
      </w:r>
      <w:r w:rsidRPr="00F31572">
        <w:rPr>
          <w:rFonts w:ascii="Times New Roman" w:hAnsi="Times New Roman" w:cs="Times New Roman"/>
          <w:sz w:val="24"/>
          <w:szCs w:val="24"/>
          <w:lang w:val="en-US"/>
        </w:rPr>
        <w:t>1996</w:t>
      </w:r>
      <w:r>
        <w:rPr>
          <w:rFonts w:ascii="Times New Roman" w:hAnsi="Times New Roman" w:cs="Times New Roman"/>
          <w:sz w:val="24"/>
          <w:szCs w:val="24"/>
          <w:lang w:val="en-US"/>
        </w:rPr>
        <w:t>)</w:t>
      </w:r>
      <w:r w:rsidRPr="00F31572">
        <w:rPr>
          <w:rFonts w:ascii="Times New Roman" w:hAnsi="Times New Roman" w:cs="Times New Roman"/>
          <w:sz w:val="24"/>
          <w:szCs w:val="24"/>
          <w:lang w:val="en-US"/>
        </w:rPr>
        <w:t xml:space="preserve"> The impact of game meat hunting on target and non-target species in the Serengeti. </w:t>
      </w:r>
      <w:r>
        <w:rPr>
          <w:rFonts w:ascii="Times New Roman" w:hAnsi="Times New Roman" w:cs="Times New Roman"/>
          <w:sz w:val="24"/>
          <w:szCs w:val="24"/>
          <w:lang w:val="en-US"/>
        </w:rPr>
        <w:t xml:space="preserve">In: </w:t>
      </w:r>
      <w:r w:rsidRPr="00F31572">
        <w:rPr>
          <w:rFonts w:ascii="Times New Roman" w:hAnsi="Times New Roman" w:cs="Times New Roman"/>
          <w:sz w:val="24"/>
          <w:szCs w:val="24"/>
          <w:lang w:val="en-US"/>
        </w:rPr>
        <w:t>Taylor</w:t>
      </w:r>
      <w:r>
        <w:rPr>
          <w:rFonts w:ascii="Times New Roman" w:hAnsi="Times New Roman" w:cs="Times New Roman"/>
          <w:sz w:val="24"/>
          <w:szCs w:val="24"/>
          <w:lang w:val="en-US"/>
        </w:rPr>
        <w:t>,</w:t>
      </w:r>
      <w:r w:rsidRPr="00F31572">
        <w:rPr>
          <w:rFonts w:ascii="Times New Roman" w:hAnsi="Times New Roman" w:cs="Times New Roman"/>
          <w:sz w:val="24"/>
          <w:szCs w:val="24"/>
          <w:lang w:val="en-US"/>
        </w:rPr>
        <w:t xml:space="preserve"> V</w:t>
      </w:r>
      <w:r>
        <w:rPr>
          <w:rFonts w:ascii="Times New Roman" w:hAnsi="Times New Roman" w:cs="Times New Roman"/>
          <w:sz w:val="24"/>
          <w:szCs w:val="24"/>
          <w:lang w:val="en-US"/>
        </w:rPr>
        <w:t xml:space="preserve">. </w:t>
      </w:r>
      <w:r w:rsidRPr="00F31572">
        <w:rPr>
          <w:rFonts w:ascii="Times New Roman" w:hAnsi="Times New Roman" w:cs="Times New Roman"/>
          <w:sz w:val="24"/>
          <w:szCs w:val="24"/>
          <w:lang w:val="en-US"/>
        </w:rPr>
        <w:t>J</w:t>
      </w:r>
      <w:r>
        <w:rPr>
          <w:rFonts w:ascii="Times New Roman" w:hAnsi="Times New Roman" w:cs="Times New Roman"/>
          <w:sz w:val="24"/>
          <w:szCs w:val="24"/>
          <w:lang w:val="en-US"/>
        </w:rPr>
        <w:t>. &amp;</w:t>
      </w:r>
      <w:r w:rsidRPr="00F31572">
        <w:rPr>
          <w:rFonts w:ascii="Times New Roman" w:hAnsi="Times New Roman" w:cs="Times New Roman"/>
          <w:sz w:val="24"/>
          <w:szCs w:val="24"/>
          <w:lang w:val="en-US"/>
        </w:rPr>
        <w:t xml:space="preserve"> Dunstone</w:t>
      </w:r>
      <w:r>
        <w:rPr>
          <w:rFonts w:ascii="Times New Roman" w:hAnsi="Times New Roman" w:cs="Times New Roman"/>
          <w:sz w:val="24"/>
          <w:szCs w:val="24"/>
          <w:lang w:val="en-US"/>
        </w:rPr>
        <w:t>,</w:t>
      </w:r>
      <w:r w:rsidRPr="00F31572">
        <w:rPr>
          <w:rFonts w:ascii="Times New Roman" w:hAnsi="Times New Roman" w:cs="Times New Roman"/>
          <w:sz w:val="24"/>
          <w:szCs w:val="24"/>
          <w:lang w:val="en-US"/>
        </w:rPr>
        <w:t xml:space="preserve"> N</w:t>
      </w:r>
      <w:r>
        <w:rPr>
          <w:rFonts w:ascii="Times New Roman" w:hAnsi="Times New Roman" w:cs="Times New Roman"/>
          <w:sz w:val="24"/>
          <w:szCs w:val="24"/>
          <w:lang w:val="en-US"/>
        </w:rPr>
        <w:t>. (Eds.),</w:t>
      </w:r>
      <w:r w:rsidRPr="00F31572">
        <w:rPr>
          <w:rFonts w:ascii="Times New Roman" w:hAnsi="Times New Roman" w:cs="Times New Roman"/>
          <w:i/>
          <w:iCs/>
          <w:sz w:val="24"/>
          <w:szCs w:val="24"/>
          <w:lang w:val="en-US"/>
        </w:rPr>
        <w:t xml:space="preserve"> The exploitation of mammal populations</w:t>
      </w:r>
      <w:r w:rsidRPr="00F31572">
        <w:rPr>
          <w:rFonts w:ascii="Times New Roman" w:hAnsi="Times New Roman" w:cs="Times New Roman"/>
          <w:sz w:val="24"/>
          <w:szCs w:val="24"/>
          <w:lang w:val="en-US"/>
        </w:rPr>
        <w:t xml:space="preserve">. Dordrecht: Springer. </w:t>
      </w:r>
    </w:p>
    <w:p w14:paraId="1233755B" w14:textId="5B29EAFA" w:rsidR="008438F8" w:rsidRPr="009E23E4" w:rsidRDefault="008438F8">
      <w:pPr>
        <w:pStyle w:val="CommentText"/>
        <w:rPr>
          <w:lang w:val="en-GB"/>
        </w:rPr>
      </w:pPr>
    </w:p>
  </w:comment>
  <w:comment w:id="114" w:author="East, Marion" w:date="2022-03-11T17:56:00Z" w:initials="EM">
    <w:p w14:paraId="71F051E9" w14:textId="77777777" w:rsidR="008438F8" w:rsidRDefault="008438F8" w:rsidP="00EF313D">
      <w:pPr>
        <w:suppressAutoHyphens w:val="0"/>
        <w:autoSpaceDE w:val="0"/>
        <w:autoSpaceDN w:val="0"/>
        <w:adjustRightInd w:val="0"/>
        <w:spacing w:after="0" w:line="240" w:lineRule="auto"/>
        <w:rPr>
          <w:rFonts w:ascii="AdvOT24c3cae3.B" w:eastAsia="SimSun" w:hAnsi="AdvOT24c3cae3.B" w:cs="AdvOT24c3cae3.B"/>
          <w:sz w:val="44"/>
          <w:szCs w:val="44"/>
          <w:lang w:val="en-GB" w:eastAsia="en-US"/>
        </w:rPr>
      </w:pPr>
      <w:r>
        <w:rPr>
          <w:rStyle w:val="CommentReference"/>
        </w:rPr>
        <w:annotationRef/>
      </w:r>
      <w:r>
        <w:rPr>
          <w:rFonts w:ascii="AdvOT24c3cae3.B" w:eastAsia="SimSun" w:hAnsi="AdvOT24c3cae3.B" w:cs="AdvOT24c3cae3.B"/>
          <w:sz w:val="44"/>
          <w:szCs w:val="44"/>
          <w:lang w:val="en-GB" w:eastAsia="en-US"/>
        </w:rPr>
        <w:t>A global-level assessment of the effectiveness of</w:t>
      </w:r>
    </w:p>
    <w:p w14:paraId="2B834D82" w14:textId="77777777" w:rsidR="008438F8" w:rsidRDefault="008438F8" w:rsidP="00EF313D">
      <w:pPr>
        <w:suppressAutoHyphens w:val="0"/>
        <w:autoSpaceDE w:val="0"/>
        <w:autoSpaceDN w:val="0"/>
        <w:adjustRightInd w:val="0"/>
        <w:spacing w:after="0" w:line="240" w:lineRule="auto"/>
        <w:rPr>
          <w:rFonts w:ascii="AdvOT24c3cae3.B" w:eastAsia="SimSun" w:hAnsi="AdvOT24c3cae3.B" w:cs="AdvOT24c3cae3.B"/>
          <w:sz w:val="44"/>
          <w:szCs w:val="44"/>
          <w:lang w:val="en-GB" w:eastAsia="en-US"/>
        </w:rPr>
      </w:pPr>
      <w:r>
        <w:rPr>
          <w:rFonts w:ascii="AdvOT24c3cae3.B" w:eastAsia="SimSun" w:hAnsi="AdvOT24c3cae3.B" w:cs="AdvOT24c3cae3.B"/>
          <w:sz w:val="44"/>
          <w:szCs w:val="44"/>
          <w:lang w:val="en-GB" w:eastAsia="en-US"/>
        </w:rPr>
        <w:t>protected areas at resisting anthropogenic pressures</w:t>
      </w:r>
    </w:p>
    <w:p w14:paraId="0FBA4505" w14:textId="6741436C" w:rsidR="008438F8" w:rsidRPr="002F06D3" w:rsidRDefault="008438F8" w:rsidP="00EF313D">
      <w:pPr>
        <w:pStyle w:val="CommentText"/>
        <w:rPr>
          <w:rFonts w:ascii="AdvOT6c1def61.B" w:eastAsia="SimSun" w:hAnsi="AdvOT6c1def61.B" w:cs="AdvOT6c1def61.B"/>
          <w:sz w:val="12"/>
          <w:szCs w:val="12"/>
          <w:lang w:val="it-IT" w:eastAsia="en-US"/>
        </w:rPr>
      </w:pPr>
      <w:r w:rsidRPr="002F06D3">
        <w:rPr>
          <w:rFonts w:ascii="AdvOT6c1def61.B" w:eastAsia="SimSun" w:hAnsi="AdvOT6c1def61.B" w:cs="AdvOT6c1def61.B"/>
          <w:sz w:val="18"/>
          <w:szCs w:val="18"/>
          <w:lang w:val="it-IT" w:eastAsia="en-US"/>
        </w:rPr>
        <w:t>Jonas Geldmann</w:t>
      </w:r>
      <w:r w:rsidRPr="002F06D3">
        <w:rPr>
          <w:rFonts w:ascii="AdvOT6c1def61.B" w:eastAsia="SimSun" w:hAnsi="AdvOT6c1def61.B" w:cs="AdvOT6c1def61.B"/>
          <w:sz w:val="12"/>
          <w:szCs w:val="12"/>
          <w:lang w:val="it-IT" w:eastAsia="en-US"/>
        </w:rPr>
        <w:t>a,1</w:t>
      </w:r>
      <w:r w:rsidRPr="002F06D3">
        <w:rPr>
          <w:rFonts w:ascii="AdvOT6c1def61.B" w:eastAsia="SimSun" w:hAnsi="AdvOT6c1def61.B" w:cs="AdvOT6c1def61.B"/>
          <w:sz w:val="18"/>
          <w:szCs w:val="18"/>
          <w:lang w:val="it-IT" w:eastAsia="en-US"/>
        </w:rPr>
        <w:t>, Andrea Manica</w:t>
      </w:r>
      <w:r w:rsidRPr="002F06D3">
        <w:rPr>
          <w:rFonts w:ascii="AdvOT6c1def61.B" w:eastAsia="SimSun" w:hAnsi="AdvOT6c1def61.B" w:cs="AdvOT6c1def61.B"/>
          <w:sz w:val="12"/>
          <w:szCs w:val="12"/>
          <w:lang w:val="it-IT" w:eastAsia="en-US"/>
        </w:rPr>
        <w:t>b</w:t>
      </w:r>
      <w:r w:rsidRPr="002F06D3">
        <w:rPr>
          <w:rFonts w:ascii="AdvOT6c1def61.B" w:eastAsia="SimSun" w:hAnsi="AdvOT6c1def61.B" w:cs="AdvOT6c1def61.B"/>
          <w:sz w:val="18"/>
          <w:szCs w:val="18"/>
          <w:lang w:val="it-IT" w:eastAsia="en-US"/>
        </w:rPr>
        <w:t>, Neil D. Burgess</w:t>
      </w:r>
      <w:r w:rsidRPr="002F06D3">
        <w:rPr>
          <w:rFonts w:ascii="AdvOT6c1def61.B" w:eastAsia="SimSun" w:hAnsi="AdvOT6c1def61.B" w:cs="AdvOT6c1def61.B"/>
          <w:sz w:val="12"/>
          <w:szCs w:val="12"/>
          <w:lang w:val="it-IT" w:eastAsia="en-US"/>
        </w:rPr>
        <w:t>a,c,d</w:t>
      </w:r>
      <w:r w:rsidRPr="002F06D3">
        <w:rPr>
          <w:rFonts w:ascii="AdvOT6c1def61.B" w:eastAsia="SimSun" w:hAnsi="AdvOT6c1def61.B" w:cs="AdvOT6c1def61.B"/>
          <w:sz w:val="18"/>
          <w:szCs w:val="18"/>
          <w:lang w:val="it-IT" w:eastAsia="en-US"/>
        </w:rPr>
        <w:t>, Lauren Coad</w:t>
      </w:r>
      <w:r w:rsidRPr="002F06D3">
        <w:rPr>
          <w:rFonts w:ascii="AdvOT6c1def61.B" w:eastAsia="SimSun" w:hAnsi="AdvOT6c1def61.B" w:cs="AdvOT6c1def61.B"/>
          <w:sz w:val="12"/>
          <w:szCs w:val="12"/>
          <w:lang w:val="it-IT" w:eastAsia="en-US"/>
        </w:rPr>
        <w:t>c,e</w:t>
      </w:r>
      <w:r w:rsidRPr="002F06D3">
        <w:rPr>
          <w:rFonts w:ascii="AdvOT6c1def61.B" w:eastAsia="SimSun" w:hAnsi="AdvOT6c1def61.B" w:cs="AdvOT6c1def61.B"/>
          <w:sz w:val="18"/>
          <w:szCs w:val="18"/>
          <w:lang w:val="it-IT" w:eastAsia="en-US"/>
        </w:rPr>
        <w:t>, and Andrew Balmford</w:t>
      </w:r>
      <w:r w:rsidRPr="002F06D3">
        <w:rPr>
          <w:rFonts w:ascii="AdvOT6c1def61.B" w:eastAsia="SimSun" w:hAnsi="AdvOT6c1def61.B" w:cs="AdvOT6c1def61.B"/>
          <w:sz w:val="12"/>
          <w:szCs w:val="12"/>
          <w:lang w:val="it-IT" w:eastAsia="en-US"/>
        </w:rPr>
        <w:t>a</w:t>
      </w:r>
    </w:p>
    <w:p w14:paraId="4DC48636" w14:textId="77777777" w:rsidR="008438F8" w:rsidRPr="002F06D3" w:rsidRDefault="008438F8" w:rsidP="00EF313D">
      <w:pPr>
        <w:pStyle w:val="CommentText"/>
        <w:rPr>
          <w:rFonts w:ascii="AdvOT6c1def61.B" w:eastAsia="SimSun" w:hAnsi="AdvOT6c1def61.B" w:cs="AdvOT6c1def61.B"/>
          <w:sz w:val="12"/>
          <w:szCs w:val="12"/>
          <w:lang w:val="it-IT" w:eastAsia="en-US"/>
        </w:rPr>
      </w:pPr>
    </w:p>
    <w:p w14:paraId="075DA8C0" w14:textId="68766B2D" w:rsidR="008438F8" w:rsidRPr="00EF313D" w:rsidRDefault="008438F8" w:rsidP="00EF313D">
      <w:pPr>
        <w:pStyle w:val="CommentText"/>
        <w:rPr>
          <w:lang w:val="en-GB"/>
        </w:rPr>
      </w:pPr>
      <w:r>
        <w:rPr>
          <w:rFonts w:ascii="AdvOT118e7927" w:eastAsia="SimSun" w:hAnsi="AdvOT118e7927" w:cs="AdvOT118e7927"/>
          <w:sz w:val="13"/>
          <w:szCs w:val="13"/>
          <w:lang w:val="en-GB" w:eastAsia="en-US"/>
        </w:rPr>
        <w:t xml:space="preserve">PNAS </w:t>
      </w:r>
      <w:r>
        <w:rPr>
          <w:rFonts w:ascii="AdvOT88ac8687" w:eastAsia="SimSun" w:hAnsi="AdvOT88ac8687" w:cs="AdvOT88ac8687"/>
          <w:sz w:val="14"/>
          <w:szCs w:val="14"/>
          <w:lang w:val="en-GB" w:eastAsia="en-US"/>
        </w:rPr>
        <w:t xml:space="preserve">| </w:t>
      </w:r>
      <w:r>
        <w:rPr>
          <w:rFonts w:ascii="AdvOT6c1def61.B" w:eastAsia="SimSun" w:hAnsi="AdvOT6c1def61.B" w:cs="AdvOT6c1def61.B"/>
          <w:sz w:val="13"/>
          <w:szCs w:val="13"/>
          <w:lang w:val="en-GB" w:eastAsia="en-US"/>
        </w:rPr>
        <w:t xml:space="preserve">November 12, 2019 </w:t>
      </w:r>
      <w:r>
        <w:rPr>
          <w:rFonts w:ascii="AdvOT88ac8687" w:eastAsia="SimSun" w:hAnsi="AdvOT88ac8687" w:cs="AdvOT88ac8687"/>
          <w:sz w:val="14"/>
          <w:szCs w:val="14"/>
          <w:lang w:val="en-GB" w:eastAsia="en-US"/>
        </w:rPr>
        <w:t xml:space="preserve">| </w:t>
      </w:r>
      <w:r>
        <w:rPr>
          <w:rFonts w:ascii="AdvOT118e7927" w:eastAsia="SimSun" w:hAnsi="AdvOT118e7927" w:cs="AdvOT118e7927"/>
          <w:sz w:val="13"/>
          <w:szCs w:val="13"/>
          <w:lang w:val="en-GB" w:eastAsia="en-US"/>
        </w:rPr>
        <w:t xml:space="preserve">vol. 116 </w:t>
      </w:r>
      <w:r>
        <w:rPr>
          <w:rFonts w:ascii="AdvOT88ac8687" w:eastAsia="SimSun" w:hAnsi="AdvOT88ac8687" w:cs="AdvOT88ac8687"/>
          <w:sz w:val="14"/>
          <w:szCs w:val="14"/>
          <w:lang w:val="en-GB" w:eastAsia="en-US"/>
        </w:rPr>
        <w:t xml:space="preserve">| </w:t>
      </w:r>
      <w:r>
        <w:rPr>
          <w:rFonts w:ascii="AdvOT118e7927" w:eastAsia="SimSun" w:hAnsi="AdvOT118e7927" w:cs="AdvOT118e7927"/>
          <w:sz w:val="13"/>
          <w:szCs w:val="13"/>
          <w:lang w:val="en-GB" w:eastAsia="en-US"/>
        </w:rPr>
        <w:t xml:space="preserve">no. 46 </w:t>
      </w:r>
      <w:r>
        <w:rPr>
          <w:rFonts w:ascii="AdvOT88ac8687" w:eastAsia="SimSun" w:hAnsi="AdvOT88ac8687" w:cs="AdvOT88ac8687"/>
          <w:sz w:val="14"/>
          <w:szCs w:val="14"/>
          <w:lang w:val="en-GB" w:eastAsia="en-US"/>
        </w:rPr>
        <w:t xml:space="preserve">| </w:t>
      </w:r>
      <w:r>
        <w:rPr>
          <w:rFonts w:ascii="AdvOT6c1def61.B" w:eastAsia="SimSun" w:hAnsi="AdvOT6c1def61.B" w:cs="AdvOT6c1def61.B"/>
          <w:sz w:val="13"/>
          <w:szCs w:val="13"/>
          <w:lang w:val="en-GB" w:eastAsia="en-US"/>
        </w:rPr>
        <w:t>23209</w:t>
      </w:r>
      <w:r>
        <w:rPr>
          <w:rFonts w:ascii="AdvOT6c1def61.B+20" w:eastAsia="SimSun" w:hAnsi="AdvOT6c1def61.B+20" w:cs="AdvOT6c1def61.B+20"/>
          <w:sz w:val="13"/>
          <w:szCs w:val="13"/>
          <w:lang w:val="en-GB" w:eastAsia="en-US"/>
        </w:rPr>
        <w:t>–</w:t>
      </w:r>
      <w:r>
        <w:rPr>
          <w:rFonts w:ascii="AdvOT6c1def61.B" w:eastAsia="SimSun" w:hAnsi="AdvOT6c1def61.B" w:cs="AdvOT6c1def61.B"/>
          <w:sz w:val="13"/>
          <w:szCs w:val="13"/>
          <w:lang w:val="en-GB" w:eastAsia="en-US"/>
        </w:rPr>
        <w:t>23215</w:t>
      </w:r>
    </w:p>
  </w:comment>
  <w:comment w:id="139" w:author="East, Marion" w:date="2022-03-11T16:33:00Z" w:initials="EM">
    <w:p w14:paraId="08542D33" w14:textId="77777777" w:rsidR="002C73B3" w:rsidRPr="00D72B79" w:rsidRDefault="002C73B3" w:rsidP="002C73B3">
      <w:pPr>
        <w:spacing w:before="100" w:beforeAutospacing="1" w:after="100" w:afterAutospacing="1" w:line="240" w:lineRule="auto"/>
        <w:outlineLvl w:val="0"/>
        <w:rPr>
          <w:rFonts w:ascii="Times New Roman" w:eastAsia="Times New Roman" w:hAnsi="Times New Roman" w:cs="Times New Roman"/>
          <w:b/>
          <w:bCs/>
          <w:kern w:val="36"/>
          <w:sz w:val="24"/>
          <w:szCs w:val="24"/>
          <w:lang w:val="en-GB" w:eastAsia="en-GB"/>
        </w:rPr>
      </w:pPr>
      <w:r>
        <w:rPr>
          <w:rStyle w:val="CommentReference"/>
        </w:rPr>
        <w:annotationRef/>
      </w:r>
      <w:r w:rsidRPr="00D72B79">
        <w:rPr>
          <w:rFonts w:ascii="Times New Roman" w:eastAsia="Times New Roman" w:hAnsi="Times New Roman" w:cs="Times New Roman"/>
          <w:b/>
          <w:bCs/>
          <w:kern w:val="36"/>
          <w:sz w:val="24"/>
          <w:szCs w:val="24"/>
          <w:lang w:val="en-GB" w:eastAsia="en-GB"/>
        </w:rPr>
        <w:t>Road upgrade, road mortality and remedial measures: impacts on a population of eastern quolls and Tasmanian devils</w:t>
      </w:r>
    </w:p>
    <w:p w14:paraId="2056A218" w14:textId="77777777" w:rsidR="002C73B3" w:rsidRPr="00D72B79" w:rsidRDefault="002C73B3" w:rsidP="002C73B3">
      <w:pPr>
        <w:spacing w:after="0" w:line="240" w:lineRule="auto"/>
        <w:rPr>
          <w:rFonts w:ascii="Times New Roman" w:eastAsia="Times New Roman" w:hAnsi="Times New Roman" w:cs="Times New Roman"/>
          <w:sz w:val="24"/>
          <w:szCs w:val="24"/>
          <w:lang w:val="en-GB" w:eastAsia="en-GB"/>
        </w:rPr>
      </w:pPr>
      <w:hyperlink r:id="rId1" w:history="1">
        <w:r w:rsidRPr="007C4332">
          <w:rPr>
            <w:rFonts w:ascii="Times New Roman" w:eastAsia="Times New Roman" w:hAnsi="Times New Roman" w:cs="Times New Roman"/>
            <w:color w:val="0000FF"/>
            <w:sz w:val="24"/>
            <w:szCs w:val="24"/>
            <w:u w:val="single"/>
            <w:lang w:val="en-GB" w:eastAsia="en-GB"/>
          </w:rPr>
          <w:t>Menna E. Jones</w:t>
        </w:r>
      </w:hyperlink>
      <w:r w:rsidRPr="00D72B79">
        <w:rPr>
          <w:rFonts w:ascii="Times New Roman" w:eastAsia="Times New Roman" w:hAnsi="Times New Roman" w:cs="Times New Roman"/>
          <w:sz w:val="24"/>
          <w:szCs w:val="24"/>
          <w:lang w:val="en-GB" w:eastAsia="en-GB"/>
        </w:rPr>
        <w:t xml:space="preserve"> </w:t>
      </w:r>
    </w:p>
    <w:p w14:paraId="36953EC6" w14:textId="77777777" w:rsidR="002C73B3" w:rsidRPr="00D72B79" w:rsidRDefault="002C73B3" w:rsidP="002C73B3">
      <w:pPr>
        <w:spacing w:after="0" w:line="240" w:lineRule="auto"/>
        <w:rPr>
          <w:rFonts w:ascii="Times New Roman" w:eastAsia="Times New Roman" w:hAnsi="Times New Roman" w:cs="Times New Roman"/>
          <w:sz w:val="24"/>
          <w:szCs w:val="24"/>
          <w:lang w:val="en-GB" w:eastAsia="en-GB"/>
        </w:rPr>
      </w:pPr>
    </w:p>
    <w:p w14:paraId="1695F36B" w14:textId="77777777" w:rsidR="002C73B3" w:rsidRPr="00D72B79" w:rsidRDefault="002C73B3" w:rsidP="002C73B3">
      <w:pPr>
        <w:spacing w:before="100" w:beforeAutospacing="1" w:after="100" w:afterAutospacing="1" w:line="240" w:lineRule="auto"/>
        <w:rPr>
          <w:rFonts w:ascii="Times New Roman" w:eastAsia="Times New Roman" w:hAnsi="Times New Roman" w:cs="Times New Roman"/>
          <w:sz w:val="24"/>
          <w:szCs w:val="24"/>
          <w:lang w:val="en-GB" w:eastAsia="en-GB"/>
        </w:rPr>
      </w:pPr>
      <w:r w:rsidRPr="00D72B79">
        <w:rPr>
          <w:rFonts w:ascii="Times New Roman" w:eastAsia="Times New Roman" w:hAnsi="Times New Roman" w:cs="Times New Roman"/>
          <w:i/>
          <w:iCs/>
          <w:sz w:val="24"/>
          <w:szCs w:val="24"/>
          <w:lang w:val="en-GB" w:eastAsia="en-GB"/>
        </w:rPr>
        <w:t>Wildlife Research</w:t>
      </w:r>
      <w:r w:rsidRPr="00D72B79">
        <w:rPr>
          <w:rFonts w:ascii="Times New Roman" w:eastAsia="Times New Roman" w:hAnsi="Times New Roman" w:cs="Times New Roman"/>
          <w:sz w:val="24"/>
          <w:szCs w:val="24"/>
          <w:lang w:val="en-GB" w:eastAsia="en-GB"/>
        </w:rPr>
        <w:t xml:space="preserve"> 27(3) 289 - 296 </w:t>
      </w:r>
      <w:r w:rsidRPr="00D72B79">
        <w:rPr>
          <w:rFonts w:ascii="Times New Roman" w:eastAsia="Times New Roman" w:hAnsi="Times New Roman" w:cs="Times New Roman"/>
          <w:sz w:val="24"/>
          <w:szCs w:val="24"/>
          <w:lang w:val="en-GB" w:eastAsia="en-GB"/>
        </w:rPr>
        <w:br/>
        <w:t xml:space="preserve">Published: 2000 </w:t>
      </w:r>
    </w:p>
    <w:p w14:paraId="11A82046" w14:textId="77777777" w:rsidR="002C73B3" w:rsidRPr="00D72B79" w:rsidRDefault="002C73B3" w:rsidP="002C73B3">
      <w:pPr>
        <w:spacing w:before="100" w:beforeAutospacing="1" w:after="100" w:afterAutospacing="1" w:line="240" w:lineRule="auto"/>
        <w:outlineLvl w:val="1"/>
        <w:rPr>
          <w:rFonts w:ascii="Times New Roman" w:eastAsia="Times New Roman" w:hAnsi="Times New Roman" w:cs="Times New Roman"/>
          <w:b/>
          <w:bCs/>
          <w:sz w:val="36"/>
          <w:szCs w:val="36"/>
          <w:lang w:val="en-GB" w:eastAsia="en-GB"/>
        </w:rPr>
      </w:pPr>
      <w:r w:rsidRPr="00D72B79">
        <w:rPr>
          <w:rFonts w:ascii="Times New Roman" w:eastAsia="Times New Roman" w:hAnsi="Times New Roman" w:cs="Times New Roman"/>
          <w:b/>
          <w:bCs/>
          <w:sz w:val="36"/>
          <w:szCs w:val="36"/>
          <w:lang w:val="en-GB" w:eastAsia="en-GB"/>
        </w:rPr>
        <w:t>Abstract</w:t>
      </w:r>
    </w:p>
    <w:p w14:paraId="79EACD15" w14:textId="77777777" w:rsidR="002C73B3" w:rsidRPr="00D72B79" w:rsidRDefault="002C73B3" w:rsidP="002C73B3">
      <w:pPr>
        <w:spacing w:after="0" w:line="240" w:lineRule="auto"/>
        <w:rPr>
          <w:rFonts w:ascii="Times New Roman" w:eastAsia="Times New Roman" w:hAnsi="Times New Roman" w:cs="Times New Roman"/>
          <w:sz w:val="24"/>
          <w:szCs w:val="24"/>
          <w:lang w:val="en-GB" w:eastAsia="en-GB"/>
        </w:rPr>
      </w:pPr>
      <w:r w:rsidRPr="00D72B79">
        <w:rPr>
          <w:rFonts w:ascii="Times New Roman" w:eastAsia="Times New Roman" w:hAnsi="Times New Roman" w:cs="Times New Roman"/>
          <w:sz w:val="24"/>
          <w:szCs w:val="24"/>
          <w:lang w:val="en-GB" w:eastAsia="en-GB"/>
        </w:rPr>
        <w:t>The impact of road mortality on local populations of wildlife has rarely been quantified. In June 1991, the access road into the northern end of the Cradle Mountain – Lake St Clair National Park in Tasmania was widened and sealed. This occurred part-way through an ecological study of the dasyurid carnivore guild, during which populations were being monitored. In 17 months, the resident population of 19 eastern quolls became extinct and the devil population, of 39 individuals, halved. Concurrently, there was a dramatic increase in the number of road-kills. The main causal factor was probably an increase in modal speed of about 20 km h</w:t>
      </w:r>
      <w:r w:rsidRPr="00D72B79">
        <w:rPr>
          <w:rFonts w:ascii="Times New Roman" w:eastAsia="Times New Roman" w:hAnsi="Times New Roman" w:cs="Times New Roman"/>
          <w:sz w:val="24"/>
          <w:szCs w:val="24"/>
          <w:vertAlign w:val="superscript"/>
          <w:lang w:val="en-GB" w:eastAsia="en-GB"/>
        </w:rPr>
        <w:t>–1</w:t>
      </w:r>
      <w:r w:rsidRPr="00D72B79">
        <w:rPr>
          <w:rFonts w:ascii="Times New Roman" w:eastAsia="Times New Roman" w:hAnsi="Times New Roman" w:cs="Times New Roman"/>
          <w:sz w:val="24"/>
          <w:szCs w:val="24"/>
          <w:lang w:val="en-GB" w:eastAsia="en-GB"/>
        </w:rPr>
        <w:t xml:space="preserve"> and a greater increase in maximum speed. Measures were implemented to reduce the incidence of vehicle/wildlife collisions. Measures directed at people included physically slowing traffic speed (using ‘slow points’) and increasing driver awareness (signs and pamphlets). Those directed at wildlife included deterring wildlife from crossing the road in the path of approaching vehicles (wildlife reflectors), and encouraging escape off the road (ramps across gutters and banks, and pipes for shelter). The ‘slow points’ were effective in reducing vehicle speeds by 20 km h</w:t>
      </w:r>
      <w:r w:rsidRPr="00D72B79">
        <w:rPr>
          <w:rFonts w:ascii="Times New Roman" w:eastAsia="Times New Roman" w:hAnsi="Times New Roman" w:cs="Times New Roman"/>
          <w:sz w:val="24"/>
          <w:szCs w:val="24"/>
          <w:vertAlign w:val="superscript"/>
          <w:lang w:val="en-GB" w:eastAsia="en-GB"/>
        </w:rPr>
        <w:t>–1</w:t>
      </w:r>
      <w:r w:rsidRPr="00D72B79">
        <w:rPr>
          <w:rFonts w:ascii="Times New Roman" w:eastAsia="Times New Roman" w:hAnsi="Times New Roman" w:cs="Times New Roman"/>
          <w:sz w:val="24"/>
          <w:szCs w:val="24"/>
          <w:lang w:val="en-GB" w:eastAsia="en-GB"/>
        </w:rPr>
        <w:t>. Wildlife used the ramps and pipes. The eastern quoll population was re-establishing within six months, and after two years, had recovered to 50% of its former level. There was some indication that devil populations were recovering.</w:t>
      </w:r>
    </w:p>
    <w:p w14:paraId="3FCA8C8D" w14:textId="77777777" w:rsidR="002C73B3" w:rsidRPr="000A24F2" w:rsidRDefault="002C73B3" w:rsidP="002C73B3">
      <w:pPr>
        <w:rPr>
          <w:lang w:val="en-GB"/>
        </w:rPr>
      </w:pPr>
    </w:p>
    <w:p w14:paraId="587EC2AE" w14:textId="77777777" w:rsidR="002C73B3" w:rsidRPr="000A24F2" w:rsidRDefault="002C73B3" w:rsidP="002C73B3">
      <w:pPr>
        <w:pStyle w:val="CommentText"/>
        <w:rPr>
          <w:lang w:val="en-GB"/>
        </w:rPr>
      </w:pPr>
    </w:p>
  </w:comment>
  <w:comment w:id="162" w:author="East, Marion" w:date="2022-03-11T16:33:00Z" w:initials="EM">
    <w:p w14:paraId="0CA62EED" w14:textId="77777777" w:rsidR="008438F8" w:rsidRPr="00D72B79" w:rsidRDefault="008438F8" w:rsidP="007C4332">
      <w:pPr>
        <w:spacing w:before="100" w:beforeAutospacing="1" w:after="100" w:afterAutospacing="1" w:line="240" w:lineRule="auto"/>
        <w:outlineLvl w:val="0"/>
        <w:rPr>
          <w:rFonts w:ascii="Times New Roman" w:eastAsia="Times New Roman" w:hAnsi="Times New Roman" w:cs="Times New Roman"/>
          <w:b/>
          <w:bCs/>
          <w:kern w:val="36"/>
          <w:sz w:val="24"/>
          <w:szCs w:val="24"/>
          <w:lang w:val="en-GB" w:eastAsia="en-GB"/>
        </w:rPr>
      </w:pPr>
      <w:r>
        <w:rPr>
          <w:rStyle w:val="CommentReference"/>
        </w:rPr>
        <w:annotationRef/>
      </w:r>
      <w:r w:rsidRPr="00D72B79">
        <w:rPr>
          <w:rFonts w:ascii="Times New Roman" w:eastAsia="Times New Roman" w:hAnsi="Times New Roman" w:cs="Times New Roman"/>
          <w:b/>
          <w:bCs/>
          <w:kern w:val="36"/>
          <w:sz w:val="24"/>
          <w:szCs w:val="24"/>
          <w:lang w:val="en-GB" w:eastAsia="en-GB"/>
        </w:rPr>
        <w:t>Road upgrade, road mortality and remedial measures: impacts on a population of eastern quolls and Tasmanian devils</w:t>
      </w:r>
    </w:p>
    <w:p w14:paraId="5E62F391" w14:textId="77777777" w:rsidR="008438F8" w:rsidRPr="00D72B79" w:rsidRDefault="00BF7724" w:rsidP="007C4332">
      <w:pPr>
        <w:spacing w:after="0" w:line="240" w:lineRule="auto"/>
        <w:rPr>
          <w:rFonts w:ascii="Times New Roman" w:eastAsia="Times New Roman" w:hAnsi="Times New Roman" w:cs="Times New Roman"/>
          <w:sz w:val="24"/>
          <w:szCs w:val="24"/>
          <w:lang w:val="en-GB" w:eastAsia="en-GB"/>
        </w:rPr>
      </w:pPr>
      <w:hyperlink r:id="rId2" w:history="1">
        <w:r w:rsidR="008438F8" w:rsidRPr="007C4332">
          <w:rPr>
            <w:rFonts w:ascii="Times New Roman" w:eastAsia="Times New Roman" w:hAnsi="Times New Roman" w:cs="Times New Roman"/>
            <w:color w:val="0000FF"/>
            <w:sz w:val="24"/>
            <w:szCs w:val="24"/>
            <w:u w:val="single"/>
            <w:lang w:val="en-GB" w:eastAsia="en-GB"/>
          </w:rPr>
          <w:t>Menna E. Jones</w:t>
        </w:r>
      </w:hyperlink>
      <w:r w:rsidR="008438F8" w:rsidRPr="00D72B79">
        <w:rPr>
          <w:rFonts w:ascii="Times New Roman" w:eastAsia="Times New Roman" w:hAnsi="Times New Roman" w:cs="Times New Roman"/>
          <w:sz w:val="24"/>
          <w:szCs w:val="24"/>
          <w:lang w:val="en-GB" w:eastAsia="en-GB"/>
        </w:rPr>
        <w:t xml:space="preserve"> </w:t>
      </w:r>
    </w:p>
    <w:p w14:paraId="1526E7BB" w14:textId="77777777" w:rsidR="008438F8" w:rsidRPr="00D72B79" w:rsidRDefault="008438F8" w:rsidP="007C4332">
      <w:pPr>
        <w:spacing w:after="0" w:line="240" w:lineRule="auto"/>
        <w:rPr>
          <w:rFonts w:ascii="Times New Roman" w:eastAsia="Times New Roman" w:hAnsi="Times New Roman" w:cs="Times New Roman"/>
          <w:sz w:val="24"/>
          <w:szCs w:val="24"/>
          <w:lang w:val="en-GB" w:eastAsia="en-GB"/>
        </w:rPr>
      </w:pPr>
    </w:p>
    <w:p w14:paraId="1094B38C" w14:textId="77777777" w:rsidR="008438F8" w:rsidRPr="00D72B79" w:rsidRDefault="008438F8" w:rsidP="007C4332">
      <w:pPr>
        <w:spacing w:before="100" w:beforeAutospacing="1" w:after="100" w:afterAutospacing="1" w:line="240" w:lineRule="auto"/>
        <w:rPr>
          <w:rFonts w:ascii="Times New Roman" w:eastAsia="Times New Roman" w:hAnsi="Times New Roman" w:cs="Times New Roman"/>
          <w:sz w:val="24"/>
          <w:szCs w:val="24"/>
          <w:lang w:val="en-GB" w:eastAsia="en-GB"/>
        </w:rPr>
      </w:pPr>
      <w:r w:rsidRPr="00D72B79">
        <w:rPr>
          <w:rFonts w:ascii="Times New Roman" w:eastAsia="Times New Roman" w:hAnsi="Times New Roman" w:cs="Times New Roman"/>
          <w:i/>
          <w:iCs/>
          <w:sz w:val="24"/>
          <w:szCs w:val="24"/>
          <w:lang w:val="en-GB" w:eastAsia="en-GB"/>
        </w:rPr>
        <w:t>Wildlife Research</w:t>
      </w:r>
      <w:r w:rsidRPr="00D72B79">
        <w:rPr>
          <w:rFonts w:ascii="Times New Roman" w:eastAsia="Times New Roman" w:hAnsi="Times New Roman" w:cs="Times New Roman"/>
          <w:sz w:val="24"/>
          <w:szCs w:val="24"/>
          <w:lang w:val="en-GB" w:eastAsia="en-GB"/>
        </w:rPr>
        <w:t xml:space="preserve"> 27(3) 289 - 296 </w:t>
      </w:r>
      <w:r w:rsidRPr="00D72B79">
        <w:rPr>
          <w:rFonts w:ascii="Times New Roman" w:eastAsia="Times New Roman" w:hAnsi="Times New Roman" w:cs="Times New Roman"/>
          <w:sz w:val="24"/>
          <w:szCs w:val="24"/>
          <w:lang w:val="en-GB" w:eastAsia="en-GB"/>
        </w:rPr>
        <w:br/>
        <w:t xml:space="preserve">Published: 2000 </w:t>
      </w:r>
    </w:p>
    <w:p w14:paraId="33B8C7B2" w14:textId="77777777" w:rsidR="008438F8" w:rsidRPr="00D72B79" w:rsidRDefault="008438F8" w:rsidP="007C4332">
      <w:pPr>
        <w:spacing w:before="100" w:beforeAutospacing="1" w:after="100" w:afterAutospacing="1" w:line="240" w:lineRule="auto"/>
        <w:outlineLvl w:val="1"/>
        <w:rPr>
          <w:rFonts w:ascii="Times New Roman" w:eastAsia="Times New Roman" w:hAnsi="Times New Roman" w:cs="Times New Roman"/>
          <w:b/>
          <w:bCs/>
          <w:sz w:val="36"/>
          <w:szCs w:val="36"/>
          <w:lang w:val="en-GB" w:eastAsia="en-GB"/>
        </w:rPr>
      </w:pPr>
      <w:r w:rsidRPr="00D72B79">
        <w:rPr>
          <w:rFonts w:ascii="Times New Roman" w:eastAsia="Times New Roman" w:hAnsi="Times New Roman" w:cs="Times New Roman"/>
          <w:b/>
          <w:bCs/>
          <w:sz w:val="36"/>
          <w:szCs w:val="36"/>
          <w:lang w:val="en-GB" w:eastAsia="en-GB"/>
        </w:rPr>
        <w:t>Abstract</w:t>
      </w:r>
    </w:p>
    <w:p w14:paraId="52D1B63A" w14:textId="77777777" w:rsidR="008438F8" w:rsidRPr="00D72B79" w:rsidRDefault="008438F8" w:rsidP="007C4332">
      <w:pPr>
        <w:spacing w:after="0" w:line="240" w:lineRule="auto"/>
        <w:rPr>
          <w:rFonts w:ascii="Times New Roman" w:eastAsia="Times New Roman" w:hAnsi="Times New Roman" w:cs="Times New Roman"/>
          <w:sz w:val="24"/>
          <w:szCs w:val="24"/>
          <w:lang w:val="en-GB" w:eastAsia="en-GB"/>
        </w:rPr>
      </w:pPr>
      <w:r w:rsidRPr="00D72B79">
        <w:rPr>
          <w:rFonts w:ascii="Times New Roman" w:eastAsia="Times New Roman" w:hAnsi="Times New Roman" w:cs="Times New Roman"/>
          <w:sz w:val="24"/>
          <w:szCs w:val="24"/>
          <w:lang w:val="en-GB" w:eastAsia="en-GB"/>
        </w:rPr>
        <w:t>The impact of road mortality on local populations of wildlife has rarely been quantified. In June 1991, the access road into the northern end of the Cradle Mountain – Lake St Clair National Park in Tasmania was widened and sealed. This occurred part-way through an ecological study of the dasyurid carnivore guild, during which populations were being monitored. In 17 months, the resident population of 19 eastern quolls became extinct and the devil population, of 39 individuals, halved. Concurrently, there was a dramatic increase in the number of road-kills. The main causal factor was probably an increase in modal speed of about 20 km h</w:t>
      </w:r>
      <w:r w:rsidRPr="00D72B79">
        <w:rPr>
          <w:rFonts w:ascii="Times New Roman" w:eastAsia="Times New Roman" w:hAnsi="Times New Roman" w:cs="Times New Roman"/>
          <w:sz w:val="24"/>
          <w:szCs w:val="24"/>
          <w:vertAlign w:val="superscript"/>
          <w:lang w:val="en-GB" w:eastAsia="en-GB"/>
        </w:rPr>
        <w:t>–1</w:t>
      </w:r>
      <w:r w:rsidRPr="00D72B79">
        <w:rPr>
          <w:rFonts w:ascii="Times New Roman" w:eastAsia="Times New Roman" w:hAnsi="Times New Roman" w:cs="Times New Roman"/>
          <w:sz w:val="24"/>
          <w:szCs w:val="24"/>
          <w:lang w:val="en-GB" w:eastAsia="en-GB"/>
        </w:rPr>
        <w:t xml:space="preserve"> and a greater increase in maximum speed. Measures were implemented to reduce the incidence of vehicle/wildlife collisions. Measures directed at people included physically slowing traffic speed (using ‘slow points’) and increasing driver awareness (signs and pamphlets). Those directed at wildlife included deterring wildlife from crossing the road in the path of approaching vehicles (wildlife reflectors), and encouraging escape off the road (ramps across gutters and banks, and pipes for shelter). The ‘slow points’ were effective in reducing vehicle speeds by 20 km h</w:t>
      </w:r>
      <w:r w:rsidRPr="00D72B79">
        <w:rPr>
          <w:rFonts w:ascii="Times New Roman" w:eastAsia="Times New Roman" w:hAnsi="Times New Roman" w:cs="Times New Roman"/>
          <w:sz w:val="24"/>
          <w:szCs w:val="24"/>
          <w:vertAlign w:val="superscript"/>
          <w:lang w:val="en-GB" w:eastAsia="en-GB"/>
        </w:rPr>
        <w:t>–1</w:t>
      </w:r>
      <w:r w:rsidRPr="00D72B79">
        <w:rPr>
          <w:rFonts w:ascii="Times New Roman" w:eastAsia="Times New Roman" w:hAnsi="Times New Roman" w:cs="Times New Roman"/>
          <w:sz w:val="24"/>
          <w:szCs w:val="24"/>
          <w:lang w:val="en-GB" w:eastAsia="en-GB"/>
        </w:rPr>
        <w:t>. Wildlife used the ramps and pipes. The eastern quoll population was re-establishing within six months, and after two years, had recovered to 50% of its former level. There was some indication that devil populations were recovering.</w:t>
      </w:r>
    </w:p>
    <w:p w14:paraId="5248C29C" w14:textId="77777777" w:rsidR="008438F8" w:rsidRPr="000A24F2" w:rsidRDefault="008438F8" w:rsidP="007C4332">
      <w:pPr>
        <w:rPr>
          <w:lang w:val="en-GB"/>
        </w:rPr>
      </w:pPr>
    </w:p>
    <w:p w14:paraId="785C13E0" w14:textId="7F737D98" w:rsidR="008438F8" w:rsidRPr="000A24F2" w:rsidRDefault="008438F8">
      <w:pPr>
        <w:pStyle w:val="CommentText"/>
        <w:rPr>
          <w:lang w:val="en-GB"/>
        </w:rPr>
      </w:pPr>
    </w:p>
  </w:comment>
  <w:comment w:id="188" w:author="East, Marion" w:date="2022-03-14T14:44:00Z" w:initials="EM">
    <w:p w14:paraId="6078BD43" w14:textId="3F8618E1" w:rsidR="008438F8" w:rsidRPr="0034362C" w:rsidRDefault="008438F8">
      <w:pPr>
        <w:pStyle w:val="CommentText"/>
        <w:rPr>
          <w:lang w:val="en-GB"/>
        </w:rPr>
      </w:pPr>
      <w:r>
        <w:rPr>
          <w:rStyle w:val="CommentReference"/>
        </w:rPr>
        <w:annotationRef/>
      </w:r>
      <w:r w:rsidRPr="0034362C">
        <w:rPr>
          <w:sz w:val="12"/>
          <w:szCs w:val="12"/>
          <w:lang w:val="en-GB"/>
        </w:rPr>
        <w:t xml:space="preserve">Collinson, W.J., Marneweck, C., Davies-Mostert, H.T., 2019. Protecting the protected: reducing wildlife roadkill in protected areas. Anim. Conserv. 1–8. </w:t>
      </w:r>
      <w:r w:rsidRPr="0034362C">
        <w:rPr>
          <w:color w:val="2196D1"/>
          <w:sz w:val="12"/>
          <w:szCs w:val="12"/>
          <w:lang w:val="en-GB"/>
        </w:rPr>
        <w:t>https://doi. org/10.1111/acv.12481</w:t>
      </w:r>
    </w:p>
  </w:comment>
  <w:comment w:id="230" w:author="East, Marion" w:date="2022-03-14T15:31:00Z" w:initials="EM">
    <w:p w14:paraId="797FE79B" w14:textId="77777777" w:rsidR="008438F8" w:rsidRDefault="008438F8" w:rsidP="0034362C">
      <w:pPr>
        <w:suppressAutoHyphens w:val="0"/>
        <w:autoSpaceDE w:val="0"/>
        <w:autoSpaceDN w:val="0"/>
        <w:adjustRightInd w:val="0"/>
        <w:spacing w:after="0" w:line="240" w:lineRule="auto"/>
        <w:rPr>
          <w:rFonts w:ascii="AdvC2866" w:eastAsia="SimSun" w:hAnsi="AdvC2866" w:cs="AdvC2866"/>
          <w:sz w:val="14"/>
          <w:szCs w:val="14"/>
          <w:lang w:val="en-GB" w:eastAsia="en-US"/>
        </w:rPr>
      </w:pPr>
      <w:r>
        <w:rPr>
          <w:rStyle w:val="CommentReference"/>
        </w:rPr>
        <w:annotationRef/>
      </w:r>
      <w:r>
        <w:rPr>
          <w:rFonts w:ascii="AdvC2866" w:eastAsia="SimSun" w:hAnsi="AdvC2866" w:cs="AdvC2866"/>
          <w:sz w:val="14"/>
          <w:szCs w:val="14"/>
          <w:lang w:val="en-GB" w:eastAsia="en-US"/>
        </w:rPr>
        <w:t>Parks SA, Harcourt AH (2002) Reserve size, local human density, and</w:t>
      </w:r>
    </w:p>
    <w:p w14:paraId="3AE52271" w14:textId="77777777" w:rsidR="008438F8" w:rsidRPr="002F06D3" w:rsidRDefault="008438F8" w:rsidP="0034362C">
      <w:pPr>
        <w:pStyle w:val="CommentText"/>
        <w:rPr>
          <w:lang w:val="it-IT"/>
        </w:rPr>
      </w:pPr>
      <w:r>
        <w:rPr>
          <w:rFonts w:ascii="AdvC2866" w:eastAsia="SimSun" w:hAnsi="AdvC2866" w:cs="AdvC2866"/>
          <w:sz w:val="14"/>
          <w:szCs w:val="14"/>
          <w:lang w:val="en-GB" w:eastAsia="en-US"/>
        </w:rPr>
        <w:t xml:space="preserve">mammalian extinctions in U.S. protected areas. </w:t>
      </w:r>
      <w:r w:rsidRPr="002F06D3">
        <w:rPr>
          <w:rFonts w:ascii="AdvC2866" w:eastAsia="SimSun" w:hAnsi="AdvC2866" w:cs="AdvC2866"/>
          <w:sz w:val="14"/>
          <w:szCs w:val="14"/>
          <w:lang w:val="it-IT" w:eastAsia="en-US"/>
        </w:rPr>
        <w:t>Conserv Biol 16: 800–808.</w:t>
      </w:r>
    </w:p>
  </w:comment>
  <w:comment w:id="270" w:author="East, Marion" w:date="2022-03-14T16:05:00Z" w:initials="EM">
    <w:p w14:paraId="4C2DCC85" w14:textId="77777777" w:rsidR="008438F8" w:rsidRPr="002F06D3" w:rsidRDefault="008438F8" w:rsidP="0034362C">
      <w:pPr>
        <w:pStyle w:val="CommentText"/>
        <w:rPr>
          <w:lang w:val="it-IT"/>
        </w:rPr>
      </w:pPr>
      <w:r>
        <w:rPr>
          <w:rStyle w:val="CommentReference"/>
        </w:rPr>
        <w:annotationRef/>
      </w:r>
      <w:r w:rsidRPr="002F06D3">
        <w:rPr>
          <w:lang w:val="it-IT"/>
        </w:rPr>
        <w:t>Mkanda F.X., Chansa W.</w:t>
      </w:r>
    </w:p>
    <w:p w14:paraId="140BDFF6" w14:textId="77777777" w:rsidR="008438F8" w:rsidRDefault="008438F8" w:rsidP="0034362C">
      <w:pPr>
        <w:pStyle w:val="CommentText"/>
        <w:rPr>
          <w:rFonts w:ascii="Helvetica-Bold" w:eastAsia="SimSun" w:hAnsi="Helvetica-Bold" w:cs="Helvetica-Bold"/>
          <w:b/>
          <w:bCs/>
          <w:sz w:val="14"/>
          <w:szCs w:val="14"/>
          <w:lang w:val="en-GB" w:eastAsia="en-US"/>
        </w:rPr>
      </w:pPr>
      <w:r>
        <w:rPr>
          <w:rFonts w:ascii="Helvetica-Bold" w:eastAsia="SimSun" w:hAnsi="Helvetica-Bold" w:cs="Helvetica-Bold"/>
          <w:b/>
          <w:bCs/>
          <w:sz w:val="14"/>
          <w:szCs w:val="14"/>
          <w:lang w:val="en-GB" w:eastAsia="en-US"/>
        </w:rPr>
        <w:t>South African Journal of Wildlife Research 41(1): 68–78 (April 2011)</w:t>
      </w:r>
    </w:p>
    <w:p w14:paraId="269BAB72" w14:textId="77777777" w:rsidR="008438F8" w:rsidRPr="0034362C" w:rsidRDefault="008438F8" w:rsidP="0034362C">
      <w:pPr>
        <w:suppressAutoHyphens w:val="0"/>
        <w:autoSpaceDE w:val="0"/>
        <w:autoSpaceDN w:val="0"/>
        <w:adjustRightInd w:val="0"/>
        <w:spacing w:after="0" w:line="240" w:lineRule="auto"/>
        <w:rPr>
          <w:rFonts w:ascii="Helvetica-Black" w:eastAsia="SimSun" w:hAnsi="Helvetica-Black" w:cs="Helvetica-Black"/>
          <w:bCs/>
          <w:sz w:val="36"/>
          <w:szCs w:val="36"/>
          <w:lang w:val="en-GB" w:eastAsia="en-US"/>
        </w:rPr>
      </w:pPr>
      <w:r w:rsidRPr="0034362C">
        <w:rPr>
          <w:rFonts w:ascii="Helvetica-Black" w:eastAsia="SimSun" w:hAnsi="Helvetica-Black" w:cs="Helvetica-Black"/>
          <w:bCs/>
          <w:sz w:val="36"/>
          <w:szCs w:val="36"/>
          <w:lang w:val="en-GB" w:eastAsia="en-US"/>
        </w:rPr>
        <w:t>Changes in temporal and spatial pattern</w:t>
      </w:r>
    </w:p>
    <w:p w14:paraId="3D0D0E67" w14:textId="77777777" w:rsidR="008438F8" w:rsidRPr="0034362C" w:rsidRDefault="008438F8" w:rsidP="0034362C">
      <w:pPr>
        <w:suppressAutoHyphens w:val="0"/>
        <w:autoSpaceDE w:val="0"/>
        <w:autoSpaceDN w:val="0"/>
        <w:adjustRightInd w:val="0"/>
        <w:spacing w:after="0" w:line="240" w:lineRule="auto"/>
        <w:rPr>
          <w:rFonts w:ascii="Helvetica-Black" w:eastAsia="SimSun" w:hAnsi="Helvetica-Black" w:cs="Helvetica-Black"/>
          <w:bCs/>
          <w:sz w:val="36"/>
          <w:szCs w:val="36"/>
          <w:lang w:val="en-GB" w:eastAsia="en-US"/>
        </w:rPr>
      </w:pPr>
      <w:r w:rsidRPr="0034362C">
        <w:rPr>
          <w:rFonts w:ascii="Helvetica-Black" w:eastAsia="SimSun" w:hAnsi="Helvetica-Black" w:cs="Helvetica-Black"/>
          <w:bCs/>
          <w:sz w:val="36"/>
          <w:szCs w:val="36"/>
          <w:lang w:val="en-GB" w:eastAsia="en-US"/>
        </w:rPr>
        <w:t>of road kills along the Lusaka–Mongu</w:t>
      </w:r>
    </w:p>
    <w:p w14:paraId="38EE6507" w14:textId="77777777" w:rsidR="008438F8" w:rsidRPr="0034362C" w:rsidRDefault="008438F8" w:rsidP="0034362C">
      <w:pPr>
        <w:suppressAutoHyphens w:val="0"/>
        <w:autoSpaceDE w:val="0"/>
        <w:autoSpaceDN w:val="0"/>
        <w:adjustRightInd w:val="0"/>
        <w:spacing w:after="0" w:line="240" w:lineRule="auto"/>
        <w:rPr>
          <w:rFonts w:ascii="Helvetica-Black" w:eastAsia="SimSun" w:hAnsi="Helvetica-Black" w:cs="Helvetica-Black"/>
          <w:bCs/>
          <w:sz w:val="36"/>
          <w:szCs w:val="36"/>
          <w:lang w:val="en-GB" w:eastAsia="en-US"/>
        </w:rPr>
      </w:pPr>
      <w:r w:rsidRPr="0034362C">
        <w:rPr>
          <w:rFonts w:ascii="Helvetica-Black" w:eastAsia="SimSun" w:hAnsi="Helvetica-Black" w:cs="Helvetica-Black"/>
          <w:bCs/>
          <w:sz w:val="36"/>
          <w:szCs w:val="36"/>
          <w:lang w:val="en-GB" w:eastAsia="en-US"/>
        </w:rPr>
        <w:t>(M9) highway, Kafue National Park,</w:t>
      </w:r>
    </w:p>
    <w:p w14:paraId="2CA68EB1" w14:textId="77777777" w:rsidR="008438F8" w:rsidRDefault="008438F8" w:rsidP="0034362C">
      <w:pPr>
        <w:pStyle w:val="CommentText"/>
        <w:rPr>
          <w:rFonts w:ascii="Helvetica-Black" w:eastAsia="SimSun" w:hAnsi="Helvetica-Black" w:cs="Helvetica-Black"/>
          <w:bCs/>
          <w:sz w:val="36"/>
          <w:szCs w:val="36"/>
          <w:lang w:val="en-GB" w:eastAsia="en-US"/>
        </w:rPr>
      </w:pPr>
      <w:r w:rsidRPr="0034362C">
        <w:rPr>
          <w:rFonts w:ascii="Helvetica-Black" w:eastAsia="SimSun" w:hAnsi="Helvetica-Black" w:cs="Helvetica-Black"/>
          <w:bCs/>
          <w:sz w:val="36"/>
          <w:szCs w:val="36"/>
          <w:lang w:val="en-GB" w:eastAsia="en-US"/>
        </w:rPr>
        <w:t>Zambia</w:t>
      </w:r>
    </w:p>
    <w:p w14:paraId="0CBCEB47" w14:textId="77777777" w:rsidR="008438F8" w:rsidRPr="0034362C" w:rsidRDefault="008438F8" w:rsidP="0034362C">
      <w:pPr>
        <w:pStyle w:val="CommentText"/>
        <w:rPr>
          <w:lang w:val="en-GB"/>
        </w:rPr>
      </w:pPr>
      <w:r>
        <w:rPr>
          <w:rFonts w:ascii="Helvetica-Bold" w:eastAsia="SimSun" w:hAnsi="Helvetica-Bold" w:cs="Helvetica-Bold"/>
          <w:b/>
          <w:bCs/>
          <w:sz w:val="14"/>
          <w:szCs w:val="14"/>
          <w:lang w:val="en-GB" w:eastAsia="en-US"/>
        </w:rPr>
        <w:t>South African Journal of Wildlife Research 41(1): 68–78 (April 2011)</w:t>
      </w:r>
    </w:p>
  </w:comment>
  <w:comment w:id="266" w:author="Sarah Benhaiem" w:date="2022-03-17T15:38:00Z" w:initials="SB">
    <w:p w14:paraId="28B41C71" w14:textId="170FA507" w:rsidR="00A87A67" w:rsidRPr="00A87A67" w:rsidRDefault="00A87A67">
      <w:pPr>
        <w:pStyle w:val="CommentText"/>
        <w:rPr>
          <w:lang w:val="en-US"/>
        </w:rPr>
      </w:pPr>
      <w:r>
        <w:rPr>
          <w:rStyle w:val="CommentReference"/>
        </w:rPr>
        <w:annotationRef/>
      </w:r>
      <w:r w:rsidRPr="00A87A67">
        <w:rPr>
          <w:lang w:val="en-US"/>
        </w:rPr>
        <w:t>@ Marwan: the Lyamuya et al 2021 paper</w:t>
      </w:r>
      <w:r>
        <w:rPr>
          <w:lang w:val="en-US"/>
        </w:rPr>
        <w:t xml:space="preserve"> is the one I mentioned to you a few months ago, would be a good idea to add it</w:t>
      </w:r>
    </w:p>
  </w:comment>
  <w:comment w:id="267" w:author="East, Marion" w:date="2022-03-11T16:46:00Z" w:initials="EM">
    <w:p w14:paraId="1DBCBF3C" w14:textId="77777777" w:rsidR="008438F8" w:rsidRPr="007915F0" w:rsidRDefault="008438F8" w:rsidP="0034362C">
      <w:pPr>
        <w:suppressAutoHyphens w:val="0"/>
        <w:autoSpaceDE w:val="0"/>
        <w:autoSpaceDN w:val="0"/>
        <w:adjustRightInd w:val="0"/>
        <w:spacing w:after="0" w:line="240" w:lineRule="auto"/>
        <w:rPr>
          <w:rFonts w:ascii="Arial-BoldMT" w:eastAsia="SimSun" w:hAnsi="Arial-BoldMT" w:cs="Arial-BoldMT"/>
          <w:bCs/>
          <w:sz w:val="18"/>
          <w:szCs w:val="18"/>
          <w:lang w:val="en-GB" w:eastAsia="en-US"/>
        </w:rPr>
      </w:pPr>
      <w:r>
        <w:rPr>
          <w:rStyle w:val="CommentReference"/>
        </w:rPr>
        <w:annotationRef/>
      </w:r>
      <w:r w:rsidRPr="007915F0">
        <w:rPr>
          <w:rFonts w:ascii="Arial-BoldMT" w:eastAsia="SimSun" w:hAnsi="Arial-BoldMT" w:cs="Arial-BoldMT"/>
          <w:bCs/>
          <w:sz w:val="18"/>
          <w:szCs w:val="18"/>
          <w:lang w:val="en-GB" w:eastAsia="en-US"/>
        </w:rPr>
        <w:t>Richard D Lyamuya</w:t>
      </w:r>
      <w:r w:rsidRPr="007915F0">
        <w:rPr>
          <w:rFonts w:ascii="Arial-BoldMT" w:eastAsia="SimSun" w:hAnsi="Arial-BoldMT" w:cs="Arial-BoldMT"/>
          <w:bCs/>
          <w:sz w:val="11"/>
          <w:szCs w:val="11"/>
          <w:lang w:val="en-GB" w:eastAsia="en-US"/>
        </w:rPr>
        <w:t>1</w:t>
      </w:r>
      <w:r w:rsidRPr="007915F0">
        <w:rPr>
          <w:rFonts w:ascii="Arial-BoldMT" w:eastAsia="SimSun" w:hAnsi="Arial-BoldMT" w:cs="Arial-BoldMT"/>
          <w:bCs/>
          <w:sz w:val="18"/>
          <w:szCs w:val="18"/>
          <w:lang w:val="en-GB" w:eastAsia="en-US"/>
        </w:rPr>
        <w:t>*, Kwaslema M Hariohay</w:t>
      </w:r>
      <w:r w:rsidRPr="007915F0">
        <w:rPr>
          <w:rFonts w:ascii="Arial-BoldMT" w:eastAsia="SimSun" w:hAnsi="Arial-BoldMT" w:cs="Arial-BoldMT"/>
          <w:bCs/>
          <w:sz w:val="11"/>
          <w:szCs w:val="11"/>
          <w:lang w:val="en-GB" w:eastAsia="en-US"/>
        </w:rPr>
        <w:t>2</w:t>
      </w:r>
      <w:r w:rsidRPr="007915F0">
        <w:rPr>
          <w:rFonts w:ascii="Arial-BoldMT" w:eastAsia="SimSun" w:hAnsi="Arial-BoldMT" w:cs="Arial-BoldMT"/>
          <w:bCs/>
          <w:sz w:val="18"/>
          <w:szCs w:val="18"/>
          <w:lang w:val="en-GB" w:eastAsia="en-US"/>
        </w:rPr>
        <w:t>, Emmanuel H Masenga</w:t>
      </w:r>
      <w:r w:rsidRPr="007915F0">
        <w:rPr>
          <w:rFonts w:ascii="Arial-BoldMT" w:eastAsia="SimSun" w:hAnsi="Arial-BoldMT" w:cs="Arial-BoldMT"/>
          <w:bCs/>
          <w:sz w:val="11"/>
          <w:szCs w:val="11"/>
          <w:lang w:val="en-GB" w:eastAsia="en-US"/>
        </w:rPr>
        <w:t>1</w:t>
      </w:r>
      <w:r w:rsidRPr="007915F0">
        <w:rPr>
          <w:rFonts w:ascii="Arial-BoldMT" w:eastAsia="SimSun" w:hAnsi="Arial-BoldMT" w:cs="Arial-BoldMT"/>
          <w:bCs/>
          <w:sz w:val="18"/>
          <w:szCs w:val="18"/>
          <w:lang w:val="en-GB" w:eastAsia="en-US"/>
        </w:rPr>
        <w:t>, John K Bukombe</w:t>
      </w:r>
      <w:r w:rsidRPr="007915F0">
        <w:rPr>
          <w:rFonts w:ascii="Arial-BoldMT" w:eastAsia="SimSun" w:hAnsi="Arial-BoldMT" w:cs="Arial-BoldMT"/>
          <w:bCs/>
          <w:sz w:val="11"/>
          <w:szCs w:val="11"/>
          <w:lang w:val="en-GB" w:eastAsia="en-US"/>
        </w:rPr>
        <w:t>1</w:t>
      </w:r>
      <w:r w:rsidRPr="007915F0">
        <w:rPr>
          <w:rFonts w:ascii="Arial-BoldMT" w:eastAsia="SimSun" w:hAnsi="Arial-BoldMT" w:cs="Arial-BoldMT"/>
          <w:bCs/>
          <w:sz w:val="18"/>
          <w:szCs w:val="18"/>
          <w:lang w:val="en-GB" w:eastAsia="en-US"/>
        </w:rPr>
        <w:t>, Grayson G Mwakalebe</w:t>
      </w:r>
      <w:r w:rsidRPr="007915F0">
        <w:rPr>
          <w:rFonts w:ascii="Arial-BoldMT" w:eastAsia="SimSun" w:hAnsi="Arial-BoldMT" w:cs="Arial-BoldMT"/>
          <w:bCs/>
          <w:sz w:val="11"/>
          <w:szCs w:val="11"/>
          <w:lang w:val="en-GB" w:eastAsia="en-US"/>
        </w:rPr>
        <w:t>1</w:t>
      </w:r>
      <w:r w:rsidRPr="007915F0">
        <w:rPr>
          <w:rFonts w:ascii="Arial-BoldMT" w:eastAsia="SimSun" w:hAnsi="Arial-BoldMT" w:cs="Arial-BoldMT"/>
          <w:bCs/>
          <w:sz w:val="18"/>
          <w:szCs w:val="18"/>
          <w:lang w:val="en-GB" w:eastAsia="en-US"/>
        </w:rPr>
        <w:t>,</w:t>
      </w:r>
    </w:p>
    <w:p w14:paraId="6D012E6C" w14:textId="77777777" w:rsidR="008438F8" w:rsidRPr="007915F0" w:rsidRDefault="008438F8" w:rsidP="0034362C">
      <w:pPr>
        <w:suppressAutoHyphens w:val="0"/>
        <w:autoSpaceDE w:val="0"/>
        <w:autoSpaceDN w:val="0"/>
        <w:adjustRightInd w:val="0"/>
        <w:spacing w:after="0" w:line="240" w:lineRule="auto"/>
        <w:rPr>
          <w:rFonts w:ascii="Arial-BoldMT" w:eastAsia="SimSun" w:hAnsi="Arial-BoldMT" w:cs="Arial-BoldMT"/>
          <w:bCs/>
          <w:sz w:val="28"/>
          <w:szCs w:val="28"/>
          <w:lang w:val="en-GB" w:eastAsia="en-US"/>
        </w:rPr>
      </w:pPr>
      <w:r w:rsidRPr="007915F0">
        <w:rPr>
          <w:rFonts w:ascii="Arial-BoldMT" w:eastAsia="SimSun" w:hAnsi="Arial-BoldMT" w:cs="Arial-BoldMT"/>
          <w:bCs/>
          <w:sz w:val="18"/>
          <w:szCs w:val="18"/>
          <w:lang w:val="en-GB" w:eastAsia="en-US"/>
        </w:rPr>
        <w:t>Maulid L Mdaki</w:t>
      </w:r>
      <w:r w:rsidRPr="007915F0">
        <w:rPr>
          <w:rFonts w:ascii="Arial-BoldMT" w:eastAsia="SimSun" w:hAnsi="Arial-BoldMT" w:cs="Arial-BoldMT"/>
          <w:bCs/>
          <w:sz w:val="11"/>
          <w:szCs w:val="11"/>
          <w:lang w:val="en-GB" w:eastAsia="en-US"/>
        </w:rPr>
        <w:t>1</w:t>
      </w:r>
      <w:r w:rsidRPr="007915F0">
        <w:rPr>
          <w:rFonts w:ascii="Arial-BoldMT" w:eastAsia="SimSun" w:hAnsi="Arial-BoldMT" w:cs="Arial-BoldMT"/>
          <w:bCs/>
          <w:sz w:val="18"/>
          <w:szCs w:val="18"/>
          <w:lang w:val="en-GB" w:eastAsia="en-US"/>
        </w:rPr>
        <w:t>, Ally K Nkwabi</w:t>
      </w:r>
      <w:r w:rsidRPr="007915F0">
        <w:rPr>
          <w:rFonts w:ascii="Arial-BoldMT" w:eastAsia="SimSun" w:hAnsi="Arial-BoldMT" w:cs="Arial-BoldMT"/>
          <w:bCs/>
          <w:sz w:val="11"/>
          <w:szCs w:val="11"/>
          <w:lang w:val="en-GB" w:eastAsia="en-US"/>
        </w:rPr>
        <w:t>1</w:t>
      </w:r>
      <w:r w:rsidRPr="007915F0">
        <w:rPr>
          <w:rFonts w:ascii="Arial-BoldMT" w:eastAsia="SimSun" w:hAnsi="Arial-BoldMT" w:cs="Arial-BoldMT"/>
          <w:bCs/>
          <w:sz w:val="18"/>
          <w:szCs w:val="18"/>
          <w:lang w:val="en-GB" w:eastAsia="en-US"/>
        </w:rPr>
        <w:t>, Robert D Fyumagwa</w:t>
      </w:r>
      <w:r w:rsidRPr="007915F0">
        <w:rPr>
          <w:rFonts w:ascii="Arial-BoldMT" w:eastAsia="SimSun" w:hAnsi="Arial-BoldMT" w:cs="Arial-BoldMT"/>
          <w:bCs/>
          <w:sz w:val="11"/>
          <w:szCs w:val="11"/>
          <w:lang w:val="en-GB" w:eastAsia="en-US"/>
        </w:rPr>
        <w:t xml:space="preserve">1 </w:t>
      </w:r>
      <w:r w:rsidRPr="007915F0">
        <w:rPr>
          <w:rFonts w:ascii="Arial-BoldMT" w:eastAsia="SimSun" w:hAnsi="Arial-BoldMT" w:cs="Arial-BoldMT"/>
          <w:bCs/>
          <w:sz w:val="18"/>
          <w:szCs w:val="18"/>
          <w:lang w:val="en-GB" w:eastAsia="en-US"/>
        </w:rPr>
        <w:t>and Eivin Røskaft</w:t>
      </w:r>
      <w:r w:rsidRPr="007915F0">
        <w:rPr>
          <w:rFonts w:ascii="Arial-BoldMT" w:eastAsia="SimSun" w:hAnsi="Arial-BoldMT" w:cs="Arial-BoldMT"/>
          <w:bCs/>
          <w:sz w:val="11"/>
          <w:szCs w:val="11"/>
          <w:lang w:val="en-GB" w:eastAsia="en-US"/>
        </w:rPr>
        <w:t>3</w:t>
      </w:r>
    </w:p>
    <w:p w14:paraId="615EC5F7" w14:textId="77777777" w:rsidR="008438F8" w:rsidRPr="007915F0" w:rsidRDefault="008438F8" w:rsidP="0034362C">
      <w:pPr>
        <w:suppressAutoHyphens w:val="0"/>
        <w:autoSpaceDE w:val="0"/>
        <w:autoSpaceDN w:val="0"/>
        <w:adjustRightInd w:val="0"/>
        <w:spacing w:after="0" w:line="240" w:lineRule="auto"/>
        <w:rPr>
          <w:rFonts w:ascii="Arial-BoldMT" w:eastAsia="SimSun" w:hAnsi="Arial-BoldMT" w:cs="Arial-BoldMT"/>
          <w:bCs/>
          <w:sz w:val="28"/>
          <w:szCs w:val="28"/>
          <w:lang w:val="en-GB" w:eastAsia="en-US"/>
        </w:rPr>
      </w:pPr>
    </w:p>
    <w:p w14:paraId="0BDD81C1" w14:textId="77777777" w:rsidR="008438F8" w:rsidRDefault="008438F8" w:rsidP="0034362C">
      <w:pPr>
        <w:suppressAutoHyphens w:val="0"/>
        <w:autoSpaceDE w:val="0"/>
        <w:autoSpaceDN w:val="0"/>
        <w:adjustRightInd w:val="0"/>
        <w:spacing w:after="0" w:line="240" w:lineRule="auto"/>
        <w:rPr>
          <w:rFonts w:ascii="Arial-BoldMT" w:eastAsia="SimSun" w:hAnsi="Arial-BoldMT" w:cs="Arial-BoldMT"/>
          <w:b/>
          <w:bCs/>
          <w:sz w:val="28"/>
          <w:szCs w:val="28"/>
          <w:lang w:val="en-GB" w:eastAsia="en-US"/>
        </w:rPr>
      </w:pPr>
      <w:r>
        <w:rPr>
          <w:rFonts w:ascii="Arial-BoldMT" w:eastAsia="SimSun" w:hAnsi="Arial-BoldMT" w:cs="Arial-BoldMT"/>
          <w:b/>
          <w:bCs/>
          <w:sz w:val="28"/>
          <w:szCs w:val="28"/>
          <w:lang w:val="en-GB" w:eastAsia="en-US"/>
        </w:rPr>
        <w:t>Magnitude, patterns and composition of wildlife roadkill in the Serengeti</w:t>
      </w:r>
    </w:p>
    <w:p w14:paraId="4BC7879A" w14:textId="77777777" w:rsidR="008438F8" w:rsidRDefault="008438F8" w:rsidP="0034362C">
      <w:pPr>
        <w:pStyle w:val="CommentText"/>
        <w:rPr>
          <w:rFonts w:ascii="Arial-BoldMT" w:eastAsia="SimSun" w:hAnsi="Arial-BoldMT" w:cs="Arial-BoldMT"/>
          <w:b/>
          <w:bCs/>
          <w:sz w:val="28"/>
          <w:szCs w:val="28"/>
          <w:lang w:val="en-GB" w:eastAsia="en-US"/>
        </w:rPr>
      </w:pPr>
      <w:r>
        <w:rPr>
          <w:rFonts w:ascii="Arial-BoldMT" w:eastAsia="SimSun" w:hAnsi="Arial-BoldMT" w:cs="Arial-BoldMT"/>
          <w:b/>
          <w:bCs/>
          <w:sz w:val="28"/>
          <w:szCs w:val="28"/>
          <w:lang w:val="en-GB" w:eastAsia="en-US"/>
        </w:rPr>
        <w:t>ecosystem, northern Tanzania</w:t>
      </w:r>
    </w:p>
    <w:p w14:paraId="40AA0B84" w14:textId="77777777" w:rsidR="008438F8" w:rsidRPr="000A24F2" w:rsidRDefault="008438F8" w:rsidP="0034362C">
      <w:pPr>
        <w:pStyle w:val="CommentText"/>
        <w:rPr>
          <w:lang w:val="en-GB"/>
        </w:rPr>
      </w:pPr>
      <w:r w:rsidRPr="000A24F2">
        <w:rPr>
          <w:lang w:val="en-GB"/>
        </w:rPr>
        <w:t xml:space="preserve"> </w:t>
      </w:r>
      <w:r>
        <w:rPr>
          <w:rFonts w:ascii="Arial-ItalicMT" w:eastAsia="SimSun" w:hAnsi="Arial-ItalicMT" w:cs="Arial-ItalicMT"/>
          <w:i/>
          <w:iCs/>
          <w:sz w:val="12"/>
          <w:szCs w:val="12"/>
          <w:lang w:val="en-GB" w:eastAsia="en-US"/>
        </w:rPr>
        <w:t xml:space="preserve">African Zoology </w:t>
      </w:r>
      <w:r>
        <w:rPr>
          <w:rFonts w:ascii="ArialMT" w:eastAsia="SimSun" w:hAnsi="ArialMT" w:cs="ArialMT"/>
          <w:sz w:val="12"/>
          <w:szCs w:val="12"/>
          <w:lang w:val="en-GB" w:eastAsia="en-US"/>
        </w:rPr>
        <w:t>2021: 1–8</w:t>
      </w:r>
    </w:p>
  </w:comment>
  <w:comment w:id="287" w:author="East, Marion" w:date="2022-03-11T16:08:00Z" w:initials="EM">
    <w:p w14:paraId="10E97D3E" w14:textId="77777777" w:rsidR="008438F8" w:rsidRDefault="008438F8" w:rsidP="000525EC">
      <w:pPr>
        <w:pStyle w:val="Heading1"/>
        <w:rPr>
          <w:rFonts w:ascii="Times New Roman" w:eastAsia="Times New Roman" w:hAnsi="Times New Roman" w:cs="Times New Roman"/>
          <w:lang w:val="en-GB" w:eastAsia="en-GB"/>
        </w:rPr>
      </w:pPr>
      <w:r>
        <w:rPr>
          <w:rStyle w:val="CommentReference"/>
        </w:rPr>
        <w:annotationRef/>
      </w:r>
      <w:r w:rsidRPr="000525EC">
        <w:rPr>
          <w:lang w:val="en-GB"/>
        </w:rPr>
        <w:t>Koala mortality on roads in south-east Queensland: the koala speed-zone trial</w:t>
      </w:r>
    </w:p>
    <w:p w14:paraId="68767349" w14:textId="77777777" w:rsidR="008438F8" w:rsidRPr="000525EC" w:rsidRDefault="00BF7724" w:rsidP="000525EC">
      <w:pPr>
        <w:rPr>
          <w:lang w:val="en-GB"/>
        </w:rPr>
      </w:pPr>
      <w:hyperlink r:id="rId3" w:history="1">
        <w:r w:rsidR="008438F8" w:rsidRPr="000525EC">
          <w:rPr>
            <w:rStyle w:val="Hyperlink"/>
            <w:lang w:val="en-GB"/>
          </w:rPr>
          <w:t>David S. Dique</w:t>
        </w:r>
      </w:hyperlink>
      <w:r w:rsidR="008438F8" w:rsidRPr="000525EC">
        <w:rPr>
          <w:lang w:val="en-GB"/>
        </w:rPr>
        <w:t xml:space="preserve">, Jim Thompson, Harriet J. Preece, Guy C. Penfold, Deidré L. de Villiers and Ros S. Leslie </w:t>
      </w:r>
    </w:p>
    <w:p w14:paraId="2331A777" w14:textId="77777777" w:rsidR="008438F8" w:rsidRPr="000525EC" w:rsidRDefault="008438F8" w:rsidP="000525EC">
      <w:pPr>
        <w:rPr>
          <w:lang w:val="en-GB"/>
        </w:rPr>
      </w:pPr>
    </w:p>
    <w:p w14:paraId="42F241F1" w14:textId="77777777" w:rsidR="008438F8" w:rsidRDefault="008438F8" w:rsidP="000525EC">
      <w:pPr>
        <w:pStyle w:val="NormalWeb"/>
      </w:pPr>
      <w:r>
        <w:rPr>
          <w:i/>
          <w:iCs/>
        </w:rPr>
        <w:t>Wildlife Research</w:t>
      </w:r>
      <w:r>
        <w:t xml:space="preserve"> 30(4) 419 - 426 </w:t>
      </w:r>
      <w:r>
        <w:br/>
        <w:t xml:space="preserve">Published: 12 September 2003 </w:t>
      </w:r>
    </w:p>
    <w:p w14:paraId="7DF6C98C" w14:textId="7F9EFCFC" w:rsidR="008438F8" w:rsidRPr="000A24F2" w:rsidRDefault="008438F8">
      <w:pPr>
        <w:pStyle w:val="CommentText"/>
        <w:rPr>
          <w:lang w:val="en-GB"/>
        </w:rPr>
      </w:pPr>
    </w:p>
  </w:comment>
  <w:comment w:id="296" w:author="East, Marion" w:date="2022-03-11T16:46:00Z" w:initials="EM">
    <w:p w14:paraId="37E6120B" w14:textId="77777777" w:rsidR="008438F8" w:rsidRPr="007915F0" w:rsidRDefault="008438F8" w:rsidP="000A24F2">
      <w:pPr>
        <w:suppressAutoHyphens w:val="0"/>
        <w:autoSpaceDE w:val="0"/>
        <w:autoSpaceDN w:val="0"/>
        <w:adjustRightInd w:val="0"/>
        <w:spacing w:after="0" w:line="240" w:lineRule="auto"/>
        <w:rPr>
          <w:rFonts w:ascii="Arial-BoldMT" w:eastAsia="SimSun" w:hAnsi="Arial-BoldMT" w:cs="Arial-BoldMT"/>
          <w:bCs/>
          <w:sz w:val="18"/>
          <w:szCs w:val="18"/>
          <w:lang w:val="en-GB" w:eastAsia="en-US"/>
        </w:rPr>
      </w:pPr>
      <w:r>
        <w:rPr>
          <w:rStyle w:val="CommentReference"/>
        </w:rPr>
        <w:annotationRef/>
      </w:r>
      <w:r w:rsidRPr="007915F0">
        <w:rPr>
          <w:rFonts w:ascii="Arial-BoldMT" w:eastAsia="SimSun" w:hAnsi="Arial-BoldMT" w:cs="Arial-BoldMT"/>
          <w:bCs/>
          <w:sz w:val="18"/>
          <w:szCs w:val="18"/>
          <w:lang w:val="en-GB" w:eastAsia="en-US"/>
        </w:rPr>
        <w:t>Richard D Lyamuya</w:t>
      </w:r>
      <w:r w:rsidRPr="007915F0">
        <w:rPr>
          <w:rFonts w:ascii="Arial-BoldMT" w:eastAsia="SimSun" w:hAnsi="Arial-BoldMT" w:cs="Arial-BoldMT"/>
          <w:bCs/>
          <w:sz w:val="11"/>
          <w:szCs w:val="11"/>
          <w:lang w:val="en-GB" w:eastAsia="en-US"/>
        </w:rPr>
        <w:t>1</w:t>
      </w:r>
      <w:r w:rsidRPr="007915F0">
        <w:rPr>
          <w:rFonts w:ascii="Arial-BoldMT" w:eastAsia="SimSun" w:hAnsi="Arial-BoldMT" w:cs="Arial-BoldMT"/>
          <w:bCs/>
          <w:sz w:val="18"/>
          <w:szCs w:val="18"/>
          <w:lang w:val="en-GB" w:eastAsia="en-US"/>
        </w:rPr>
        <w:t>*, Kwaslema M Hariohay</w:t>
      </w:r>
      <w:r w:rsidRPr="007915F0">
        <w:rPr>
          <w:rFonts w:ascii="Arial-BoldMT" w:eastAsia="SimSun" w:hAnsi="Arial-BoldMT" w:cs="Arial-BoldMT"/>
          <w:bCs/>
          <w:sz w:val="11"/>
          <w:szCs w:val="11"/>
          <w:lang w:val="en-GB" w:eastAsia="en-US"/>
        </w:rPr>
        <w:t>2</w:t>
      </w:r>
      <w:r w:rsidRPr="007915F0">
        <w:rPr>
          <w:rFonts w:ascii="Arial-BoldMT" w:eastAsia="SimSun" w:hAnsi="Arial-BoldMT" w:cs="Arial-BoldMT"/>
          <w:bCs/>
          <w:sz w:val="18"/>
          <w:szCs w:val="18"/>
          <w:lang w:val="en-GB" w:eastAsia="en-US"/>
        </w:rPr>
        <w:t>, Emmanuel H Masenga</w:t>
      </w:r>
      <w:r w:rsidRPr="007915F0">
        <w:rPr>
          <w:rFonts w:ascii="Arial-BoldMT" w:eastAsia="SimSun" w:hAnsi="Arial-BoldMT" w:cs="Arial-BoldMT"/>
          <w:bCs/>
          <w:sz w:val="11"/>
          <w:szCs w:val="11"/>
          <w:lang w:val="en-GB" w:eastAsia="en-US"/>
        </w:rPr>
        <w:t>1</w:t>
      </w:r>
      <w:r w:rsidRPr="007915F0">
        <w:rPr>
          <w:rFonts w:ascii="Arial-BoldMT" w:eastAsia="SimSun" w:hAnsi="Arial-BoldMT" w:cs="Arial-BoldMT"/>
          <w:bCs/>
          <w:sz w:val="18"/>
          <w:szCs w:val="18"/>
          <w:lang w:val="en-GB" w:eastAsia="en-US"/>
        </w:rPr>
        <w:t>, John K Bukombe</w:t>
      </w:r>
      <w:r w:rsidRPr="007915F0">
        <w:rPr>
          <w:rFonts w:ascii="Arial-BoldMT" w:eastAsia="SimSun" w:hAnsi="Arial-BoldMT" w:cs="Arial-BoldMT"/>
          <w:bCs/>
          <w:sz w:val="11"/>
          <w:szCs w:val="11"/>
          <w:lang w:val="en-GB" w:eastAsia="en-US"/>
        </w:rPr>
        <w:t>1</w:t>
      </w:r>
      <w:r w:rsidRPr="007915F0">
        <w:rPr>
          <w:rFonts w:ascii="Arial-BoldMT" w:eastAsia="SimSun" w:hAnsi="Arial-BoldMT" w:cs="Arial-BoldMT"/>
          <w:bCs/>
          <w:sz w:val="18"/>
          <w:szCs w:val="18"/>
          <w:lang w:val="en-GB" w:eastAsia="en-US"/>
        </w:rPr>
        <w:t>, Grayson G Mwakalebe</w:t>
      </w:r>
      <w:r w:rsidRPr="007915F0">
        <w:rPr>
          <w:rFonts w:ascii="Arial-BoldMT" w:eastAsia="SimSun" w:hAnsi="Arial-BoldMT" w:cs="Arial-BoldMT"/>
          <w:bCs/>
          <w:sz w:val="11"/>
          <w:szCs w:val="11"/>
          <w:lang w:val="en-GB" w:eastAsia="en-US"/>
        </w:rPr>
        <w:t>1</w:t>
      </w:r>
      <w:r w:rsidRPr="007915F0">
        <w:rPr>
          <w:rFonts w:ascii="Arial-BoldMT" w:eastAsia="SimSun" w:hAnsi="Arial-BoldMT" w:cs="Arial-BoldMT"/>
          <w:bCs/>
          <w:sz w:val="18"/>
          <w:szCs w:val="18"/>
          <w:lang w:val="en-GB" w:eastAsia="en-US"/>
        </w:rPr>
        <w:t>,</w:t>
      </w:r>
    </w:p>
    <w:p w14:paraId="1D4C5BCB" w14:textId="104EF4BF" w:rsidR="008438F8" w:rsidRPr="007915F0" w:rsidRDefault="008438F8" w:rsidP="000A24F2">
      <w:pPr>
        <w:suppressAutoHyphens w:val="0"/>
        <w:autoSpaceDE w:val="0"/>
        <w:autoSpaceDN w:val="0"/>
        <w:adjustRightInd w:val="0"/>
        <w:spacing w:after="0" w:line="240" w:lineRule="auto"/>
        <w:rPr>
          <w:rFonts w:ascii="Arial-BoldMT" w:eastAsia="SimSun" w:hAnsi="Arial-BoldMT" w:cs="Arial-BoldMT"/>
          <w:bCs/>
          <w:sz w:val="28"/>
          <w:szCs w:val="28"/>
          <w:lang w:val="en-GB" w:eastAsia="en-US"/>
        </w:rPr>
      </w:pPr>
      <w:r w:rsidRPr="007915F0">
        <w:rPr>
          <w:rFonts w:ascii="Arial-BoldMT" w:eastAsia="SimSun" w:hAnsi="Arial-BoldMT" w:cs="Arial-BoldMT"/>
          <w:bCs/>
          <w:sz w:val="18"/>
          <w:szCs w:val="18"/>
          <w:lang w:val="en-GB" w:eastAsia="en-US"/>
        </w:rPr>
        <w:t>Maulid L Mdaki</w:t>
      </w:r>
      <w:r w:rsidRPr="007915F0">
        <w:rPr>
          <w:rFonts w:ascii="Arial-BoldMT" w:eastAsia="SimSun" w:hAnsi="Arial-BoldMT" w:cs="Arial-BoldMT"/>
          <w:bCs/>
          <w:sz w:val="11"/>
          <w:szCs w:val="11"/>
          <w:lang w:val="en-GB" w:eastAsia="en-US"/>
        </w:rPr>
        <w:t>1</w:t>
      </w:r>
      <w:r w:rsidRPr="007915F0">
        <w:rPr>
          <w:rFonts w:ascii="Arial-BoldMT" w:eastAsia="SimSun" w:hAnsi="Arial-BoldMT" w:cs="Arial-BoldMT"/>
          <w:bCs/>
          <w:sz w:val="18"/>
          <w:szCs w:val="18"/>
          <w:lang w:val="en-GB" w:eastAsia="en-US"/>
        </w:rPr>
        <w:t>, Ally K Nkwabi</w:t>
      </w:r>
      <w:r w:rsidRPr="007915F0">
        <w:rPr>
          <w:rFonts w:ascii="Arial-BoldMT" w:eastAsia="SimSun" w:hAnsi="Arial-BoldMT" w:cs="Arial-BoldMT"/>
          <w:bCs/>
          <w:sz w:val="11"/>
          <w:szCs w:val="11"/>
          <w:lang w:val="en-GB" w:eastAsia="en-US"/>
        </w:rPr>
        <w:t>1</w:t>
      </w:r>
      <w:r w:rsidRPr="007915F0">
        <w:rPr>
          <w:rFonts w:ascii="Arial-BoldMT" w:eastAsia="SimSun" w:hAnsi="Arial-BoldMT" w:cs="Arial-BoldMT"/>
          <w:bCs/>
          <w:sz w:val="18"/>
          <w:szCs w:val="18"/>
          <w:lang w:val="en-GB" w:eastAsia="en-US"/>
        </w:rPr>
        <w:t>, Robert D Fyumagwa</w:t>
      </w:r>
      <w:r w:rsidRPr="007915F0">
        <w:rPr>
          <w:rFonts w:ascii="Arial-BoldMT" w:eastAsia="SimSun" w:hAnsi="Arial-BoldMT" w:cs="Arial-BoldMT"/>
          <w:bCs/>
          <w:sz w:val="11"/>
          <w:szCs w:val="11"/>
          <w:lang w:val="en-GB" w:eastAsia="en-US"/>
        </w:rPr>
        <w:t xml:space="preserve">1 </w:t>
      </w:r>
      <w:r w:rsidRPr="007915F0">
        <w:rPr>
          <w:rFonts w:ascii="Arial-BoldMT" w:eastAsia="SimSun" w:hAnsi="Arial-BoldMT" w:cs="Arial-BoldMT"/>
          <w:bCs/>
          <w:sz w:val="18"/>
          <w:szCs w:val="18"/>
          <w:lang w:val="en-GB" w:eastAsia="en-US"/>
        </w:rPr>
        <w:t>and Eivin Røskaft</w:t>
      </w:r>
      <w:r w:rsidRPr="007915F0">
        <w:rPr>
          <w:rFonts w:ascii="Arial-BoldMT" w:eastAsia="SimSun" w:hAnsi="Arial-BoldMT" w:cs="Arial-BoldMT"/>
          <w:bCs/>
          <w:sz w:val="11"/>
          <w:szCs w:val="11"/>
          <w:lang w:val="en-GB" w:eastAsia="en-US"/>
        </w:rPr>
        <w:t>3</w:t>
      </w:r>
    </w:p>
    <w:p w14:paraId="400FFCC8" w14:textId="77777777" w:rsidR="008438F8" w:rsidRPr="007915F0" w:rsidRDefault="008438F8" w:rsidP="000A24F2">
      <w:pPr>
        <w:suppressAutoHyphens w:val="0"/>
        <w:autoSpaceDE w:val="0"/>
        <w:autoSpaceDN w:val="0"/>
        <w:adjustRightInd w:val="0"/>
        <w:spacing w:after="0" w:line="240" w:lineRule="auto"/>
        <w:rPr>
          <w:rFonts w:ascii="Arial-BoldMT" w:eastAsia="SimSun" w:hAnsi="Arial-BoldMT" w:cs="Arial-BoldMT"/>
          <w:bCs/>
          <w:sz w:val="28"/>
          <w:szCs w:val="28"/>
          <w:lang w:val="en-GB" w:eastAsia="en-US"/>
        </w:rPr>
      </w:pPr>
    </w:p>
    <w:p w14:paraId="7B41FCE5" w14:textId="156A39CD" w:rsidR="008438F8" w:rsidRDefault="008438F8" w:rsidP="000A24F2">
      <w:pPr>
        <w:suppressAutoHyphens w:val="0"/>
        <w:autoSpaceDE w:val="0"/>
        <w:autoSpaceDN w:val="0"/>
        <w:adjustRightInd w:val="0"/>
        <w:spacing w:after="0" w:line="240" w:lineRule="auto"/>
        <w:rPr>
          <w:rFonts w:ascii="Arial-BoldMT" w:eastAsia="SimSun" w:hAnsi="Arial-BoldMT" w:cs="Arial-BoldMT"/>
          <w:b/>
          <w:bCs/>
          <w:sz w:val="28"/>
          <w:szCs w:val="28"/>
          <w:lang w:val="en-GB" w:eastAsia="en-US"/>
        </w:rPr>
      </w:pPr>
      <w:r>
        <w:rPr>
          <w:rFonts w:ascii="Arial-BoldMT" w:eastAsia="SimSun" w:hAnsi="Arial-BoldMT" w:cs="Arial-BoldMT"/>
          <w:b/>
          <w:bCs/>
          <w:sz w:val="28"/>
          <w:szCs w:val="28"/>
          <w:lang w:val="en-GB" w:eastAsia="en-US"/>
        </w:rPr>
        <w:t>Magnitude, patterns and composition of wildlife roadkill in the Serengeti</w:t>
      </w:r>
    </w:p>
    <w:p w14:paraId="00CEB8A8" w14:textId="77777777" w:rsidR="008438F8" w:rsidRDefault="008438F8" w:rsidP="000A24F2">
      <w:pPr>
        <w:pStyle w:val="CommentText"/>
        <w:rPr>
          <w:rFonts w:ascii="Arial-BoldMT" w:eastAsia="SimSun" w:hAnsi="Arial-BoldMT" w:cs="Arial-BoldMT"/>
          <w:b/>
          <w:bCs/>
          <w:sz w:val="28"/>
          <w:szCs w:val="28"/>
          <w:lang w:val="en-GB" w:eastAsia="en-US"/>
        </w:rPr>
      </w:pPr>
      <w:r>
        <w:rPr>
          <w:rFonts w:ascii="Arial-BoldMT" w:eastAsia="SimSun" w:hAnsi="Arial-BoldMT" w:cs="Arial-BoldMT"/>
          <w:b/>
          <w:bCs/>
          <w:sz w:val="28"/>
          <w:szCs w:val="28"/>
          <w:lang w:val="en-GB" w:eastAsia="en-US"/>
        </w:rPr>
        <w:t>ecosystem, northern Tanzania</w:t>
      </w:r>
    </w:p>
    <w:p w14:paraId="157D2F52" w14:textId="158EAB3F" w:rsidR="008438F8" w:rsidRPr="000A24F2" w:rsidRDefault="008438F8" w:rsidP="000A24F2">
      <w:pPr>
        <w:pStyle w:val="CommentText"/>
        <w:rPr>
          <w:lang w:val="en-GB"/>
        </w:rPr>
      </w:pPr>
      <w:r w:rsidRPr="000A24F2">
        <w:rPr>
          <w:lang w:val="en-GB"/>
        </w:rPr>
        <w:t xml:space="preserve"> </w:t>
      </w:r>
      <w:r>
        <w:rPr>
          <w:rFonts w:ascii="Arial-ItalicMT" w:eastAsia="SimSun" w:hAnsi="Arial-ItalicMT" w:cs="Arial-ItalicMT"/>
          <w:i/>
          <w:iCs/>
          <w:sz w:val="12"/>
          <w:szCs w:val="12"/>
          <w:lang w:val="en-GB" w:eastAsia="en-US"/>
        </w:rPr>
        <w:t xml:space="preserve">African Zoology </w:t>
      </w:r>
      <w:r>
        <w:rPr>
          <w:rFonts w:ascii="ArialMT" w:eastAsia="SimSun" w:hAnsi="ArialMT" w:cs="ArialMT"/>
          <w:sz w:val="12"/>
          <w:szCs w:val="12"/>
          <w:lang w:val="en-GB" w:eastAsia="en-US"/>
        </w:rPr>
        <w:t>2021: 1–8</w:t>
      </w:r>
    </w:p>
  </w:comment>
  <w:comment w:id="335" w:author="East, Marion" w:date="2022-03-13T13:32:00Z" w:initials="EM">
    <w:p w14:paraId="3472F936" w14:textId="34AF4BAC" w:rsidR="008438F8" w:rsidRPr="00A04E8C" w:rsidRDefault="008438F8">
      <w:pPr>
        <w:pStyle w:val="CommentText"/>
        <w:rPr>
          <w:color w:val="0080AC"/>
          <w:sz w:val="12"/>
          <w:szCs w:val="12"/>
          <w:lang w:val="en-GB"/>
        </w:rPr>
      </w:pPr>
      <w:r>
        <w:rPr>
          <w:rStyle w:val="CommentReference"/>
        </w:rPr>
        <w:annotationRef/>
      </w:r>
      <w:r w:rsidRPr="00A04E8C">
        <w:rPr>
          <w:sz w:val="27"/>
          <w:szCs w:val="27"/>
          <w:lang w:val="en-GB"/>
        </w:rPr>
        <w:t>A review on the temporal pattern of deer–vehicle accidents:Impact of seasonal, diurnal and lunar effects in cervids</w:t>
      </w:r>
      <w:r w:rsidRPr="00A04E8C">
        <w:rPr>
          <w:sz w:val="21"/>
          <w:szCs w:val="21"/>
          <w:lang w:val="en-GB"/>
        </w:rPr>
        <w:t>Wolfgang Steiner</w:t>
      </w:r>
      <w:r w:rsidRPr="00A04E8C">
        <w:rPr>
          <w:rFonts w:eastAsia="NNLCB K+ MTSY"/>
          <w:sz w:val="21"/>
          <w:szCs w:val="21"/>
          <w:lang w:val="en-GB"/>
        </w:rPr>
        <w:t>, Friedrich Leisch</w:t>
      </w:r>
      <w:r>
        <w:rPr>
          <w:rFonts w:eastAsia="NNLCB K+ MTSY"/>
          <w:sz w:val="21"/>
          <w:szCs w:val="21"/>
          <w:lang w:val="en-GB"/>
        </w:rPr>
        <w:t>, Klaus Hackländer</w:t>
      </w:r>
    </w:p>
    <w:p w14:paraId="5C9F823E" w14:textId="6F7346E0" w:rsidR="008438F8" w:rsidRPr="009E23E4" w:rsidRDefault="008438F8">
      <w:pPr>
        <w:pStyle w:val="CommentText"/>
        <w:rPr>
          <w:color w:val="0080AC"/>
          <w:sz w:val="12"/>
          <w:szCs w:val="12"/>
          <w:lang w:val="en-GB"/>
        </w:rPr>
      </w:pPr>
      <w:r w:rsidRPr="009E23E4">
        <w:rPr>
          <w:color w:val="0080AC"/>
          <w:sz w:val="12"/>
          <w:szCs w:val="12"/>
          <w:lang w:val="en-GB"/>
        </w:rPr>
        <w:t>Accident Analysis and Prevention 66 (2014) 168–181</w:t>
      </w:r>
    </w:p>
    <w:p w14:paraId="43F6C3E6" w14:textId="77777777" w:rsidR="008438F8" w:rsidRPr="009E23E4" w:rsidRDefault="008438F8">
      <w:pPr>
        <w:pStyle w:val="CommentText"/>
        <w:rPr>
          <w:color w:val="0080AC"/>
          <w:sz w:val="12"/>
          <w:szCs w:val="12"/>
          <w:lang w:val="en-GB"/>
        </w:rPr>
      </w:pPr>
    </w:p>
    <w:p w14:paraId="6CC63428" w14:textId="7C503ADA" w:rsidR="008438F8" w:rsidRPr="00A04E8C" w:rsidRDefault="008438F8">
      <w:pPr>
        <w:pStyle w:val="CommentText"/>
        <w:rPr>
          <w:color w:val="0080AC"/>
          <w:sz w:val="12"/>
          <w:szCs w:val="12"/>
          <w:lang w:val="en-GB"/>
        </w:rPr>
      </w:pPr>
      <w:r>
        <w:rPr>
          <w:color w:val="0080AC"/>
          <w:sz w:val="12"/>
          <w:szCs w:val="12"/>
          <w:lang w:val="en-GB"/>
        </w:rPr>
        <w:t>Seiler A (2005</w:t>
      </w:r>
      <w:r w:rsidRPr="00A04E8C">
        <w:rPr>
          <w:color w:val="0080AC"/>
          <w:sz w:val="12"/>
          <w:szCs w:val="12"/>
          <w:lang w:val="en-GB"/>
        </w:rPr>
        <w:t xml:space="preserve">) </w:t>
      </w:r>
    </w:p>
    <w:p w14:paraId="46C6C615" w14:textId="781D6870" w:rsidR="008438F8" w:rsidRDefault="008438F8" w:rsidP="00A04E8C">
      <w:pPr>
        <w:suppressAutoHyphens w:val="0"/>
        <w:autoSpaceDE w:val="0"/>
        <w:autoSpaceDN w:val="0"/>
        <w:adjustRightInd w:val="0"/>
        <w:spacing w:after="0" w:line="240" w:lineRule="auto"/>
        <w:rPr>
          <w:rFonts w:ascii="TimesNRMT" w:eastAsia="SimSun" w:hAnsi="TimesNRMT" w:cs="TimesNRMT"/>
          <w:color w:val="231F20"/>
          <w:sz w:val="18"/>
          <w:szCs w:val="18"/>
          <w:lang w:val="en-GB" w:eastAsia="en-US"/>
        </w:rPr>
      </w:pPr>
      <w:r>
        <w:rPr>
          <w:rFonts w:ascii="TimesNRMT-Italic" w:eastAsia="SimSun" w:hAnsi="TimesNRMT-Italic" w:cs="TimesNRMT-Italic"/>
          <w:i/>
          <w:iCs/>
          <w:color w:val="231F20"/>
          <w:sz w:val="18"/>
          <w:szCs w:val="18"/>
          <w:lang w:val="en-GB" w:eastAsia="en-US"/>
        </w:rPr>
        <w:t xml:space="preserve">Journal of Applied Ecology </w:t>
      </w:r>
      <w:r>
        <w:rPr>
          <w:rFonts w:ascii="TimesNRMT" w:eastAsia="SimSun" w:hAnsi="TimesNRMT" w:cs="TimesNRMT"/>
          <w:color w:val="231F20"/>
          <w:sz w:val="18"/>
          <w:szCs w:val="18"/>
          <w:lang w:val="en-GB" w:eastAsia="en-US"/>
        </w:rPr>
        <w:t>2005</w:t>
      </w:r>
      <w:r>
        <w:rPr>
          <w:rFonts w:ascii="TimesNRMT-Italic" w:eastAsia="SimSun" w:hAnsi="TimesNRMT-Italic" w:cs="TimesNRMT-Italic"/>
          <w:i/>
          <w:iCs/>
          <w:color w:val="231F20"/>
          <w:sz w:val="18"/>
          <w:szCs w:val="18"/>
          <w:lang w:val="en-GB" w:eastAsia="en-US"/>
        </w:rPr>
        <w:t xml:space="preserve"> </w:t>
      </w:r>
      <w:r>
        <w:rPr>
          <w:rFonts w:ascii="TimesNRMT-Bold" w:eastAsia="SimSun" w:hAnsi="TimesNRMT-Bold" w:cs="TimesNRMT-Bold"/>
          <w:b/>
          <w:bCs/>
          <w:color w:val="231F20"/>
          <w:sz w:val="18"/>
          <w:szCs w:val="18"/>
          <w:lang w:val="en-GB" w:eastAsia="en-US"/>
        </w:rPr>
        <w:t>42</w:t>
      </w:r>
      <w:r>
        <w:rPr>
          <w:rFonts w:ascii="TimesNRMT" w:eastAsia="SimSun" w:hAnsi="TimesNRMT" w:cs="TimesNRMT"/>
          <w:color w:val="231F20"/>
          <w:sz w:val="18"/>
          <w:szCs w:val="18"/>
          <w:lang w:val="en-GB" w:eastAsia="en-US"/>
        </w:rPr>
        <w:t>, 371–382</w:t>
      </w:r>
    </w:p>
    <w:p w14:paraId="2CEEBA07" w14:textId="49DAB29F" w:rsidR="008438F8" w:rsidRDefault="008438F8" w:rsidP="00A04E8C">
      <w:pPr>
        <w:suppressAutoHyphens w:val="0"/>
        <w:autoSpaceDE w:val="0"/>
        <w:autoSpaceDN w:val="0"/>
        <w:adjustRightInd w:val="0"/>
        <w:spacing w:after="0" w:line="240" w:lineRule="auto"/>
        <w:rPr>
          <w:rFonts w:ascii="TimesNRMT-Bold" w:eastAsia="SimSun" w:hAnsi="TimesNRMT-Bold" w:cs="TimesNRMT-Bold"/>
          <w:bCs/>
          <w:color w:val="231F20"/>
          <w:sz w:val="36"/>
          <w:szCs w:val="36"/>
          <w:lang w:val="en-GB" w:eastAsia="en-US"/>
        </w:rPr>
      </w:pPr>
      <w:r w:rsidRPr="00A04E8C">
        <w:rPr>
          <w:rFonts w:ascii="TimesNRMT-Bold" w:eastAsia="SimSun" w:hAnsi="TimesNRMT-Bold" w:cs="TimesNRMT-Bold"/>
          <w:bCs/>
          <w:color w:val="231F20"/>
          <w:sz w:val="36"/>
          <w:szCs w:val="36"/>
          <w:lang w:val="en-GB" w:eastAsia="en-US"/>
        </w:rPr>
        <w:t>Predicting locations of moose–vehicle collisions in Sweden</w:t>
      </w:r>
    </w:p>
    <w:p w14:paraId="2EF7AB30" w14:textId="77777777" w:rsidR="008438F8" w:rsidRDefault="008438F8" w:rsidP="00A04E8C">
      <w:pPr>
        <w:suppressAutoHyphens w:val="0"/>
        <w:autoSpaceDE w:val="0"/>
        <w:autoSpaceDN w:val="0"/>
        <w:adjustRightInd w:val="0"/>
        <w:spacing w:after="0" w:line="240" w:lineRule="auto"/>
        <w:rPr>
          <w:rFonts w:ascii="TimesNRMT-Bold" w:eastAsia="SimSun" w:hAnsi="TimesNRMT-Bold" w:cs="TimesNRMT-Bold"/>
          <w:bCs/>
          <w:color w:val="231F20"/>
          <w:sz w:val="36"/>
          <w:szCs w:val="36"/>
          <w:lang w:val="en-GB" w:eastAsia="en-US"/>
        </w:rPr>
      </w:pPr>
    </w:p>
    <w:p w14:paraId="6E6F2794" w14:textId="394E3C1F" w:rsidR="008438F8" w:rsidRPr="00A04E8C" w:rsidRDefault="008438F8" w:rsidP="00A04E8C">
      <w:pPr>
        <w:suppressAutoHyphens w:val="0"/>
        <w:autoSpaceDE w:val="0"/>
        <w:autoSpaceDN w:val="0"/>
        <w:adjustRightInd w:val="0"/>
        <w:spacing w:after="0" w:line="240" w:lineRule="auto"/>
        <w:rPr>
          <w:rFonts w:ascii="TimesNRMT-Italic" w:eastAsia="SimSun" w:hAnsi="TimesNRMT-Italic" w:cs="TimesNRMT-Italic"/>
          <w:i/>
          <w:iCs/>
          <w:color w:val="231F20"/>
          <w:sz w:val="18"/>
          <w:szCs w:val="18"/>
          <w:lang w:val="en-GB" w:eastAsia="en-US"/>
        </w:rPr>
      </w:pPr>
      <w:r>
        <w:rPr>
          <w:i/>
          <w:iCs/>
          <w:sz w:val="12"/>
          <w:szCs w:val="12"/>
          <w:lang w:val="en-GB"/>
        </w:rPr>
        <w:t xml:space="preserve">Rendall et al. </w:t>
      </w:r>
      <w:r w:rsidRPr="000A24F2">
        <w:rPr>
          <w:i/>
          <w:iCs/>
          <w:sz w:val="12"/>
          <w:szCs w:val="12"/>
          <w:lang w:val="en-GB"/>
        </w:rPr>
        <w:t>Global Ecology and Conservation 27 (2021) e01530</w:t>
      </w:r>
    </w:p>
  </w:comment>
  <w:comment w:id="384" w:author="East, Marion" w:date="2022-03-11T19:45:00Z" w:initials="EM">
    <w:p w14:paraId="27756F2D" w14:textId="77777777" w:rsidR="008438F8" w:rsidRDefault="008438F8" w:rsidP="00361F09">
      <w:pPr>
        <w:suppressAutoHyphens w:val="0"/>
        <w:autoSpaceDE w:val="0"/>
        <w:autoSpaceDN w:val="0"/>
        <w:adjustRightInd w:val="0"/>
        <w:spacing w:after="0" w:line="240" w:lineRule="auto"/>
        <w:rPr>
          <w:rFonts w:ascii="Lato-Bold" w:eastAsia="SimSun" w:hAnsi="Lato-Bold" w:cs="Lato-Bold"/>
          <w:b/>
          <w:bCs/>
          <w:sz w:val="36"/>
          <w:szCs w:val="36"/>
          <w:lang w:val="en-GB" w:eastAsia="en-US"/>
        </w:rPr>
      </w:pPr>
      <w:r>
        <w:rPr>
          <w:rStyle w:val="CommentReference"/>
        </w:rPr>
        <w:annotationRef/>
      </w:r>
      <w:r>
        <w:rPr>
          <w:rFonts w:ascii="Lato-Bold" w:eastAsia="SimSun" w:hAnsi="Lato-Bold" w:cs="Lato-Bold"/>
          <w:b/>
          <w:bCs/>
          <w:sz w:val="36"/>
          <w:szCs w:val="36"/>
          <w:lang w:val="en-GB" w:eastAsia="en-US"/>
        </w:rPr>
        <w:t>The spatial and temporal distribution of mammal roadkills in</w:t>
      </w:r>
    </w:p>
    <w:p w14:paraId="37282820" w14:textId="5F36C7AB" w:rsidR="008438F8" w:rsidRDefault="008438F8" w:rsidP="00361F09">
      <w:pPr>
        <w:pStyle w:val="CommentText"/>
        <w:rPr>
          <w:rFonts w:ascii="Lato-Bold" w:eastAsia="SimSun" w:hAnsi="Lato-Bold" w:cs="Lato-Bold"/>
          <w:b/>
          <w:bCs/>
          <w:sz w:val="36"/>
          <w:szCs w:val="36"/>
          <w:lang w:val="en-GB" w:eastAsia="en-US"/>
        </w:rPr>
      </w:pPr>
      <w:r>
        <w:rPr>
          <w:rFonts w:ascii="Lato-Bold" w:eastAsia="SimSun" w:hAnsi="Lato-Bold" w:cs="Lato-Bold"/>
          <w:b/>
          <w:bCs/>
          <w:sz w:val="36"/>
          <w:szCs w:val="36"/>
          <w:lang w:val="en-GB" w:eastAsia="en-US"/>
        </w:rPr>
        <w:t>the Kwakuchinja Wildlife Corridor in Tanzania</w:t>
      </w:r>
    </w:p>
    <w:p w14:paraId="6821CBE7" w14:textId="77777777" w:rsidR="008438F8" w:rsidRDefault="008438F8" w:rsidP="001338AD">
      <w:pPr>
        <w:suppressAutoHyphens w:val="0"/>
        <w:autoSpaceDE w:val="0"/>
        <w:autoSpaceDN w:val="0"/>
        <w:adjustRightInd w:val="0"/>
        <w:spacing w:after="0" w:line="240" w:lineRule="auto"/>
        <w:rPr>
          <w:rFonts w:ascii="Lato-Bold" w:eastAsia="SimSun" w:hAnsi="Lato-Bold" w:cs="Lato-Bold"/>
          <w:b/>
          <w:bCs/>
          <w:sz w:val="24"/>
          <w:szCs w:val="24"/>
          <w:lang w:val="en-GB" w:eastAsia="en-US"/>
        </w:rPr>
      </w:pPr>
    </w:p>
    <w:p w14:paraId="050B93AE" w14:textId="77777777" w:rsidR="008438F8" w:rsidRDefault="008438F8" w:rsidP="001338AD">
      <w:pPr>
        <w:suppressAutoHyphens w:val="0"/>
        <w:autoSpaceDE w:val="0"/>
        <w:autoSpaceDN w:val="0"/>
        <w:adjustRightInd w:val="0"/>
        <w:spacing w:after="0" w:line="240" w:lineRule="auto"/>
        <w:rPr>
          <w:rFonts w:ascii="Lato-Regular" w:eastAsia="SimSun" w:hAnsi="Lato-Regular" w:cs="Lato-Regular"/>
          <w:sz w:val="24"/>
          <w:szCs w:val="24"/>
          <w:lang w:val="en-GB" w:eastAsia="en-US"/>
        </w:rPr>
      </w:pPr>
      <w:r>
        <w:rPr>
          <w:rFonts w:ascii="Lato-Bold" w:eastAsia="SimSun" w:hAnsi="Lato-Bold" w:cs="Lato-Bold"/>
          <w:b/>
          <w:bCs/>
          <w:sz w:val="24"/>
          <w:szCs w:val="24"/>
          <w:lang w:val="en-GB" w:eastAsia="en-US"/>
        </w:rPr>
        <w:t>Henry Kenneth Njovu</w:t>
      </w:r>
      <w:r>
        <w:rPr>
          <w:rFonts w:ascii="Lato-Bold" w:eastAsia="SimSun" w:hAnsi="Lato-Bold" w:cs="Lato-Bold"/>
          <w:b/>
          <w:bCs/>
          <w:sz w:val="17"/>
          <w:szCs w:val="17"/>
          <w:lang w:val="en-GB" w:eastAsia="en-US"/>
        </w:rPr>
        <w:t xml:space="preserve">1 </w:t>
      </w:r>
      <w:r>
        <w:rPr>
          <w:rFonts w:ascii="Lato-Regular" w:eastAsia="SimSun" w:hAnsi="Lato-Regular" w:cs="Lato-Regular"/>
          <w:sz w:val="24"/>
          <w:szCs w:val="24"/>
          <w:lang w:val="en-GB" w:eastAsia="en-US"/>
        </w:rPr>
        <w:t xml:space="preserve">| </w:t>
      </w:r>
      <w:r>
        <w:rPr>
          <w:rFonts w:ascii="Lato-Bold" w:eastAsia="SimSun" w:hAnsi="Lato-Bold" w:cs="Lato-Bold"/>
          <w:b/>
          <w:bCs/>
          <w:sz w:val="24"/>
          <w:szCs w:val="24"/>
          <w:lang w:val="en-GB" w:eastAsia="en-US"/>
        </w:rPr>
        <w:t>Alex W. Kisingo</w:t>
      </w:r>
      <w:r>
        <w:rPr>
          <w:rFonts w:ascii="Lato-Bold" w:eastAsia="SimSun" w:hAnsi="Lato-Bold" w:cs="Lato-Bold"/>
          <w:b/>
          <w:bCs/>
          <w:sz w:val="17"/>
          <w:szCs w:val="17"/>
          <w:lang w:val="en-GB" w:eastAsia="en-US"/>
        </w:rPr>
        <w:t xml:space="preserve">1 </w:t>
      </w:r>
      <w:r>
        <w:rPr>
          <w:rFonts w:ascii="Lato-Regular" w:eastAsia="SimSun" w:hAnsi="Lato-Regular" w:cs="Lato-Regular"/>
          <w:sz w:val="24"/>
          <w:szCs w:val="24"/>
          <w:lang w:val="en-GB" w:eastAsia="en-US"/>
        </w:rPr>
        <w:t xml:space="preserve">| </w:t>
      </w:r>
      <w:r>
        <w:rPr>
          <w:rFonts w:ascii="Lato-Bold" w:eastAsia="SimSun" w:hAnsi="Lato-Bold" w:cs="Lato-Bold"/>
          <w:b/>
          <w:bCs/>
          <w:sz w:val="24"/>
          <w:szCs w:val="24"/>
          <w:lang w:val="en-GB" w:eastAsia="en-US"/>
        </w:rPr>
        <w:t>Thomas Hesselberg</w:t>
      </w:r>
      <w:r>
        <w:rPr>
          <w:rFonts w:ascii="Lato-Bold" w:eastAsia="SimSun" w:hAnsi="Lato-Bold" w:cs="Lato-Bold"/>
          <w:b/>
          <w:bCs/>
          <w:sz w:val="17"/>
          <w:szCs w:val="17"/>
          <w:lang w:val="en-GB" w:eastAsia="en-US"/>
        </w:rPr>
        <w:t xml:space="preserve">2 </w:t>
      </w:r>
      <w:r>
        <w:rPr>
          <w:rFonts w:ascii="Lato-Regular" w:eastAsia="SimSun" w:hAnsi="Lato-Regular" w:cs="Lato-Regular"/>
          <w:sz w:val="24"/>
          <w:szCs w:val="24"/>
          <w:lang w:val="en-GB" w:eastAsia="en-US"/>
        </w:rPr>
        <w:t>|</w:t>
      </w:r>
    </w:p>
    <w:p w14:paraId="5396DF69" w14:textId="282D2CF0" w:rsidR="008438F8" w:rsidRPr="002F06D3" w:rsidRDefault="008438F8" w:rsidP="001338AD">
      <w:pPr>
        <w:pStyle w:val="CommentText"/>
        <w:rPr>
          <w:rFonts w:ascii="Lato-Bold" w:eastAsia="SimSun" w:hAnsi="Lato-Bold" w:cs="Lato-Bold"/>
          <w:b/>
          <w:bCs/>
          <w:sz w:val="36"/>
          <w:szCs w:val="36"/>
          <w:lang w:val="it-IT" w:eastAsia="en-US"/>
        </w:rPr>
      </w:pPr>
      <w:r w:rsidRPr="002F06D3">
        <w:rPr>
          <w:rFonts w:ascii="Lato-Bold" w:eastAsia="SimSun" w:hAnsi="Lato-Bold" w:cs="Lato-Bold"/>
          <w:b/>
          <w:bCs/>
          <w:sz w:val="24"/>
          <w:szCs w:val="24"/>
          <w:lang w:val="it-IT" w:eastAsia="en-US"/>
        </w:rPr>
        <w:t>Abraham Eustace</w:t>
      </w:r>
      <w:r w:rsidRPr="002F06D3">
        <w:rPr>
          <w:rFonts w:ascii="Lato-Bold" w:eastAsia="SimSun" w:hAnsi="Lato-Bold" w:cs="Lato-Bold"/>
          <w:b/>
          <w:bCs/>
          <w:sz w:val="17"/>
          <w:szCs w:val="17"/>
          <w:lang w:val="it-IT" w:eastAsia="en-US"/>
        </w:rPr>
        <w:t>3</w:t>
      </w:r>
    </w:p>
    <w:p w14:paraId="03E0F0A3" w14:textId="77777777" w:rsidR="008438F8" w:rsidRPr="002F06D3" w:rsidRDefault="008438F8" w:rsidP="00361F09">
      <w:pPr>
        <w:pStyle w:val="CommentText"/>
        <w:rPr>
          <w:rFonts w:ascii="Lato-Italic" w:eastAsia="SimSun" w:hAnsi="Lato-Italic" w:cs="Lato-Italic"/>
          <w:i/>
          <w:iCs/>
          <w:sz w:val="14"/>
          <w:szCs w:val="14"/>
          <w:lang w:val="it-IT" w:eastAsia="en-US"/>
        </w:rPr>
      </w:pPr>
    </w:p>
    <w:p w14:paraId="5E059563" w14:textId="2CFBDBFC" w:rsidR="008438F8" w:rsidRPr="002F06D3" w:rsidRDefault="008438F8" w:rsidP="00361F09">
      <w:pPr>
        <w:pStyle w:val="CommentText"/>
        <w:rPr>
          <w:lang w:val="it-IT"/>
        </w:rPr>
      </w:pPr>
      <w:r w:rsidRPr="002F06D3">
        <w:rPr>
          <w:rFonts w:ascii="Lato-Italic" w:eastAsia="SimSun" w:hAnsi="Lato-Italic" w:cs="Lato-Italic"/>
          <w:i/>
          <w:iCs/>
          <w:sz w:val="14"/>
          <w:szCs w:val="14"/>
          <w:lang w:val="it-IT" w:eastAsia="en-US"/>
        </w:rPr>
        <w:t xml:space="preserve">Afr J Ecol. </w:t>
      </w:r>
      <w:r w:rsidRPr="002F06D3">
        <w:rPr>
          <w:rFonts w:ascii="Lato-Regular" w:eastAsia="SimSun" w:hAnsi="Lato-Regular" w:cs="Lato-Regular"/>
          <w:sz w:val="14"/>
          <w:szCs w:val="14"/>
          <w:lang w:val="it-IT" w:eastAsia="en-US"/>
        </w:rPr>
        <w:t>2019;1–6.</w:t>
      </w:r>
    </w:p>
  </w:comment>
  <w:comment w:id="390" w:author="East, Marion" w:date="2022-03-11T19:41:00Z" w:initials="EM">
    <w:p w14:paraId="722D59AD" w14:textId="77777777" w:rsidR="008438F8" w:rsidRPr="00AE233A" w:rsidRDefault="008438F8" w:rsidP="00361F09">
      <w:pPr>
        <w:suppressAutoHyphens w:val="0"/>
        <w:autoSpaceDE w:val="0"/>
        <w:autoSpaceDN w:val="0"/>
        <w:adjustRightInd w:val="0"/>
        <w:spacing w:after="0" w:line="240" w:lineRule="auto"/>
        <w:rPr>
          <w:rFonts w:ascii="Arial-BoldMT" w:eastAsia="SimSun" w:hAnsi="Arial-BoldMT" w:cs="Arial-BoldMT"/>
          <w:bCs/>
          <w:sz w:val="18"/>
          <w:szCs w:val="18"/>
          <w:lang w:val="it-IT" w:eastAsia="en-US"/>
        </w:rPr>
      </w:pPr>
      <w:r>
        <w:rPr>
          <w:rStyle w:val="CommentReference"/>
        </w:rPr>
        <w:annotationRef/>
      </w:r>
      <w:r w:rsidRPr="00AE233A">
        <w:rPr>
          <w:rFonts w:ascii="Arial-BoldMT" w:eastAsia="SimSun" w:hAnsi="Arial-BoldMT" w:cs="Arial-BoldMT"/>
          <w:bCs/>
          <w:sz w:val="18"/>
          <w:szCs w:val="18"/>
          <w:lang w:val="it-IT" w:eastAsia="en-US"/>
        </w:rPr>
        <w:t>Richard D Lyamuya</w:t>
      </w:r>
      <w:r w:rsidRPr="00AE233A">
        <w:rPr>
          <w:rFonts w:ascii="Arial-BoldMT" w:eastAsia="SimSun" w:hAnsi="Arial-BoldMT" w:cs="Arial-BoldMT"/>
          <w:bCs/>
          <w:sz w:val="11"/>
          <w:szCs w:val="11"/>
          <w:lang w:val="it-IT" w:eastAsia="en-US"/>
        </w:rPr>
        <w:t>1</w:t>
      </w:r>
      <w:r w:rsidRPr="00AE233A">
        <w:rPr>
          <w:rFonts w:ascii="Arial-BoldMT" w:eastAsia="SimSun" w:hAnsi="Arial-BoldMT" w:cs="Arial-BoldMT"/>
          <w:bCs/>
          <w:sz w:val="18"/>
          <w:szCs w:val="18"/>
          <w:lang w:val="it-IT" w:eastAsia="en-US"/>
        </w:rPr>
        <w:t>*, Kwaslema M Hariohay</w:t>
      </w:r>
      <w:r w:rsidRPr="00AE233A">
        <w:rPr>
          <w:rFonts w:ascii="Arial-BoldMT" w:eastAsia="SimSun" w:hAnsi="Arial-BoldMT" w:cs="Arial-BoldMT"/>
          <w:bCs/>
          <w:sz w:val="11"/>
          <w:szCs w:val="11"/>
          <w:lang w:val="it-IT" w:eastAsia="en-US"/>
        </w:rPr>
        <w:t>2</w:t>
      </w:r>
      <w:r w:rsidRPr="00AE233A">
        <w:rPr>
          <w:rFonts w:ascii="Arial-BoldMT" w:eastAsia="SimSun" w:hAnsi="Arial-BoldMT" w:cs="Arial-BoldMT"/>
          <w:bCs/>
          <w:sz w:val="18"/>
          <w:szCs w:val="18"/>
          <w:lang w:val="it-IT" w:eastAsia="en-US"/>
        </w:rPr>
        <w:t>, Emmanuel H Masenga</w:t>
      </w:r>
      <w:r w:rsidRPr="00AE233A">
        <w:rPr>
          <w:rFonts w:ascii="Arial-BoldMT" w:eastAsia="SimSun" w:hAnsi="Arial-BoldMT" w:cs="Arial-BoldMT"/>
          <w:bCs/>
          <w:sz w:val="11"/>
          <w:szCs w:val="11"/>
          <w:lang w:val="it-IT" w:eastAsia="en-US"/>
        </w:rPr>
        <w:t>1</w:t>
      </w:r>
      <w:r w:rsidRPr="00AE233A">
        <w:rPr>
          <w:rFonts w:ascii="Arial-BoldMT" w:eastAsia="SimSun" w:hAnsi="Arial-BoldMT" w:cs="Arial-BoldMT"/>
          <w:bCs/>
          <w:sz w:val="18"/>
          <w:szCs w:val="18"/>
          <w:lang w:val="it-IT" w:eastAsia="en-US"/>
        </w:rPr>
        <w:t>, John K Bukombe</w:t>
      </w:r>
      <w:r w:rsidRPr="00AE233A">
        <w:rPr>
          <w:rFonts w:ascii="Arial-BoldMT" w:eastAsia="SimSun" w:hAnsi="Arial-BoldMT" w:cs="Arial-BoldMT"/>
          <w:bCs/>
          <w:sz w:val="11"/>
          <w:szCs w:val="11"/>
          <w:lang w:val="it-IT" w:eastAsia="en-US"/>
        </w:rPr>
        <w:t>1</w:t>
      </w:r>
      <w:r w:rsidRPr="00AE233A">
        <w:rPr>
          <w:rFonts w:ascii="Arial-BoldMT" w:eastAsia="SimSun" w:hAnsi="Arial-BoldMT" w:cs="Arial-BoldMT"/>
          <w:bCs/>
          <w:sz w:val="18"/>
          <w:szCs w:val="18"/>
          <w:lang w:val="it-IT" w:eastAsia="en-US"/>
        </w:rPr>
        <w:t>, Grayson G Mwakalebe</w:t>
      </w:r>
      <w:r w:rsidRPr="00AE233A">
        <w:rPr>
          <w:rFonts w:ascii="Arial-BoldMT" w:eastAsia="SimSun" w:hAnsi="Arial-BoldMT" w:cs="Arial-BoldMT"/>
          <w:bCs/>
          <w:sz w:val="11"/>
          <w:szCs w:val="11"/>
          <w:lang w:val="it-IT" w:eastAsia="en-US"/>
        </w:rPr>
        <w:t>1</w:t>
      </w:r>
      <w:r w:rsidRPr="00AE233A">
        <w:rPr>
          <w:rFonts w:ascii="Arial-BoldMT" w:eastAsia="SimSun" w:hAnsi="Arial-BoldMT" w:cs="Arial-BoldMT"/>
          <w:bCs/>
          <w:sz w:val="18"/>
          <w:szCs w:val="18"/>
          <w:lang w:val="it-IT" w:eastAsia="en-US"/>
        </w:rPr>
        <w:t>,</w:t>
      </w:r>
    </w:p>
    <w:p w14:paraId="50D63E61" w14:textId="77777777" w:rsidR="008438F8" w:rsidRPr="00CB0363" w:rsidRDefault="008438F8" w:rsidP="00361F09">
      <w:pPr>
        <w:suppressAutoHyphens w:val="0"/>
        <w:autoSpaceDE w:val="0"/>
        <w:autoSpaceDN w:val="0"/>
        <w:adjustRightInd w:val="0"/>
        <w:spacing w:after="0" w:line="240" w:lineRule="auto"/>
        <w:rPr>
          <w:rFonts w:ascii="Arial-BoldMT" w:eastAsia="SimSun" w:hAnsi="Arial-BoldMT" w:cs="Arial-BoldMT"/>
          <w:bCs/>
          <w:sz w:val="28"/>
          <w:szCs w:val="28"/>
          <w:lang w:val="it-IT" w:eastAsia="en-US"/>
        </w:rPr>
      </w:pPr>
      <w:r w:rsidRPr="00CB0363">
        <w:rPr>
          <w:rFonts w:ascii="Arial-BoldMT" w:eastAsia="SimSun" w:hAnsi="Arial-BoldMT" w:cs="Arial-BoldMT"/>
          <w:bCs/>
          <w:sz w:val="18"/>
          <w:szCs w:val="18"/>
          <w:lang w:val="it-IT" w:eastAsia="en-US"/>
        </w:rPr>
        <w:t>Maulid L Mdaki</w:t>
      </w:r>
      <w:r w:rsidRPr="00CB0363">
        <w:rPr>
          <w:rFonts w:ascii="Arial-BoldMT" w:eastAsia="SimSun" w:hAnsi="Arial-BoldMT" w:cs="Arial-BoldMT"/>
          <w:bCs/>
          <w:sz w:val="11"/>
          <w:szCs w:val="11"/>
          <w:lang w:val="it-IT" w:eastAsia="en-US"/>
        </w:rPr>
        <w:t>1</w:t>
      </w:r>
      <w:r w:rsidRPr="00CB0363">
        <w:rPr>
          <w:rFonts w:ascii="Arial-BoldMT" w:eastAsia="SimSun" w:hAnsi="Arial-BoldMT" w:cs="Arial-BoldMT"/>
          <w:bCs/>
          <w:sz w:val="18"/>
          <w:szCs w:val="18"/>
          <w:lang w:val="it-IT" w:eastAsia="en-US"/>
        </w:rPr>
        <w:t>, Ally K Nkwabi</w:t>
      </w:r>
      <w:r w:rsidRPr="00CB0363">
        <w:rPr>
          <w:rFonts w:ascii="Arial-BoldMT" w:eastAsia="SimSun" w:hAnsi="Arial-BoldMT" w:cs="Arial-BoldMT"/>
          <w:bCs/>
          <w:sz w:val="11"/>
          <w:szCs w:val="11"/>
          <w:lang w:val="it-IT" w:eastAsia="en-US"/>
        </w:rPr>
        <w:t>1</w:t>
      </w:r>
      <w:r w:rsidRPr="00CB0363">
        <w:rPr>
          <w:rFonts w:ascii="Arial-BoldMT" w:eastAsia="SimSun" w:hAnsi="Arial-BoldMT" w:cs="Arial-BoldMT"/>
          <w:bCs/>
          <w:sz w:val="18"/>
          <w:szCs w:val="18"/>
          <w:lang w:val="it-IT" w:eastAsia="en-US"/>
        </w:rPr>
        <w:t>, Robert D Fyumagwa</w:t>
      </w:r>
      <w:r w:rsidRPr="00CB0363">
        <w:rPr>
          <w:rFonts w:ascii="Arial-BoldMT" w:eastAsia="SimSun" w:hAnsi="Arial-BoldMT" w:cs="Arial-BoldMT"/>
          <w:bCs/>
          <w:sz w:val="11"/>
          <w:szCs w:val="11"/>
          <w:lang w:val="it-IT" w:eastAsia="en-US"/>
        </w:rPr>
        <w:t xml:space="preserve">1 </w:t>
      </w:r>
      <w:r w:rsidRPr="00CB0363">
        <w:rPr>
          <w:rFonts w:ascii="Arial-BoldMT" w:eastAsia="SimSun" w:hAnsi="Arial-BoldMT" w:cs="Arial-BoldMT"/>
          <w:bCs/>
          <w:sz w:val="18"/>
          <w:szCs w:val="18"/>
          <w:lang w:val="it-IT" w:eastAsia="en-US"/>
        </w:rPr>
        <w:t>and Eivin Røskaft</w:t>
      </w:r>
      <w:r w:rsidRPr="00CB0363">
        <w:rPr>
          <w:rFonts w:ascii="Arial-BoldMT" w:eastAsia="SimSun" w:hAnsi="Arial-BoldMT" w:cs="Arial-BoldMT"/>
          <w:bCs/>
          <w:sz w:val="11"/>
          <w:szCs w:val="11"/>
          <w:lang w:val="it-IT" w:eastAsia="en-US"/>
        </w:rPr>
        <w:t>3</w:t>
      </w:r>
    </w:p>
    <w:p w14:paraId="4623E4E2" w14:textId="77777777" w:rsidR="008438F8" w:rsidRPr="00CB0363" w:rsidRDefault="008438F8" w:rsidP="00361F09">
      <w:pPr>
        <w:suppressAutoHyphens w:val="0"/>
        <w:autoSpaceDE w:val="0"/>
        <w:autoSpaceDN w:val="0"/>
        <w:adjustRightInd w:val="0"/>
        <w:spacing w:after="0" w:line="240" w:lineRule="auto"/>
        <w:rPr>
          <w:rFonts w:ascii="Arial-BoldMT" w:eastAsia="SimSun" w:hAnsi="Arial-BoldMT" w:cs="Arial-BoldMT"/>
          <w:bCs/>
          <w:sz w:val="28"/>
          <w:szCs w:val="28"/>
          <w:lang w:val="it-IT" w:eastAsia="en-US"/>
        </w:rPr>
      </w:pPr>
    </w:p>
    <w:p w14:paraId="6A107D2D" w14:textId="77777777" w:rsidR="008438F8" w:rsidRDefault="008438F8" w:rsidP="00361F09">
      <w:pPr>
        <w:suppressAutoHyphens w:val="0"/>
        <w:autoSpaceDE w:val="0"/>
        <w:autoSpaceDN w:val="0"/>
        <w:adjustRightInd w:val="0"/>
        <w:spacing w:after="0" w:line="240" w:lineRule="auto"/>
        <w:rPr>
          <w:rFonts w:ascii="Arial-BoldMT" w:eastAsia="SimSun" w:hAnsi="Arial-BoldMT" w:cs="Arial-BoldMT"/>
          <w:b/>
          <w:bCs/>
          <w:sz w:val="28"/>
          <w:szCs w:val="28"/>
          <w:lang w:val="en-GB" w:eastAsia="en-US"/>
        </w:rPr>
      </w:pPr>
      <w:r>
        <w:rPr>
          <w:rFonts w:ascii="Arial-BoldMT" w:eastAsia="SimSun" w:hAnsi="Arial-BoldMT" w:cs="Arial-BoldMT"/>
          <w:b/>
          <w:bCs/>
          <w:sz w:val="28"/>
          <w:szCs w:val="28"/>
          <w:lang w:val="en-GB" w:eastAsia="en-US"/>
        </w:rPr>
        <w:t>Magnitude, patterns and composition of wildlife roadkill in the Serengeti</w:t>
      </w:r>
    </w:p>
    <w:p w14:paraId="159F27B4" w14:textId="77777777" w:rsidR="008438F8" w:rsidRDefault="008438F8" w:rsidP="00361F09">
      <w:pPr>
        <w:pStyle w:val="CommentText"/>
        <w:rPr>
          <w:rFonts w:ascii="Arial-BoldMT" w:eastAsia="SimSun" w:hAnsi="Arial-BoldMT" w:cs="Arial-BoldMT"/>
          <w:b/>
          <w:bCs/>
          <w:sz w:val="28"/>
          <w:szCs w:val="28"/>
          <w:lang w:val="en-GB" w:eastAsia="en-US"/>
        </w:rPr>
      </w:pPr>
      <w:r>
        <w:rPr>
          <w:rFonts w:ascii="Arial-BoldMT" w:eastAsia="SimSun" w:hAnsi="Arial-BoldMT" w:cs="Arial-BoldMT"/>
          <w:b/>
          <w:bCs/>
          <w:sz w:val="28"/>
          <w:szCs w:val="28"/>
          <w:lang w:val="en-GB" w:eastAsia="en-US"/>
        </w:rPr>
        <w:t>ecosystem, northern Tanzania</w:t>
      </w:r>
    </w:p>
    <w:p w14:paraId="4AEB4853" w14:textId="15C2DDA4" w:rsidR="008438F8" w:rsidRPr="00BE6473" w:rsidRDefault="008438F8" w:rsidP="00361F09">
      <w:pPr>
        <w:pStyle w:val="CommentText"/>
        <w:rPr>
          <w:lang w:val="en-GB"/>
        </w:rPr>
      </w:pPr>
      <w:r w:rsidRPr="000A24F2">
        <w:rPr>
          <w:lang w:val="en-GB"/>
        </w:rPr>
        <w:t xml:space="preserve"> </w:t>
      </w:r>
      <w:r>
        <w:rPr>
          <w:rFonts w:ascii="Arial-ItalicMT" w:eastAsia="SimSun" w:hAnsi="Arial-ItalicMT" w:cs="Arial-ItalicMT"/>
          <w:i/>
          <w:iCs/>
          <w:sz w:val="12"/>
          <w:szCs w:val="12"/>
          <w:lang w:val="en-GB" w:eastAsia="en-US"/>
        </w:rPr>
        <w:t xml:space="preserve">African Zoology </w:t>
      </w:r>
      <w:r>
        <w:rPr>
          <w:rFonts w:ascii="ArialMT" w:eastAsia="SimSun" w:hAnsi="ArialMT" w:cs="ArialMT"/>
          <w:sz w:val="12"/>
          <w:szCs w:val="12"/>
          <w:lang w:val="en-GB" w:eastAsia="en-US"/>
        </w:rPr>
        <w:t>2021: 1–8</w:t>
      </w:r>
    </w:p>
  </w:comment>
  <w:comment w:id="393" w:author="Aima P" w:date="2022-03-22T13:59:00Z" w:initials="AP">
    <w:p w14:paraId="06709909" w14:textId="77777777" w:rsidR="001B18FB" w:rsidRDefault="001B18FB" w:rsidP="00F818CB">
      <w:pPr>
        <w:pStyle w:val="CommentText"/>
      </w:pPr>
      <w:r>
        <w:rPr>
          <w:rStyle w:val="CommentReference"/>
        </w:rPr>
        <w:annotationRef/>
      </w:r>
      <w:r>
        <w:t>I think it is better to use the real years because relative references like "past three decades" will read a bit weird in ten years, for example</w:t>
      </w:r>
    </w:p>
  </w:comment>
  <w:comment w:id="422" w:author="East, Marion" w:date="2022-03-13T15:22:00Z" w:initials="EM">
    <w:p w14:paraId="23ED9594" w14:textId="28AB9BE7" w:rsidR="008438F8" w:rsidRPr="00BE6473" w:rsidRDefault="008438F8">
      <w:pPr>
        <w:pStyle w:val="CommentText"/>
        <w:rPr>
          <w:lang w:val="en-GB"/>
        </w:rPr>
      </w:pPr>
      <w:r>
        <w:rPr>
          <w:rStyle w:val="CommentReference"/>
        </w:rPr>
        <w:annotationRef/>
      </w:r>
      <w:r w:rsidRPr="00BE6473">
        <w:rPr>
          <w:lang w:val="en-GB"/>
        </w:rPr>
        <w:t xml:space="preserve">Hofer H, Mills G 1998 Population size, threats and conservation status of hyaenas. </w:t>
      </w:r>
      <w:r>
        <w:rPr>
          <w:lang w:val="en-GB"/>
        </w:rPr>
        <w:t>In: Hyaenas. Status Survey and Conservation Action Plan, eds Mills M.G.L. and Hofer H. IUCN/SSC Hyaena Specialist Group. IUCN, Gland, Switzerland and Cambridge.  Pp 64 -79.</w:t>
      </w:r>
    </w:p>
  </w:comment>
  <w:comment w:id="501" w:author="Marwan" w:date="2021-10-04T09:47:00Z" w:initials="M">
    <w:p w14:paraId="681835EC" w14:textId="77777777" w:rsidR="008438F8" w:rsidRPr="00B04563" w:rsidRDefault="008438F8">
      <w:pPr>
        <w:pStyle w:val="CommentText"/>
        <w:rPr>
          <w:lang w:val="en-US"/>
        </w:rPr>
      </w:pPr>
      <w:r>
        <w:rPr>
          <w:rStyle w:val="CommentReference"/>
        </w:rPr>
        <w:annotationRef/>
      </w:r>
      <w:r w:rsidRPr="00B04563">
        <w:rPr>
          <w:lang w:val="en-US"/>
        </w:rPr>
        <w:t xml:space="preserve">Do vehicles pass through at night nonetheless? </w:t>
      </w:r>
    </w:p>
    <w:p w14:paraId="03D985C4" w14:textId="77777777" w:rsidR="008438F8" w:rsidRPr="00B04563" w:rsidRDefault="008438F8" w:rsidP="00E30EF5">
      <w:pPr>
        <w:pStyle w:val="CommentText"/>
        <w:rPr>
          <w:lang w:val="en-US"/>
        </w:rPr>
      </w:pPr>
      <w:r w:rsidRPr="00B04563">
        <w:rPr>
          <w:lang w:val="en-US"/>
        </w:rPr>
        <w:t>Or are hyenas mostly killed at dawn and dusk?</w:t>
      </w:r>
    </w:p>
  </w:comment>
  <w:comment w:id="502" w:author="Hofer, Heribert" w:date="2022-03-07T06:52:00Z" w:initials="HH">
    <w:p w14:paraId="09E63E9D" w14:textId="573851E5" w:rsidR="008438F8" w:rsidRPr="00E30EF5" w:rsidRDefault="008438F8">
      <w:pPr>
        <w:pStyle w:val="CommentText"/>
        <w:rPr>
          <w:lang w:val="en-GB"/>
        </w:rPr>
      </w:pPr>
      <w:r>
        <w:rPr>
          <w:rStyle w:val="CommentReference"/>
        </w:rPr>
        <w:annotationRef/>
      </w:r>
      <w:r w:rsidRPr="00E30EF5">
        <w:rPr>
          <w:lang w:val="en-GB"/>
        </w:rPr>
        <w:t xml:space="preserve">Yes they do – some commercial vehicles are let through after dark and many tourist vehicles move </w:t>
      </w:r>
      <w:r>
        <w:rPr>
          <w:lang w:val="en-GB"/>
        </w:rPr>
        <w:t xml:space="preserve">from bars to </w:t>
      </w:r>
      <w:r w:rsidRPr="00E30EF5">
        <w:rPr>
          <w:lang w:val="en-GB"/>
        </w:rPr>
        <w:t xml:space="preserve">camps </w:t>
      </w:r>
      <w:r>
        <w:rPr>
          <w:lang w:val="en-GB"/>
        </w:rPr>
        <w:t>at night</w:t>
      </w:r>
    </w:p>
  </w:comment>
  <w:comment w:id="503" w:author="East, Marion" w:date="2022-03-13T15:51:00Z" w:initials="EM">
    <w:p w14:paraId="60D645F3" w14:textId="6E72628D" w:rsidR="008438F8" w:rsidRDefault="008438F8" w:rsidP="00BE6473">
      <w:pPr>
        <w:pStyle w:val="CommentText"/>
        <w:numPr>
          <w:ilvl w:val="0"/>
          <w:numId w:val="11"/>
        </w:numPr>
        <w:rPr>
          <w:lang w:val="en-GB"/>
        </w:rPr>
      </w:pPr>
      <w:r>
        <w:rPr>
          <w:rStyle w:val="CommentReference"/>
        </w:rPr>
        <w:annotationRef/>
      </w:r>
      <w:r w:rsidRPr="00BE6473">
        <w:rPr>
          <w:lang w:val="en-GB"/>
        </w:rPr>
        <w:t xml:space="preserve">Commuting is one topic – this predicts animals </w:t>
      </w:r>
      <w:r>
        <w:rPr>
          <w:lang w:val="en-GB"/>
        </w:rPr>
        <w:t>can</w:t>
      </w:r>
      <w:r w:rsidRPr="00BE6473">
        <w:rPr>
          <w:lang w:val="en-GB"/>
        </w:rPr>
        <w:t xml:space="preserve"> be kill</w:t>
      </w:r>
      <w:r>
        <w:rPr>
          <w:lang w:val="en-GB"/>
        </w:rPr>
        <w:t>ed outside their territory.</w:t>
      </w:r>
    </w:p>
    <w:p w14:paraId="6B06BF94" w14:textId="353BA16D" w:rsidR="008438F8" w:rsidRPr="00BE6473" w:rsidRDefault="008438F8" w:rsidP="00BE6473">
      <w:pPr>
        <w:pStyle w:val="CommentText"/>
        <w:numPr>
          <w:ilvl w:val="0"/>
          <w:numId w:val="11"/>
        </w:numPr>
        <w:rPr>
          <w:lang w:val="en-GB"/>
        </w:rPr>
      </w:pPr>
      <w:r>
        <w:rPr>
          <w:lang w:val="en-GB"/>
        </w:rPr>
        <w:t xml:space="preserve">Behaviour and activity -  </w:t>
      </w:r>
    </w:p>
  </w:comment>
  <w:comment w:id="470" w:author="Aima P" w:date="2022-03-22T14:12:00Z" w:initials="AP">
    <w:p w14:paraId="3D60EA43" w14:textId="77777777" w:rsidR="00287F38" w:rsidRDefault="00287F38" w:rsidP="000A5AEB">
      <w:pPr>
        <w:pStyle w:val="CommentText"/>
      </w:pPr>
      <w:r>
        <w:rPr>
          <w:rStyle w:val="CommentReference"/>
        </w:rPr>
        <w:annotationRef/>
      </w:r>
      <w:r>
        <w:t>In my opinion, all this belongs to the discussion, as this is not tested in any way in our analysis and it is mostly speculation</w:t>
      </w:r>
    </w:p>
  </w:comment>
  <w:comment w:id="577" w:author="East, Marion" w:date="2022-03-13T17:07:00Z" w:initials="EM">
    <w:p w14:paraId="133BA55B" w14:textId="4A07E0C9" w:rsidR="008438F8" w:rsidRPr="00BE6473" w:rsidRDefault="008438F8">
      <w:pPr>
        <w:pStyle w:val="CommentText"/>
        <w:rPr>
          <w:lang w:val="en-GB"/>
        </w:rPr>
      </w:pPr>
      <w:r>
        <w:rPr>
          <w:rStyle w:val="CommentReference"/>
        </w:rPr>
        <w:annotationRef/>
      </w:r>
      <w:r w:rsidRPr="00BE6473">
        <w:rPr>
          <w:lang w:val="en-GB"/>
        </w:rPr>
        <w:t>This can be a simple test</w:t>
      </w:r>
      <w:r>
        <w:rPr>
          <w:lang w:val="en-GB"/>
        </w:rPr>
        <w:t xml:space="preserve">. Simply split the number of monitored months between Jan 89 and  March </w:t>
      </w:r>
      <w:r w:rsidRPr="00BE6473">
        <w:rPr>
          <w:lang w:val="en-GB"/>
        </w:rPr>
        <w:t xml:space="preserve"> </w:t>
      </w:r>
      <w:r>
        <w:rPr>
          <w:lang w:val="en-GB"/>
        </w:rPr>
        <w:t>2020 and test if the number of road kills in the 2 periods differ</w:t>
      </w:r>
    </w:p>
  </w:comment>
  <w:comment w:id="575" w:author="Aima P" w:date="2022-03-22T14:21:00Z" w:initials="AP">
    <w:p w14:paraId="007E9397" w14:textId="77777777" w:rsidR="001D20F0" w:rsidRDefault="001D20F0" w:rsidP="00493326">
      <w:pPr>
        <w:pStyle w:val="CommentText"/>
      </w:pPr>
      <w:r>
        <w:rPr>
          <w:rStyle w:val="CommentReference"/>
        </w:rPr>
        <w:annotationRef/>
      </w:r>
      <w:r>
        <w:t>Those two hypotheses were not tested, thus I would remove them from here. Also, there are already enough hypothesis for a paper</w:t>
      </w:r>
    </w:p>
  </w:comment>
  <w:comment w:id="613" w:author="East, Marion" w:date="2022-03-13T16:34:00Z" w:initials="EM">
    <w:p w14:paraId="5E42FD67" w14:textId="12F0C6F3" w:rsidR="008438F8" w:rsidRPr="00BE6473" w:rsidRDefault="008438F8">
      <w:pPr>
        <w:pStyle w:val="CommentText"/>
        <w:rPr>
          <w:lang w:val="en-GB"/>
        </w:rPr>
      </w:pPr>
      <w:r>
        <w:rPr>
          <w:rStyle w:val="CommentReference"/>
        </w:rPr>
        <w:annotationRef/>
      </w:r>
      <w:r w:rsidRPr="00BE6473">
        <w:rPr>
          <w:lang w:val="en-GB"/>
        </w:rPr>
        <w:t xml:space="preserve"> </w:t>
      </w:r>
      <w:r>
        <w:rPr>
          <w:lang w:val="en-GB"/>
        </w:rPr>
        <w:t>I think it is best to state the study period more clearly e.g. January 1989 to March 2020</w:t>
      </w:r>
    </w:p>
  </w:comment>
  <w:comment w:id="614" w:author="Sarah Benhaiem" w:date="2022-03-16T17:53:00Z" w:initials="SB">
    <w:p w14:paraId="0D9BB75F" w14:textId="17582EA9" w:rsidR="008438F8" w:rsidRPr="002F69B1" w:rsidRDefault="008438F8">
      <w:pPr>
        <w:pStyle w:val="CommentText"/>
        <w:rPr>
          <w:lang w:val="en-US"/>
        </w:rPr>
      </w:pPr>
      <w:r>
        <w:rPr>
          <w:rStyle w:val="CommentReference"/>
        </w:rPr>
        <w:annotationRef/>
      </w:r>
      <w:r w:rsidRPr="002F69B1">
        <w:rPr>
          <w:lang w:val="en-US"/>
        </w:rPr>
        <w:t>I agree</w:t>
      </w:r>
    </w:p>
  </w:comment>
  <w:comment w:id="631" w:author="Sarah Benhaiem" w:date="2022-03-16T17:55:00Z" w:initials="SB">
    <w:p w14:paraId="2A92EAF2" w14:textId="6A44A6F6" w:rsidR="008438F8" w:rsidRPr="002F69B1" w:rsidRDefault="008438F8">
      <w:pPr>
        <w:pStyle w:val="CommentText"/>
        <w:rPr>
          <w:lang w:val="en-US"/>
        </w:rPr>
      </w:pPr>
      <w:r>
        <w:rPr>
          <w:rStyle w:val="CommentReference"/>
        </w:rPr>
        <w:annotationRef/>
      </w:r>
      <w:r w:rsidRPr="002F69B1">
        <w:rPr>
          <w:lang w:val="en-US"/>
        </w:rPr>
        <w:t xml:space="preserve">Why do we need to mention this </w:t>
      </w:r>
      <w:r>
        <w:rPr>
          <w:lang w:val="en-US"/>
        </w:rPr>
        <w:t xml:space="preserve">several times, </w:t>
      </w:r>
      <w:r w:rsidR="00CB0363">
        <w:rPr>
          <w:lang w:val="en-US"/>
        </w:rPr>
        <w:t xml:space="preserve">this gives the impression that we will test this idea </w:t>
      </w:r>
      <w:r w:rsidR="005D15F5">
        <w:rPr>
          <w:lang w:val="en-US"/>
        </w:rPr>
        <w:t xml:space="preserve">(as a reviewer I would certainly make a comment about this if we make this so explicit) </w:t>
      </w:r>
      <w:r w:rsidR="00CB0363">
        <w:rPr>
          <w:lang w:val="en-US"/>
        </w:rPr>
        <w:t>but we do not test the</w:t>
      </w:r>
      <w:r>
        <w:rPr>
          <w:lang w:val="en-US"/>
        </w:rPr>
        <w:t xml:space="preserve"> impact of increased tourism over the years (see my first comment above)</w:t>
      </w:r>
      <w:r w:rsidR="001F63F7">
        <w:rPr>
          <w:lang w:val="en-US"/>
        </w:rPr>
        <w:t xml:space="preserve">. </w:t>
      </w:r>
      <w:r>
        <w:rPr>
          <w:lang w:val="en-US"/>
        </w:rPr>
        <w:t>I would delete this sentence here.</w:t>
      </w:r>
    </w:p>
  </w:comment>
  <w:comment w:id="638" w:author="Sarah Benhaiem" w:date="2022-03-16T17:58:00Z" w:initials="SB">
    <w:p w14:paraId="0D976705" w14:textId="4E05FEEA" w:rsidR="008438F8" w:rsidRPr="002F69B1" w:rsidRDefault="008438F8">
      <w:pPr>
        <w:pStyle w:val="CommentText"/>
        <w:rPr>
          <w:lang w:val="en-US"/>
        </w:rPr>
      </w:pPr>
      <w:r>
        <w:rPr>
          <w:rStyle w:val="CommentReference"/>
        </w:rPr>
        <w:annotationRef/>
      </w:r>
      <w:r w:rsidRPr="002F69B1">
        <w:rPr>
          <w:lang w:val="en-US"/>
        </w:rPr>
        <w:t>Same comment</w:t>
      </w:r>
    </w:p>
  </w:comment>
  <w:comment w:id="669" w:author="Sarah Benhaiem" w:date="2022-03-16T17:59:00Z" w:initials="SB">
    <w:p w14:paraId="43504CD0" w14:textId="2C08B0E4" w:rsidR="008438F8" w:rsidRPr="00EF1CF3" w:rsidRDefault="008438F8">
      <w:pPr>
        <w:pStyle w:val="CommentText"/>
        <w:rPr>
          <w:lang w:val="en-US"/>
        </w:rPr>
      </w:pPr>
      <w:r>
        <w:rPr>
          <w:rStyle w:val="CommentReference"/>
        </w:rPr>
        <w:annotationRef/>
      </w:r>
      <w:r w:rsidRPr="00EF1CF3">
        <w:rPr>
          <w:lang w:val="en-US"/>
        </w:rPr>
        <w:t xml:space="preserve">To update </w:t>
      </w:r>
      <w:r w:rsidR="001F63F7">
        <w:rPr>
          <w:lang w:val="en-US"/>
        </w:rPr>
        <w:t>i</w:t>
      </w:r>
      <w:r w:rsidRPr="00EF1CF3">
        <w:rPr>
          <w:lang w:val="en-US"/>
        </w:rPr>
        <w:t>f dataset goes up to 2022</w:t>
      </w:r>
    </w:p>
  </w:comment>
  <w:comment w:id="670" w:author="Sarah Benhaiem" w:date="2022-03-16T17:59:00Z" w:initials="SB">
    <w:p w14:paraId="02B3D737" w14:textId="13FB5494" w:rsidR="008438F8" w:rsidRPr="00EF1CF3" w:rsidRDefault="008438F8">
      <w:pPr>
        <w:pStyle w:val="CommentText"/>
        <w:rPr>
          <w:lang w:val="en-US"/>
        </w:rPr>
      </w:pPr>
      <w:r>
        <w:rPr>
          <w:rStyle w:val="CommentReference"/>
        </w:rPr>
        <w:annotationRef/>
      </w:r>
      <w:r w:rsidRPr="00EF1CF3">
        <w:rPr>
          <w:lang w:val="en-US"/>
        </w:rPr>
        <w:t>idem</w:t>
      </w:r>
    </w:p>
  </w:comment>
  <w:comment w:id="678" w:author="East, Marion" w:date="2022-03-10T17:31:00Z" w:initials="EM">
    <w:p w14:paraId="2C5E596C" w14:textId="55891C3D" w:rsidR="008438F8" w:rsidRPr="00E165CE" w:rsidRDefault="008438F8">
      <w:pPr>
        <w:pStyle w:val="CommentText"/>
        <w:rPr>
          <w:lang w:val="en-GB"/>
        </w:rPr>
      </w:pPr>
      <w:r>
        <w:rPr>
          <w:rStyle w:val="CommentReference"/>
        </w:rPr>
        <w:annotationRef/>
      </w:r>
      <w:r w:rsidRPr="00E165CE">
        <w:rPr>
          <w:lang w:val="en-GB"/>
        </w:rPr>
        <w:t xml:space="preserve">Not essential </w:t>
      </w:r>
      <w:r>
        <w:rPr>
          <w:lang w:val="en-GB"/>
        </w:rPr>
        <w:t>for this study</w:t>
      </w:r>
      <w:r w:rsidRPr="00E165CE">
        <w:rPr>
          <w:lang w:val="en-GB"/>
        </w:rPr>
        <w:t xml:space="preserve"> and </w:t>
      </w:r>
      <w:r>
        <w:rPr>
          <w:lang w:val="en-GB"/>
        </w:rPr>
        <w:t>not in</w:t>
      </w:r>
      <w:r w:rsidRPr="00E165CE">
        <w:rPr>
          <w:lang w:val="en-GB"/>
        </w:rPr>
        <w:t xml:space="preserve"> the reference list</w:t>
      </w:r>
    </w:p>
  </w:comment>
  <w:comment w:id="684" w:author="East, Marion" w:date="2022-03-10T17:29:00Z" w:initials="EM">
    <w:p w14:paraId="5F4385D7" w14:textId="2ABFE596" w:rsidR="008438F8" w:rsidRPr="00E165CE" w:rsidRDefault="008438F8">
      <w:pPr>
        <w:pStyle w:val="CommentText"/>
        <w:rPr>
          <w:lang w:val="en-GB"/>
        </w:rPr>
      </w:pPr>
      <w:r>
        <w:rPr>
          <w:rStyle w:val="CommentReference"/>
        </w:rPr>
        <w:annotationRef/>
      </w:r>
      <w:r>
        <w:rPr>
          <w:lang w:val="en-GB"/>
        </w:rPr>
        <w:t>Not in reference list – pleas double check all references are cited.</w:t>
      </w:r>
    </w:p>
  </w:comment>
  <w:comment w:id="693" w:author="East, Marion" w:date="2021-04-06T20:08:00Z" w:initials="EM">
    <w:p w14:paraId="42EAB2C3" w14:textId="5A172401" w:rsidR="008438F8" w:rsidRPr="00B04563" w:rsidRDefault="008438F8">
      <w:pPr>
        <w:pStyle w:val="CommentText"/>
        <w:rPr>
          <w:lang w:val="en-US"/>
        </w:rPr>
      </w:pPr>
      <w:r>
        <w:rPr>
          <w:rStyle w:val="CommentReference"/>
        </w:rPr>
        <w:annotationRef/>
      </w:r>
      <w:r w:rsidRPr="00B04563">
        <w:rPr>
          <w:lang w:val="en-US"/>
        </w:rPr>
        <w:t>Did you include all rivers or only perennial rivers that contain water throughout the year?</w:t>
      </w:r>
    </w:p>
  </w:comment>
  <w:comment w:id="694" w:author="Marwan" w:date="2021-08-09T10:43:00Z" w:initials="M">
    <w:p w14:paraId="74258A5B" w14:textId="77777777" w:rsidR="008438F8" w:rsidRPr="00B04563" w:rsidRDefault="008438F8">
      <w:pPr>
        <w:pStyle w:val="CommentText"/>
        <w:rPr>
          <w:lang w:val="en-US"/>
        </w:rPr>
      </w:pPr>
      <w:r>
        <w:rPr>
          <w:rStyle w:val="CommentReference"/>
        </w:rPr>
        <w:annotationRef/>
      </w:r>
      <w:r w:rsidRPr="00B04563">
        <w:rPr>
          <w:lang w:val="en-US"/>
        </w:rPr>
        <w:t>All rivers are included. So as you note elsewhere, water source represents riverine vegetation ± water.</w:t>
      </w:r>
    </w:p>
    <w:p w14:paraId="5F39C123" w14:textId="77777777" w:rsidR="008438F8" w:rsidRPr="00B04563" w:rsidRDefault="008438F8">
      <w:pPr>
        <w:pStyle w:val="CommentText"/>
        <w:rPr>
          <w:lang w:val="en-US"/>
        </w:rPr>
      </w:pPr>
    </w:p>
    <w:p w14:paraId="45B35420" w14:textId="77777777" w:rsidR="008438F8" w:rsidRPr="00B04563" w:rsidRDefault="008438F8" w:rsidP="00E30EF5">
      <w:pPr>
        <w:pStyle w:val="CommentText"/>
        <w:rPr>
          <w:lang w:val="en-US"/>
        </w:rPr>
      </w:pPr>
      <w:r w:rsidRPr="00B04563">
        <w:rPr>
          <w:lang w:val="en-US"/>
        </w:rPr>
        <w:t>I specify that later in the methods, as well as why we kept seasonal rivers. Should I specify it here ?</w:t>
      </w:r>
    </w:p>
  </w:comment>
  <w:comment w:id="695" w:author="Hofer, Heribert" w:date="2022-03-07T07:13:00Z" w:initials="HH">
    <w:p w14:paraId="16A947FE" w14:textId="0DCFD960" w:rsidR="008438F8" w:rsidRPr="00673148" w:rsidRDefault="008438F8">
      <w:pPr>
        <w:pStyle w:val="CommentText"/>
        <w:rPr>
          <w:lang w:val="en-GB"/>
        </w:rPr>
      </w:pPr>
      <w:r>
        <w:rPr>
          <w:rStyle w:val="CommentReference"/>
        </w:rPr>
        <w:annotationRef/>
      </w:r>
      <w:r w:rsidRPr="00673148">
        <w:rPr>
          <w:lang w:val="en-GB"/>
        </w:rPr>
        <w:t>It is ok like this</w:t>
      </w:r>
    </w:p>
  </w:comment>
  <w:comment w:id="710" w:author="East, Marion" w:date="2021-04-13T16:53:00Z" w:initials="EM">
    <w:p w14:paraId="45AD95E1" w14:textId="1C4634A4" w:rsidR="008438F8" w:rsidRPr="00B04563" w:rsidRDefault="008438F8" w:rsidP="00E92E95">
      <w:pPr>
        <w:pStyle w:val="CommentText"/>
        <w:rPr>
          <w:lang w:val="en-US"/>
        </w:rPr>
      </w:pPr>
      <w:r>
        <w:rPr>
          <w:rStyle w:val="CommentReference"/>
        </w:rPr>
        <w:annotationRef/>
      </w:r>
      <w:r w:rsidRPr="00B04563">
        <w:rPr>
          <w:lang w:val="en-US"/>
        </w:rPr>
        <w:t xml:space="preserve">I would like to know which animals these are because the method used is not that robust in terms of actual territorial boundaries. </w:t>
      </w:r>
    </w:p>
    <w:p w14:paraId="59343621" w14:textId="00810C1E" w:rsidR="008438F8" w:rsidRPr="00B04563" w:rsidRDefault="008438F8">
      <w:pPr>
        <w:pStyle w:val="CommentText"/>
        <w:rPr>
          <w:lang w:val="en-US"/>
        </w:rPr>
      </w:pPr>
      <w:r w:rsidRPr="00B04563">
        <w:rPr>
          <w:lang w:val="en-US"/>
        </w:rPr>
        <w:t>Also, would it not be useful to know the distance road kills of stud</w:t>
      </w:r>
      <w:r>
        <w:rPr>
          <w:lang w:val="en-US"/>
        </w:rPr>
        <w:t>y</w:t>
      </w:r>
      <w:r w:rsidRPr="00B04563">
        <w:rPr>
          <w:lang w:val="en-US"/>
        </w:rPr>
        <w:t xml:space="preserve"> clan animals were found from their clan territory?</w:t>
      </w:r>
    </w:p>
  </w:comment>
  <w:comment w:id="711" w:author="Marwan" w:date="2021-06-24T16:39:00Z" w:initials="M">
    <w:p w14:paraId="63A2659B" w14:textId="77777777" w:rsidR="008438F8" w:rsidRPr="00B04563" w:rsidRDefault="008438F8">
      <w:pPr>
        <w:pStyle w:val="CommentText"/>
        <w:rPr>
          <w:lang w:val="en-US"/>
        </w:rPr>
      </w:pPr>
      <w:r>
        <w:rPr>
          <w:rStyle w:val="CommentReference"/>
        </w:rPr>
        <w:annotationRef/>
      </w:r>
      <w:r w:rsidRPr="00B04563">
        <w:rPr>
          <w:lang w:val="en-US"/>
        </w:rPr>
        <w:t xml:space="preserve">According to this method of calculation, out of the 9 females from the study clans, </w:t>
      </w:r>
    </w:p>
    <w:p w14:paraId="6820C871" w14:textId="20335DF1" w:rsidR="008438F8" w:rsidRPr="00B04563" w:rsidRDefault="008438F8">
      <w:pPr>
        <w:pStyle w:val="CommentText"/>
        <w:rPr>
          <w:lang w:val="en-US"/>
        </w:rPr>
      </w:pPr>
      <w:r w:rsidRPr="00B04563">
        <w:rPr>
          <w:lang w:val="en-US"/>
        </w:rPr>
        <w:t>- 2 were found 770</w:t>
      </w:r>
      <w:r>
        <w:rPr>
          <w:lang w:val="en-US"/>
        </w:rPr>
        <w:t xml:space="preserve"> </w:t>
      </w:r>
      <w:r w:rsidRPr="00B04563">
        <w:rPr>
          <w:lang w:val="en-US"/>
        </w:rPr>
        <w:t xml:space="preserve">m away from the average position of the communal den (so well inside their territory supposedly). </w:t>
      </w:r>
    </w:p>
    <w:p w14:paraId="4CB68EC9" w14:textId="18AACA1C" w:rsidR="008438F8" w:rsidRPr="00B04563" w:rsidRDefault="008438F8">
      <w:pPr>
        <w:pStyle w:val="CommentText"/>
        <w:rPr>
          <w:lang w:val="en-US"/>
        </w:rPr>
      </w:pPr>
      <w:r w:rsidRPr="00B04563">
        <w:rPr>
          <w:lang w:val="en-US"/>
        </w:rPr>
        <w:t>-  1 was found 4440</w:t>
      </w:r>
      <w:r>
        <w:rPr>
          <w:lang w:val="en-US"/>
        </w:rPr>
        <w:t xml:space="preserve"> </w:t>
      </w:r>
      <w:r w:rsidRPr="00B04563">
        <w:rPr>
          <w:lang w:val="en-US"/>
        </w:rPr>
        <w:t>m away from the average position. So this one is an ambiguous case.</w:t>
      </w:r>
    </w:p>
    <w:p w14:paraId="129098E7" w14:textId="5874B306" w:rsidR="008438F8" w:rsidRPr="00B04563" w:rsidRDefault="008438F8">
      <w:pPr>
        <w:pStyle w:val="CommentText"/>
        <w:rPr>
          <w:lang w:val="en-US"/>
        </w:rPr>
      </w:pPr>
      <w:r w:rsidRPr="00B04563">
        <w:rPr>
          <w:lang w:val="en-US"/>
        </w:rPr>
        <w:t>- 1 was found 6850</w:t>
      </w:r>
      <w:r>
        <w:rPr>
          <w:lang w:val="en-US"/>
        </w:rPr>
        <w:t xml:space="preserve"> </w:t>
      </w:r>
      <w:r w:rsidRPr="00B04563">
        <w:rPr>
          <w:lang w:val="en-US"/>
        </w:rPr>
        <w:t>m away (is it an ambiguous case?)</w:t>
      </w:r>
    </w:p>
    <w:p w14:paraId="50468E43" w14:textId="77777777" w:rsidR="008438F8" w:rsidRPr="00B04563" w:rsidRDefault="008438F8">
      <w:pPr>
        <w:pStyle w:val="CommentText"/>
        <w:rPr>
          <w:lang w:val="en-US"/>
        </w:rPr>
      </w:pPr>
      <w:r w:rsidRPr="00B04563">
        <w:rPr>
          <w:lang w:val="en-US"/>
        </w:rPr>
        <w:t>- 5 were found between 10 and 30 km away</w:t>
      </w:r>
    </w:p>
    <w:p w14:paraId="3DCC90F5" w14:textId="77777777" w:rsidR="008438F8" w:rsidRPr="00B04563" w:rsidRDefault="008438F8">
      <w:pPr>
        <w:pStyle w:val="CommentText"/>
        <w:rPr>
          <w:lang w:val="en-US"/>
        </w:rPr>
      </w:pPr>
      <w:r w:rsidRPr="00B04563">
        <w:rPr>
          <w:lang w:val="en-US"/>
        </w:rPr>
        <w:t>I included these figures in the table S1.</w:t>
      </w:r>
    </w:p>
    <w:p w14:paraId="6BE1E111" w14:textId="77777777" w:rsidR="008438F8" w:rsidRPr="00B04563" w:rsidRDefault="008438F8" w:rsidP="00E30EF5">
      <w:pPr>
        <w:pStyle w:val="CommentText"/>
        <w:rPr>
          <w:lang w:val="en-US"/>
        </w:rPr>
      </w:pPr>
      <w:r w:rsidRPr="00B04563">
        <w:rPr>
          <w:lang w:val="en-US"/>
        </w:rPr>
        <w:t>What do you think?</w:t>
      </w:r>
    </w:p>
  </w:comment>
  <w:comment w:id="712" w:author="Hofer, Heribert" w:date="2022-03-07T07:14:00Z" w:initials="HH">
    <w:p w14:paraId="1D9999D6" w14:textId="28AF720C" w:rsidR="008438F8" w:rsidRPr="00074618" w:rsidRDefault="008438F8">
      <w:pPr>
        <w:pStyle w:val="CommentText"/>
        <w:rPr>
          <w:lang w:val="en-GB"/>
        </w:rPr>
      </w:pPr>
      <w:r>
        <w:rPr>
          <w:rStyle w:val="CommentReference"/>
        </w:rPr>
        <w:annotationRef/>
      </w:r>
      <w:r w:rsidRPr="00074618">
        <w:rPr>
          <w:lang w:val="en-GB"/>
        </w:rPr>
        <w:t>The last five</w:t>
      </w:r>
      <w:r>
        <w:rPr>
          <w:lang w:val="en-GB"/>
        </w:rPr>
        <w:t xml:space="preserve"> plus the 6.8 km </w:t>
      </w:r>
      <w:r w:rsidRPr="00074618">
        <w:rPr>
          <w:lang w:val="en-GB"/>
        </w:rPr>
        <w:t xml:space="preserve"> are clearly outside</w:t>
      </w:r>
      <w:r>
        <w:rPr>
          <w:lang w:val="en-GB"/>
        </w:rPr>
        <w:t>. It does not really matter whether the 4440 is classed inside or outside</w:t>
      </w:r>
    </w:p>
  </w:comment>
  <w:comment w:id="713" w:author="East, Marion" w:date="2022-03-10T17:42:00Z" w:initials="EM">
    <w:p w14:paraId="6DB6FEE3" w14:textId="31D3615B" w:rsidR="008438F8" w:rsidRPr="00A21EE8" w:rsidRDefault="008438F8">
      <w:pPr>
        <w:pStyle w:val="CommentText"/>
        <w:rPr>
          <w:lang w:val="en-GB"/>
        </w:rPr>
      </w:pPr>
      <w:r>
        <w:rPr>
          <w:rStyle w:val="CommentReference"/>
        </w:rPr>
        <w:annotationRef/>
      </w:r>
      <w:r w:rsidRPr="00A21EE8">
        <w:rPr>
          <w:lang w:val="en-GB"/>
        </w:rPr>
        <w:t>I agree with Heribert’s comment</w:t>
      </w:r>
    </w:p>
  </w:comment>
  <w:comment w:id="755" w:author="Sarah Benhaiem" w:date="2022-03-16T18:09:00Z" w:initials="SB">
    <w:p w14:paraId="6BBBF325" w14:textId="2143B6F8" w:rsidR="008438F8" w:rsidRPr="005C749B" w:rsidRDefault="008438F8">
      <w:pPr>
        <w:pStyle w:val="CommentText"/>
        <w:rPr>
          <w:lang w:val="en-US"/>
        </w:rPr>
      </w:pPr>
      <w:r>
        <w:rPr>
          <w:rStyle w:val="CommentReference"/>
        </w:rPr>
        <w:annotationRef/>
      </w:r>
      <w:r w:rsidRPr="005C749B">
        <w:rPr>
          <w:lang w:val="en-US"/>
        </w:rPr>
        <w:t>To adjust if dataset goes up to 2022</w:t>
      </w:r>
    </w:p>
  </w:comment>
  <w:comment w:id="768" w:author="Sarah Benhaiem" w:date="2022-03-16T18:10:00Z" w:initials="SB">
    <w:p w14:paraId="071F1E70" w14:textId="3AF50373" w:rsidR="008438F8" w:rsidRPr="005C749B" w:rsidRDefault="008438F8">
      <w:pPr>
        <w:pStyle w:val="CommentText"/>
        <w:rPr>
          <w:lang w:val="en-US"/>
        </w:rPr>
      </w:pPr>
      <w:r>
        <w:rPr>
          <w:rStyle w:val="CommentReference"/>
        </w:rPr>
        <w:annotationRef/>
      </w:r>
      <w:r w:rsidRPr="005C749B">
        <w:rPr>
          <w:lang w:val="en-US"/>
        </w:rPr>
        <w:t>idem</w:t>
      </w:r>
    </w:p>
  </w:comment>
  <w:comment w:id="804" w:author="East, Marion" w:date="2022-03-10T17:57:00Z" w:initials="EM">
    <w:p w14:paraId="54C8F464" w14:textId="096191E7" w:rsidR="008438F8" w:rsidRPr="00A21EE8" w:rsidRDefault="008438F8">
      <w:pPr>
        <w:pStyle w:val="CommentText"/>
        <w:rPr>
          <w:lang w:val="en-GB"/>
        </w:rPr>
      </w:pPr>
      <w:r>
        <w:rPr>
          <w:rStyle w:val="CommentReference"/>
        </w:rPr>
        <w:annotationRef/>
      </w:r>
      <w:r>
        <w:rPr>
          <w:lang w:val="en-GB"/>
        </w:rPr>
        <w:t xml:space="preserve">this has been deleted from the reference list. </w:t>
      </w:r>
    </w:p>
  </w:comment>
  <w:comment w:id="889" w:author="Metzger, Sonja" w:date="2022-03-09T14:32:00Z" w:initials="MS">
    <w:p w14:paraId="7EE3ED3A" w14:textId="3D8A8724" w:rsidR="008438F8" w:rsidRPr="006E186D" w:rsidRDefault="008438F8">
      <w:pPr>
        <w:pStyle w:val="CommentText"/>
        <w:rPr>
          <w:lang w:val="en-US"/>
        </w:rPr>
      </w:pPr>
      <w:r>
        <w:rPr>
          <w:rStyle w:val="CommentReference"/>
        </w:rPr>
        <w:annotationRef/>
      </w:r>
      <w:r w:rsidRPr="006E186D">
        <w:rPr>
          <w:lang w:val="en-US"/>
        </w:rPr>
        <w:t>Are the</w:t>
      </w:r>
      <w:r>
        <w:rPr>
          <w:lang w:val="en-US"/>
        </w:rPr>
        <w:t xml:space="preserve"> data from 2020 included in these</w:t>
      </w:r>
      <w:r w:rsidRPr="006E186D">
        <w:rPr>
          <w:lang w:val="en-US"/>
        </w:rPr>
        <w:t xml:space="preserve"> number</w:t>
      </w:r>
      <w:r>
        <w:rPr>
          <w:lang w:val="en-US"/>
        </w:rPr>
        <w:t>s? If yes, I am a bit confused, because I705 and I484 (both adult females from the Isiaka clan) were definitely killed inside the Isiaka territory</w:t>
      </w:r>
    </w:p>
  </w:comment>
  <w:comment w:id="890" w:author="East, Marion" w:date="2022-03-11T11:37:00Z" w:initials="EM">
    <w:p w14:paraId="74D6576B" w14:textId="6BFC2C62" w:rsidR="008438F8" w:rsidRPr="00C63239" w:rsidRDefault="008438F8">
      <w:pPr>
        <w:pStyle w:val="CommentText"/>
        <w:rPr>
          <w:lang w:val="en-GB"/>
        </w:rPr>
      </w:pPr>
      <w:r>
        <w:rPr>
          <w:rStyle w:val="CommentReference"/>
        </w:rPr>
        <w:annotationRef/>
      </w:r>
      <w:r>
        <w:rPr>
          <w:lang w:val="en-GB"/>
        </w:rPr>
        <w:t>This is a good point. Both I705 and I484 are listed on the last ‘verified’ data list I have so the number of carcasses from study clans and the number of sub and ad females that died outside their clan should to be checked.</w:t>
      </w:r>
      <w:r w:rsidRPr="00C63239">
        <w:rPr>
          <w:lang w:val="en-GB"/>
        </w:rPr>
        <w:t xml:space="preserve"> </w:t>
      </w:r>
    </w:p>
  </w:comment>
  <w:comment w:id="907" w:author="Metzger, Sonja" w:date="2022-03-09T14:39:00Z" w:initials="MS">
    <w:p w14:paraId="7A4CBBB7" w14:textId="24D99297" w:rsidR="008438F8" w:rsidRPr="002548B9" w:rsidRDefault="008438F8">
      <w:pPr>
        <w:pStyle w:val="CommentText"/>
        <w:rPr>
          <w:lang w:val="en-US"/>
        </w:rPr>
      </w:pPr>
      <w:r>
        <w:rPr>
          <w:rStyle w:val="CommentReference"/>
        </w:rPr>
        <w:annotationRef/>
      </w:r>
      <w:r>
        <w:rPr>
          <w:lang w:val="en-US"/>
        </w:rPr>
        <w:t>I think there might also be considerably more traffic at dusk and dawn in areas close to housing (esp around Seronera) and tourist accommodation than in other areas (e.g. because of tour cars arriving at camp late/ leaving early; support vehicles leaving early to drive to Arusha or tour drivers &amp; camp staff driving to or returning from bars/ visiting friends at night,…)</w:t>
      </w:r>
    </w:p>
  </w:comment>
  <w:comment w:id="908" w:author="Sarah Benhaiem" w:date="2022-03-17T15:54:00Z" w:initials="SB">
    <w:p w14:paraId="65397024" w14:textId="2DB7E7AF" w:rsidR="00CE2E74" w:rsidRPr="00627776" w:rsidRDefault="00CE2E74">
      <w:pPr>
        <w:pStyle w:val="CommentText"/>
        <w:rPr>
          <w:lang w:val="en-US"/>
        </w:rPr>
      </w:pPr>
      <w:r>
        <w:rPr>
          <w:rStyle w:val="CommentReference"/>
        </w:rPr>
        <w:annotationRef/>
      </w:r>
      <w:r w:rsidR="00627776" w:rsidRPr="00627776">
        <w:rPr>
          <w:rStyle w:val="CommentReference"/>
          <w:lang w:val="en-US"/>
        </w:rPr>
        <w:t>I added a possible sentence</w:t>
      </w:r>
    </w:p>
  </w:comment>
  <w:comment w:id="925" w:author="East, Marion" w:date="2022-03-14T17:30:00Z" w:initials="EM">
    <w:p w14:paraId="75FDBDEF" w14:textId="77777777" w:rsidR="008438F8" w:rsidRPr="009E23E4" w:rsidRDefault="008438F8" w:rsidP="0034362C">
      <w:pPr>
        <w:spacing w:line="240" w:lineRule="auto"/>
        <w:ind w:left="284" w:hanging="284"/>
        <w:rPr>
          <w:rStyle w:val="Hyperlink"/>
          <w:rFonts w:cstheme="minorHAnsi"/>
          <w:sz w:val="24"/>
          <w:szCs w:val="24"/>
          <w:lang w:val="en-GB"/>
        </w:rPr>
      </w:pPr>
      <w:r>
        <w:rPr>
          <w:rStyle w:val="CommentReference"/>
        </w:rPr>
        <w:annotationRef/>
      </w:r>
      <w:r w:rsidRPr="0034362C">
        <w:rPr>
          <w:rStyle w:val="Hyperlink"/>
          <w:rFonts w:cstheme="minorHAnsi"/>
          <w:sz w:val="24"/>
          <w:szCs w:val="24"/>
          <w:lang w:val="en-GB"/>
        </w:rPr>
        <w:t>Yirga G, De Lough HH, Leirs H, Gebrihiwot K, Deckers J, Bauer, H (2012) Adaptability of large carnivores to changing anthropogenic food sources: diet change of the spotted hyena (</w:t>
      </w:r>
      <w:r w:rsidRPr="0034362C">
        <w:rPr>
          <w:rStyle w:val="Hyperlink"/>
          <w:rFonts w:cstheme="minorHAnsi"/>
          <w:i/>
          <w:sz w:val="24"/>
          <w:szCs w:val="24"/>
          <w:lang w:val="en-GB"/>
        </w:rPr>
        <w:t>Crocuta crocuta</w:t>
      </w:r>
      <w:r w:rsidRPr="0034362C">
        <w:rPr>
          <w:rStyle w:val="Hyperlink"/>
          <w:rFonts w:cstheme="minorHAnsi"/>
          <w:sz w:val="24"/>
          <w:szCs w:val="24"/>
          <w:lang w:val="en-GB"/>
        </w:rPr>
        <w:t xml:space="preserve">) during Christian fasting period on northern Ethiopia. </w:t>
      </w:r>
      <w:r w:rsidRPr="009E23E4">
        <w:rPr>
          <w:rStyle w:val="Hyperlink"/>
          <w:rFonts w:cstheme="minorHAnsi"/>
          <w:i/>
          <w:sz w:val="24"/>
          <w:szCs w:val="24"/>
          <w:lang w:val="en-GB"/>
        </w:rPr>
        <w:t>Journal of Animal Ecology</w:t>
      </w:r>
      <w:r w:rsidRPr="009E23E4">
        <w:rPr>
          <w:rStyle w:val="Hyperlink"/>
          <w:rFonts w:cstheme="minorHAnsi"/>
          <w:sz w:val="24"/>
          <w:szCs w:val="24"/>
          <w:lang w:val="en-GB"/>
        </w:rPr>
        <w:t xml:space="preserve"> 81: 1052-1055. </w:t>
      </w:r>
    </w:p>
    <w:p w14:paraId="5C5126E1" w14:textId="77777777" w:rsidR="008438F8" w:rsidRPr="009E23E4" w:rsidRDefault="008438F8" w:rsidP="0034362C">
      <w:pPr>
        <w:spacing w:line="240" w:lineRule="auto"/>
        <w:ind w:left="284" w:hanging="284"/>
        <w:rPr>
          <w:rStyle w:val="Hyperlink"/>
          <w:rFonts w:cs="Times New Roman"/>
          <w:sz w:val="24"/>
          <w:szCs w:val="24"/>
          <w:lang w:val="en-GB"/>
        </w:rPr>
      </w:pPr>
    </w:p>
    <w:p w14:paraId="3CF63B3B" w14:textId="7DC8188A" w:rsidR="008438F8" w:rsidRPr="0034362C" w:rsidRDefault="008438F8" w:rsidP="0034362C">
      <w:pPr>
        <w:suppressAutoHyphens w:val="0"/>
        <w:autoSpaceDE w:val="0"/>
        <w:autoSpaceDN w:val="0"/>
        <w:adjustRightInd w:val="0"/>
        <w:spacing w:after="0" w:line="240" w:lineRule="auto"/>
        <w:rPr>
          <w:rFonts w:ascii="AdvOT0e40dc65" w:eastAsia="SimSun" w:hAnsi="AdvOT0e40dc65" w:cs="AdvOT0e40dc65"/>
          <w:color w:val="3C7353"/>
          <w:sz w:val="36"/>
          <w:szCs w:val="36"/>
          <w:lang w:val="en-GB" w:eastAsia="en-US"/>
        </w:rPr>
      </w:pPr>
      <w:r w:rsidRPr="0034362C">
        <w:rPr>
          <w:rFonts w:ascii="AdvOT0e40dc65" w:eastAsia="SimSun" w:hAnsi="AdvOT0e40dc65" w:cs="AdvOT0e40dc65"/>
          <w:color w:val="3C7353"/>
          <w:sz w:val="36"/>
          <w:szCs w:val="36"/>
          <w:lang w:val="en-GB" w:eastAsia="en-US"/>
        </w:rPr>
        <w:t>M.M.Kalyahe, H.Hofer, ML Eas</w:t>
      </w:r>
      <w:r>
        <w:rPr>
          <w:rFonts w:ascii="AdvOT0e40dc65" w:eastAsia="SimSun" w:hAnsi="AdvOT0e40dc65" w:cs="AdvOT0e40dc65"/>
          <w:color w:val="3C7353"/>
          <w:sz w:val="36"/>
          <w:szCs w:val="36"/>
          <w:lang w:val="en-GB" w:eastAsia="en-US"/>
        </w:rPr>
        <w:t>t (in press)</w:t>
      </w:r>
    </w:p>
    <w:p w14:paraId="03C8ECCE" w14:textId="1F4A53E7" w:rsidR="008438F8" w:rsidRDefault="008438F8" w:rsidP="0034362C">
      <w:pPr>
        <w:suppressAutoHyphens w:val="0"/>
        <w:autoSpaceDE w:val="0"/>
        <w:autoSpaceDN w:val="0"/>
        <w:adjustRightInd w:val="0"/>
        <w:spacing w:after="0" w:line="240" w:lineRule="auto"/>
        <w:rPr>
          <w:rFonts w:ascii="AdvOT1ef757c0" w:eastAsia="SimSun" w:hAnsi="AdvOT1ef757c0" w:cs="AdvOT1ef757c0"/>
          <w:color w:val="000000"/>
          <w:sz w:val="19"/>
          <w:szCs w:val="19"/>
          <w:lang w:val="en-GB" w:eastAsia="en-US"/>
        </w:rPr>
      </w:pPr>
      <w:r>
        <w:rPr>
          <w:rFonts w:ascii="AdvOT0e40dc65" w:eastAsia="SimSun" w:hAnsi="AdvOT0e40dc65" w:cs="AdvOT0e40dc65"/>
          <w:color w:val="3C7353"/>
          <w:sz w:val="36"/>
          <w:szCs w:val="36"/>
          <w:lang w:val="en-GB" w:eastAsia="en-US"/>
        </w:rPr>
        <w:t xml:space="preserve">Do anthropogenic sources of food increase </w:t>
      </w:r>
    </w:p>
    <w:p w14:paraId="4E314492" w14:textId="018188CF" w:rsidR="008438F8" w:rsidRDefault="008438F8" w:rsidP="0034362C">
      <w:pPr>
        <w:suppressAutoHyphens w:val="0"/>
        <w:autoSpaceDE w:val="0"/>
        <w:autoSpaceDN w:val="0"/>
        <w:adjustRightInd w:val="0"/>
        <w:spacing w:after="0" w:line="240" w:lineRule="auto"/>
        <w:rPr>
          <w:rFonts w:ascii="AdvOT1ef757c0" w:eastAsia="SimSun" w:hAnsi="AdvOT1ef757c0" w:cs="AdvOT1ef757c0"/>
          <w:color w:val="000000"/>
          <w:sz w:val="19"/>
          <w:szCs w:val="19"/>
          <w:lang w:val="en-GB" w:eastAsia="en-US"/>
        </w:rPr>
      </w:pPr>
      <w:r>
        <w:rPr>
          <w:rFonts w:ascii="AdvOT0e40dc65" w:eastAsia="SimSun" w:hAnsi="AdvOT0e40dc65" w:cs="AdvOT0e40dc65"/>
          <w:color w:val="3C7353"/>
          <w:sz w:val="36"/>
          <w:szCs w:val="36"/>
          <w:lang w:val="en-GB" w:eastAsia="en-US"/>
        </w:rPr>
        <w:t xml:space="preserve">livestock predation in the area surrounding </w:t>
      </w:r>
    </w:p>
    <w:p w14:paraId="304D7B27" w14:textId="616A100A" w:rsidR="008438F8" w:rsidRDefault="008438F8" w:rsidP="0034362C">
      <w:pPr>
        <w:spacing w:line="240" w:lineRule="auto"/>
        <w:rPr>
          <w:rFonts w:ascii="AdvOT0e40dc65" w:eastAsia="SimSun" w:hAnsi="AdvOT0e40dc65" w:cs="AdvOT0e40dc65"/>
          <w:color w:val="3C7353"/>
          <w:sz w:val="36"/>
          <w:szCs w:val="36"/>
          <w:lang w:val="en-GB" w:eastAsia="en-US"/>
        </w:rPr>
      </w:pPr>
      <w:r>
        <w:rPr>
          <w:rFonts w:ascii="AdvOT0e40dc65" w:eastAsia="SimSun" w:hAnsi="AdvOT0e40dc65" w:cs="AdvOT0e40dc65"/>
          <w:color w:val="3C7353"/>
          <w:sz w:val="36"/>
          <w:szCs w:val="36"/>
          <w:lang w:val="en-GB" w:eastAsia="en-US"/>
        </w:rPr>
        <w:t xml:space="preserve">Ruaha National Park? </w:t>
      </w:r>
    </w:p>
    <w:p w14:paraId="00627387" w14:textId="1967EAEC" w:rsidR="008438F8" w:rsidRPr="009E23E4" w:rsidRDefault="008438F8" w:rsidP="0034362C">
      <w:pPr>
        <w:spacing w:line="240" w:lineRule="auto"/>
        <w:rPr>
          <w:rStyle w:val="Hyperlink"/>
          <w:rFonts w:cs="Times New Roman"/>
          <w:sz w:val="24"/>
          <w:szCs w:val="24"/>
          <w:lang w:val="en-GB"/>
        </w:rPr>
      </w:pPr>
      <w:r w:rsidRPr="009E23E4">
        <w:rPr>
          <w:rStyle w:val="Hyperlink"/>
          <w:rFonts w:cs="Times New Roman"/>
          <w:sz w:val="24"/>
          <w:szCs w:val="24"/>
          <w:lang w:val="en-GB"/>
        </w:rPr>
        <w:t>Environmental Conservation</w:t>
      </w:r>
    </w:p>
    <w:p w14:paraId="05289A4D" w14:textId="01B41E5E" w:rsidR="008438F8" w:rsidRPr="009E23E4" w:rsidRDefault="008438F8">
      <w:pPr>
        <w:pStyle w:val="CommentText"/>
        <w:rPr>
          <w:lang w:val="en-GB"/>
        </w:rPr>
      </w:pPr>
    </w:p>
  </w:comment>
  <w:comment w:id="946" w:author="Aima P" w:date="2022-03-22T15:03:00Z" w:initials="AP">
    <w:p w14:paraId="530E084C" w14:textId="77777777" w:rsidR="00ED569C" w:rsidRDefault="00ED569C" w:rsidP="00C91DD4">
      <w:pPr>
        <w:pStyle w:val="CommentText"/>
      </w:pPr>
      <w:r>
        <w:rPr>
          <w:rStyle w:val="CommentReference"/>
        </w:rPr>
        <w:annotationRef/>
      </w:r>
      <w:r>
        <w:t>I think the part of the intro talking about activity of hyenas and roadkill risk would fit here nicely</w:t>
      </w:r>
    </w:p>
  </w:comment>
  <w:comment w:id="962" w:author="Hofer, Heribert" w:date="2022-03-07T07:38:00Z" w:initials="HH">
    <w:p w14:paraId="69627B3E" w14:textId="5C61200D" w:rsidR="008438F8" w:rsidRPr="003E37B0" w:rsidRDefault="008438F8">
      <w:pPr>
        <w:pStyle w:val="CommentText"/>
        <w:rPr>
          <w:lang w:val="en-GB"/>
        </w:rPr>
      </w:pPr>
      <w:r>
        <w:rPr>
          <w:rStyle w:val="CommentReference"/>
        </w:rPr>
        <w:annotationRef/>
      </w:r>
      <w:r w:rsidRPr="003E37B0">
        <w:rPr>
          <w:lang w:val="en-GB"/>
        </w:rPr>
        <w:t xml:space="preserve">We really do not need to cite </w:t>
      </w:r>
      <w:r>
        <w:rPr>
          <w:lang w:val="en-GB"/>
        </w:rPr>
        <w:t>Mara hyenas here</w:t>
      </w:r>
    </w:p>
  </w:comment>
  <w:comment w:id="963" w:author="Sarah Benhaiem" w:date="2022-03-17T16:23:00Z" w:initials="SB">
    <w:p w14:paraId="4FD480C9" w14:textId="701069A8" w:rsidR="007B1CDD" w:rsidRPr="007B1CDD" w:rsidRDefault="007B1CDD">
      <w:pPr>
        <w:pStyle w:val="CommentText"/>
        <w:rPr>
          <w:lang w:val="en-US"/>
        </w:rPr>
      </w:pPr>
      <w:r>
        <w:rPr>
          <w:rStyle w:val="CommentReference"/>
        </w:rPr>
        <w:annotationRef/>
      </w:r>
      <w:r w:rsidRPr="007B1CDD">
        <w:rPr>
          <w:lang w:val="en-US"/>
        </w:rPr>
        <w:t xml:space="preserve">I don’t see </w:t>
      </w:r>
      <w:r>
        <w:rPr>
          <w:lang w:val="en-US"/>
        </w:rPr>
        <w:t xml:space="preserve">why we would not. As a reader I would be interested to know if such kind of behaviour is observed </w:t>
      </w:r>
      <w:r w:rsidR="00CA4C5B">
        <w:rPr>
          <w:lang w:val="en-US"/>
        </w:rPr>
        <w:t xml:space="preserve">in </w:t>
      </w:r>
      <w:r w:rsidR="00E239C9">
        <w:rPr>
          <w:lang w:val="en-US"/>
        </w:rPr>
        <w:t>other populations</w:t>
      </w:r>
      <w:r w:rsidR="00CA4C5B">
        <w:rPr>
          <w:lang w:val="en-US"/>
        </w:rPr>
        <w:t xml:space="preserve"> so the paper suggested seems like a good match.</w:t>
      </w:r>
      <w:r>
        <w:rPr>
          <w:lang w:val="en-US"/>
        </w:rPr>
        <w:t xml:space="preserve"> </w:t>
      </w:r>
    </w:p>
  </w:comment>
  <w:comment w:id="965" w:author="Hofer, Heribert" w:date="2022-03-07T07:40:00Z" w:initials="HH">
    <w:p w14:paraId="3E24FC1E" w14:textId="00B6AE6F" w:rsidR="008438F8" w:rsidRPr="00D97B42" w:rsidRDefault="008438F8">
      <w:pPr>
        <w:pStyle w:val="CommentText"/>
        <w:rPr>
          <w:lang w:val="en-GB"/>
        </w:rPr>
      </w:pPr>
      <w:r>
        <w:rPr>
          <w:rStyle w:val="CommentReference"/>
        </w:rPr>
        <w:annotationRef/>
      </w:r>
      <w:r w:rsidRPr="00D97B42">
        <w:rPr>
          <w:lang w:val="en-GB"/>
        </w:rPr>
        <w:t xml:space="preserve">I do not think the prey argument is relevant at all in hyenas. The main </w:t>
      </w:r>
      <w:r>
        <w:rPr>
          <w:lang w:val="en-GB"/>
        </w:rPr>
        <w:t xml:space="preserve">prey is wildebeest, Thomson gazelles and zebra and they are never killed in the vicinity of water bodies, although they occasionally get killed in woodland type habitat. </w:t>
      </w:r>
    </w:p>
  </w:comment>
  <w:comment w:id="966" w:author="Sarah Benhaiem" w:date="2022-03-17T16:45:00Z" w:initials="SB">
    <w:p w14:paraId="7DD60A7D" w14:textId="3839848E" w:rsidR="00E239C9" w:rsidRPr="00E239C9" w:rsidRDefault="00E239C9">
      <w:pPr>
        <w:pStyle w:val="CommentText"/>
        <w:rPr>
          <w:lang w:val="en-US"/>
        </w:rPr>
      </w:pPr>
      <w:r>
        <w:rPr>
          <w:rStyle w:val="CommentReference"/>
        </w:rPr>
        <w:annotationRef/>
      </w:r>
      <w:r w:rsidRPr="00E239C9">
        <w:rPr>
          <w:lang w:val="en-US"/>
        </w:rPr>
        <w:t>I am ok with delet</w:t>
      </w:r>
      <w:r w:rsidR="00016FC8">
        <w:rPr>
          <w:lang w:val="en-US"/>
        </w:rPr>
        <w:t>ing</w:t>
      </w:r>
      <w:r w:rsidRPr="00E239C9">
        <w:rPr>
          <w:lang w:val="en-US"/>
        </w:rPr>
        <w:t xml:space="preserve"> t</w:t>
      </w:r>
      <w:r>
        <w:rPr>
          <w:lang w:val="en-US"/>
        </w:rPr>
        <w:t>h</w:t>
      </w:r>
      <w:r w:rsidRPr="00E239C9">
        <w:rPr>
          <w:lang w:val="en-US"/>
        </w:rPr>
        <w:t xml:space="preserve">e sentence </w:t>
      </w:r>
      <w:r>
        <w:rPr>
          <w:lang w:val="en-US"/>
        </w:rPr>
        <w:t xml:space="preserve">“Such habitats…(Vailex et al. 2010)”” </w:t>
      </w:r>
    </w:p>
  </w:comment>
  <w:comment w:id="1000" w:author="East, Marion" w:date="2022-03-10T18:27:00Z" w:initials="EM">
    <w:p w14:paraId="315884E8" w14:textId="126B5C54" w:rsidR="008438F8" w:rsidRPr="00024F58" w:rsidRDefault="008438F8">
      <w:pPr>
        <w:pStyle w:val="CommentText"/>
        <w:rPr>
          <w:lang w:val="en-GB"/>
        </w:rPr>
      </w:pPr>
      <w:r>
        <w:rPr>
          <w:rStyle w:val="CommentReference"/>
        </w:rPr>
        <w:annotationRef/>
      </w:r>
      <w:r w:rsidRPr="00024F58">
        <w:rPr>
          <w:lang w:val="en-GB"/>
        </w:rPr>
        <w:t>I would join this parag</w:t>
      </w:r>
      <w:r>
        <w:rPr>
          <w:lang w:val="en-GB"/>
        </w:rPr>
        <w:t xml:space="preserve">raph to the following </w:t>
      </w:r>
      <w:r w:rsidRPr="00024F58">
        <w:rPr>
          <w:lang w:val="en-GB"/>
        </w:rPr>
        <w:t xml:space="preserve">sentences – particularly </w:t>
      </w:r>
      <w:r>
        <w:rPr>
          <w:lang w:val="en-GB"/>
        </w:rPr>
        <w:t>as</w:t>
      </w:r>
      <w:r w:rsidRPr="00024F58">
        <w:rPr>
          <w:lang w:val="en-GB"/>
        </w:rPr>
        <w:t xml:space="preserve"> the points </w:t>
      </w:r>
      <w:r>
        <w:rPr>
          <w:lang w:val="en-GB"/>
        </w:rPr>
        <w:t>are numbered first,  second and third.</w:t>
      </w:r>
    </w:p>
  </w:comment>
  <w:comment w:id="1035" w:author="Sarah Benhaiem" w:date="2022-03-17T17:13:00Z" w:initials="SB">
    <w:p w14:paraId="3717CC9B" w14:textId="7D97F974" w:rsidR="00016FC8" w:rsidRPr="00016FC8" w:rsidRDefault="00016FC8">
      <w:pPr>
        <w:pStyle w:val="CommentText"/>
        <w:rPr>
          <w:lang w:val="en-US"/>
        </w:rPr>
      </w:pPr>
      <w:r>
        <w:rPr>
          <w:rStyle w:val="CommentReference"/>
        </w:rPr>
        <w:annotationRef/>
      </w:r>
      <w:r w:rsidRPr="00016FC8">
        <w:rPr>
          <w:lang w:val="en-US"/>
        </w:rPr>
        <w:t>I think this is an important poi</w:t>
      </w:r>
      <w:r>
        <w:rPr>
          <w:lang w:val="en-US"/>
        </w:rPr>
        <w:t xml:space="preserve">nt but would probably fit better in the section below about the demographic costs </w:t>
      </w:r>
    </w:p>
  </w:comment>
  <w:comment w:id="1052" w:author="East, Marion" w:date="2022-03-13T18:13:00Z" w:initials="EM">
    <w:p w14:paraId="3BC1CBCC" w14:textId="500442AF" w:rsidR="008438F8" w:rsidRPr="00BE6473" w:rsidRDefault="008438F8">
      <w:pPr>
        <w:pStyle w:val="CommentText"/>
        <w:rPr>
          <w:lang w:val="en-GB"/>
        </w:rPr>
      </w:pPr>
      <w:r>
        <w:rPr>
          <w:rStyle w:val="CommentReference"/>
        </w:rPr>
        <w:annotationRef/>
      </w:r>
      <w:r w:rsidRPr="00BE6473">
        <w:rPr>
          <w:lang w:val="en-GB"/>
        </w:rPr>
        <w:t>I also think</w:t>
      </w:r>
      <w:r>
        <w:rPr>
          <w:lang w:val="en-GB"/>
        </w:rPr>
        <w:t xml:space="preserve"> this sentence could be</w:t>
      </w:r>
      <w:r w:rsidRPr="00BE6473">
        <w:rPr>
          <w:lang w:val="en-GB"/>
        </w:rPr>
        <w:t xml:space="preserve"> in the paragraph above as it is not discussing an entirely new point.</w:t>
      </w:r>
    </w:p>
  </w:comment>
  <w:comment w:id="1054" w:author="Aima P" w:date="2022-03-22T15:08:00Z" w:initials="AP">
    <w:p w14:paraId="7170FA95" w14:textId="77777777" w:rsidR="00ED569C" w:rsidRDefault="00ED569C" w:rsidP="001F5E1A">
      <w:pPr>
        <w:pStyle w:val="CommentText"/>
      </w:pPr>
      <w:r>
        <w:rPr>
          <w:rStyle w:val="CommentReference"/>
        </w:rPr>
        <w:annotationRef/>
      </w:r>
      <w:r>
        <w:t>What is range size here?</w:t>
      </w:r>
    </w:p>
  </w:comment>
  <w:comment w:id="1063" w:author="East, Marion" w:date="2021-04-06T20:08:00Z" w:initials="EM">
    <w:p w14:paraId="5AA483FE" w14:textId="164A1BD8" w:rsidR="008438F8" w:rsidRPr="00B04563" w:rsidRDefault="008438F8">
      <w:pPr>
        <w:pStyle w:val="CommentText"/>
        <w:rPr>
          <w:lang w:val="en-US"/>
        </w:rPr>
      </w:pPr>
      <w:r>
        <w:rPr>
          <w:rStyle w:val="CommentReference"/>
        </w:rPr>
        <w:annotationRef/>
      </w:r>
      <w:r w:rsidRPr="00B04563">
        <w:rPr>
          <w:lang w:val="en-US"/>
        </w:rPr>
        <w:t>Do these studies show that purely distance is the key factor? I have not read all of them. Is the point here ‚distance‘</w:t>
      </w:r>
    </w:p>
  </w:comment>
  <w:comment w:id="1064" w:author="Marwan" w:date="2021-08-09T11:49:00Z" w:initials="M">
    <w:p w14:paraId="4C6D8679" w14:textId="77777777" w:rsidR="008438F8" w:rsidRPr="00B04563" w:rsidRDefault="008438F8">
      <w:pPr>
        <w:pStyle w:val="CommentText"/>
        <w:rPr>
          <w:lang w:val="en-US"/>
        </w:rPr>
      </w:pPr>
      <w:r>
        <w:rPr>
          <w:rStyle w:val="CommentReference"/>
        </w:rPr>
        <w:annotationRef/>
      </w:r>
      <w:r w:rsidRPr="00B04563">
        <w:rPr>
          <w:lang w:val="en-US"/>
        </w:rPr>
        <w:t>philcox et al. : not purely distance, rather "movement pattern"</w:t>
      </w:r>
    </w:p>
    <w:p w14:paraId="20CCA7DA" w14:textId="77777777" w:rsidR="008438F8" w:rsidRPr="00B04563" w:rsidRDefault="008438F8">
      <w:pPr>
        <w:pStyle w:val="CommentText"/>
        <w:rPr>
          <w:lang w:val="en-US"/>
        </w:rPr>
      </w:pPr>
      <w:r w:rsidRPr="00B04563">
        <w:rPr>
          <w:lang w:val="en-US"/>
        </w:rPr>
        <w:t>Grilo et al.: carnivores have large home ranges so are more susceptible to roadkills</w:t>
      </w:r>
    </w:p>
    <w:p w14:paraId="66500C24" w14:textId="77777777" w:rsidR="008438F8" w:rsidRPr="00B04563" w:rsidRDefault="008438F8">
      <w:pPr>
        <w:pStyle w:val="CommentText"/>
        <w:rPr>
          <w:lang w:val="en-US"/>
        </w:rPr>
      </w:pPr>
      <w:r w:rsidRPr="00B04563">
        <w:rPr>
          <w:lang w:val="en-US"/>
        </w:rPr>
        <w:t>Davies et al: "mobility" so ~distance</w:t>
      </w:r>
    </w:p>
    <w:p w14:paraId="27EEB8E4" w14:textId="77777777" w:rsidR="008438F8" w:rsidRPr="00B04563" w:rsidRDefault="008438F8">
      <w:pPr>
        <w:pStyle w:val="CommentText"/>
        <w:rPr>
          <w:lang w:val="en-US"/>
        </w:rPr>
      </w:pPr>
    </w:p>
    <w:p w14:paraId="0C37C751" w14:textId="6B66D8AA" w:rsidR="008438F8" w:rsidRPr="00B04563" w:rsidRDefault="008438F8" w:rsidP="00E30EF5">
      <w:pPr>
        <w:pStyle w:val="CommentText"/>
        <w:rPr>
          <w:lang w:val="en-US"/>
        </w:rPr>
      </w:pPr>
      <w:r w:rsidRPr="00B04563">
        <w:rPr>
          <w:lang w:val="en-US"/>
        </w:rPr>
        <w:t>I didn't find papers in which distance was explicitly considered as a factor</w:t>
      </w:r>
    </w:p>
  </w:comment>
  <w:comment w:id="1065" w:author="Hofer, Heribert" w:date="2022-03-07T08:12:00Z" w:initials="HH">
    <w:p w14:paraId="1C5724FE" w14:textId="12F44939" w:rsidR="008438F8" w:rsidRPr="00326AD5" w:rsidRDefault="008438F8">
      <w:pPr>
        <w:pStyle w:val="CommentText"/>
        <w:rPr>
          <w:lang w:val="en-US"/>
        </w:rPr>
      </w:pPr>
      <w:r>
        <w:rPr>
          <w:rStyle w:val="CommentReference"/>
        </w:rPr>
        <w:annotationRef/>
      </w:r>
      <w:r w:rsidRPr="00326AD5">
        <w:rPr>
          <w:lang w:val="en-US"/>
        </w:rPr>
        <w:t>Text modified accordingly</w:t>
      </w:r>
    </w:p>
  </w:comment>
  <w:comment w:id="1066" w:author="East, Marion" w:date="2022-03-11T12:18:00Z" w:initials="EM">
    <w:p w14:paraId="79B2783C" w14:textId="0FE813AD" w:rsidR="008438F8" w:rsidRPr="00ED03AB" w:rsidRDefault="008438F8">
      <w:pPr>
        <w:pStyle w:val="CommentText"/>
        <w:rPr>
          <w:lang w:val="en-GB"/>
        </w:rPr>
      </w:pPr>
      <w:r>
        <w:rPr>
          <w:rStyle w:val="CommentReference"/>
        </w:rPr>
        <w:annotationRef/>
      </w:r>
      <w:r w:rsidRPr="00ED03AB">
        <w:rPr>
          <w:lang w:val="en-GB"/>
        </w:rPr>
        <w:t>e.g. not needed – please remove extra bracket</w:t>
      </w:r>
    </w:p>
  </w:comment>
  <w:comment w:id="1082" w:author="Metzger, Sonja" w:date="2022-03-09T20:29:00Z" w:initials="MS">
    <w:p w14:paraId="32B3DCA8" w14:textId="1C026771" w:rsidR="008438F8" w:rsidRDefault="008438F8">
      <w:pPr>
        <w:pStyle w:val="CommentText"/>
        <w:rPr>
          <w:lang w:val="en-US"/>
        </w:rPr>
      </w:pPr>
      <w:r>
        <w:rPr>
          <w:rStyle w:val="CommentReference"/>
        </w:rPr>
        <w:annotationRef/>
      </w:r>
      <w:r w:rsidRPr="00326AD5">
        <w:rPr>
          <w:lang w:val="en-US"/>
        </w:rPr>
        <w:t xml:space="preserve">I have repeatedly observed that </w:t>
      </w:r>
      <w:r>
        <w:rPr>
          <w:lang w:val="en-US"/>
        </w:rPr>
        <w:t>(very) low ranking females come to the den fairly late in the morning- when it is already hot and most other females have already retreated to shady spots away from the den. I assume, the low ranking females do that to avoid confrontations with higher ranking females and to have better access to their cubs.</w:t>
      </w:r>
    </w:p>
    <w:p w14:paraId="10B89B4C" w14:textId="7F1C547B" w:rsidR="008438F8" w:rsidRPr="00326AD5" w:rsidRDefault="008438F8">
      <w:pPr>
        <w:pStyle w:val="CommentText"/>
        <w:rPr>
          <w:lang w:val="en-US"/>
        </w:rPr>
      </w:pPr>
      <w:r>
        <w:rPr>
          <w:lang w:val="en-US"/>
        </w:rPr>
        <w:t>I’m not sure, if these later arrivals of low ranking females at the den, translate to them also commuting later in the day (i.e. when it is already light and they are less likely to be hit by a vehicle), but I think it might be possible.</w:t>
      </w:r>
    </w:p>
  </w:comment>
  <w:comment w:id="1083" w:author="Sarah Benhaiem" w:date="2022-03-17T17:35:00Z" w:initials="SB">
    <w:p w14:paraId="5D240E60" w14:textId="7D353FB4" w:rsidR="008D1F79" w:rsidRPr="008D1F79" w:rsidRDefault="008D1F79">
      <w:pPr>
        <w:pStyle w:val="CommentText"/>
        <w:rPr>
          <w:lang w:val="en-US"/>
        </w:rPr>
      </w:pPr>
      <w:r>
        <w:rPr>
          <w:rStyle w:val="CommentReference"/>
        </w:rPr>
        <w:annotationRef/>
      </w:r>
      <w:r w:rsidR="002A68B7">
        <w:rPr>
          <w:lang w:val="en-US"/>
        </w:rPr>
        <w:t>This</w:t>
      </w:r>
      <w:r>
        <w:rPr>
          <w:lang w:val="en-US"/>
        </w:rPr>
        <w:t xml:space="preserve"> could be an interesting idea to test in a future paper </w:t>
      </w:r>
      <w:r w:rsidR="002A68B7">
        <w:rPr>
          <w:lang w:val="en-US"/>
        </w:rPr>
        <w:t xml:space="preserve">perhaps </w:t>
      </w:r>
      <w:r>
        <w:rPr>
          <w:lang w:val="en-US"/>
        </w:rPr>
        <w:t>(although we don’t have data on the hours of arrival of clan members in the presence sheet, we could test if high-ranking adult females are proportionally over-represented during the morning sessions (assuming then that low-ranking females are as present as high-ranking</w:t>
      </w:r>
      <w:r w:rsidR="002A68B7">
        <w:rPr>
          <w:lang w:val="en-US"/>
        </w:rPr>
        <w:t xml:space="preserve"> ones</w:t>
      </w:r>
      <w:r>
        <w:rPr>
          <w:lang w:val="en-US"/>
        </w:rPr>
        <w:t xml:space="preserve"> during </w:t>
      </w:r>
      <w:r w:rsidR="00903E62">
        <w:rPr>
          <w:lang w:val="en-US"/>
        </w:rPr>
        <w:t>the</w:t>
      </w:r>
      <w:r>
        <w:rPr>
          <w:lang w:val="en-US"/>
        </w:rPr>
        <w:t xml:space="preserve"> afternoon/evening sessions).</w:t>
      </w:r>
      <w:r w:rsidR="00903E62">
        <w:rPr>
          <w:lang w:val="en-US"/>
        </w:rPr>
        <w:t xml:space="preserve"> But </w:t>
      </w:r>
      <w:r w:rsidR="002A68B7">
        <w:rPr>
          <w:lang w:val="en-US"/>
        </w:rPr>
        <w:t xml:space="preserve">if most </w:t>
      </w:r>
      <w:r w:rsidR="00903E62">
        <w:rPr>
          <w:lang w:val="en-US"/>
        </w:rPr>
        <w:t>hyena roadkills occur in the evening</w:t>
      </w:r>
      <w:r w:rsidR="002A68B7">
        <w:rPr>
          <w:lang w:val="en-US"/>
        </w:rPr>
        <w:t>/at night, this effect should be relatively minor then…</w:t>
      </w:r>
    </w:p>
  </w:comment>
  <w:comment w:id="1098" w:author="East, Marion" w:date="2021-04-13T17:22:00Z" w:initials="EM">
    <w:p w14:paraId="6B8AB018" w14:textId="141F28F4" w:rsidR="008438F8" w:rsidRPr="00B04563" w:rsidRDefault="008438F8" w:rsidP="006B6961">
      <w:pPr>
        <w:pStyle w:val="CommentText"/>
        <w:rPr>
          <w:lang w:val="en-US"/>
        </w:rPr>
      </w:pPr>
      <w:r>
        <w:rPr>
          <w:rStyle w:val="CommentReference"/>
        </w:rPr>
        <w:annotationRef/>
      </w:r>
      <w:r w:rsidRPr="00B04563">
        <w:rPr>
          <w:lang w:val="en-US"/>
        </w:rPr>
        <w:t>I doubt that high ranking females accept more ‚risk‘ from vehicles . I suspect the time at wh</w:t>
      </w:r>
      <w:r>
        <w:rPr>
          <w:lang w:val="en-US"/>
        </w:rPr>
        <w:t>ic</w:t>
      </w:r>
      <w:r w:rsidRPr="00B04563">
        <w:rPr>
          <w:lang w:val="en-US"/>
        </w:rPr>
        <w:t xml:space="preserve">h females travel on the main roads may be a factor. If so then high-ranking females use </w:t>
      </w:r>
      <w:r>
        <w:rPr>
          <w:lang w:val="en-US"/>
        </w:rPr>
        <w:t>the roads more often when vehicl</w:t>
      </w:r>
      <w:r w:rsidRPr="00B04563">
        <w:rPr>
          <w:lang w:val="en-US"/>
        </w:rPr>
        <w:t>es are travelling at dusk and dawn</w:t>
      </w:r>
    </w:p>
  </w:comment>
  <w:comment w:id="1099" w:author="Marwan" w:date="2021-06-25T17:39:00Z" w:initials="M">
    <w:p w14:paraId="79416830" w14:textId="5D46FECF" w:rsidR="008438F8" w:rsidRPr="00B04563" w:rsidRDefault="008438F8" w:rsidP="00E30EF5">
      <w:pPr>
        <w:pStyle w:val="CommentText"/>
        <w:rPr>
          <w:lang w:val="en-US"/>
        </w:rPr>
      </w:pPr>
      <w:r>
        <w:rPr>
          <w:rStyle w:val="CommentReference"/>
        </w:rPr>
        <w:annotationRef/>
      </w:r>
      <w:r w:rsidRPr="00B04563">
        <w:rPr>
          <w:lang w:val="en-US"/>
        </w:rPr>
        <w:t>Okay but why do the high-ranking females travel more often at dawn and dusk?</w:t>
      </w:r>
    </w:p>
  </w:comment>
  <w:comment w:id="1100" w:author="East, Marion" w:date="2022-03-10T18:33:00Z" w:initials="EM">
    <w:p w14:paraId="2F955092" w14:textId="6A5E4CAD" w:rsidR="008438F8" w:rsidRDefault="008438F8">
      <w:pPr>
        <w:pStyle w:val="CommentText"/>
        <w:rPr>
          <w:lang w:val="en-GB"/>
        </w:rPr>
      </w:pPr>
      <w:r>
        <w:rPr>
          <w:rStyle w:val="CommentReference"/>
        </w:rPr>
        <w:annotationRef/>
      </w:r>
      <w:r w:rsidRPr="00024F58">
        <w:rPr>
          <w:lang w:val="en-GB"/>
        </w:rPr>
        <w:t>Probably to avoid overheating – and in tsestse areas to avoid b</w:t>
      </w:r>
      <w:r>
        <w:rPr>
          <w:lang w:val="en-GB"/>
        </w:rPr>
        <w:t>e</w:t>
      </w:r>
      <w:r w:rsidRPr="00024F58">
        <w:rPr>
          <w:lang w:val="en-GB"/>
        </w:rPr>
        <w:t>ing bitten.</w:t>
      </w:r>
      <w:r>
        <w:rPr>
          <w:lang w:val="en-GB"/>
        </w:rPr>
        <w:t xml:space="preserve"> Also high-ranking females probably have higher body reserves than  low-ranking females so have less need to commute in daylight hours when they face the likelihood of overheating – and as their cubs are generally better fed, they probably are less likely to ‘hurry back’ from a commuting trip during daylight hours (when with a full stomach they are very prone to overheating) than low-ranking females who in general have more hungry cubs and have to commute more “efficiently”.</w:t>
      </w:r>
    </w:p>
    <w:p w14:paraId="07AA3155" w14:textId="54544497" w:rsidR="008438F8" w:rsidRPr="00024F58" w:rsidRDefault="008438F8">
      <w:pPr>
        <w:pStyle w:val="CommentText"/>
        <w:rPr>
          <w:lang w:val="en-GB"/>
        </w:rPr>
      </w:pPr>
    </w:p>
  </w:comment>
  <w:comment w:id="1156" w:author="East, Marion" w:date="2022-03-14T18:09:00Z" w:initials="EM">
    <w:p w14:paraId="3BBD72A0" w14:textId="04FDE430" w:rsidR="008438F8" w:rsidRPr="000017BC" w:rsidRDefault="008438F8">
      <w:pPr>
        <w:pStyle w:val="CommentText"/>
        <w:rPr>
          <w:lang w:val="en-GB"/>
        </w:rPr>
      </w:pPr>
      <w:r>
        <w:rPr>
          <w:rStyle w:val="CommentReference"/>
        </w:rPr>
        <w:annotationRef/>
      </w:r>
      <w:r w:rsidRPr="000017BC">
        <w:rPr>
          <w:lang w:val="en-GB"/>
        </w:rPr>
        <w:t>I do not know if it is worth mentioning that othe largee carnivores were also killedby cars duuring the study period, including wild dogs and cheetah.</w:t>
      </w:r>
    </w:p>
    <w:p w14:paraId="7CC0A16E" w14:textId="1B27B638" w:rsidR="008438F8" w:rsidRPr="000017BC" w:rsidRDefault="008438F8">
      <w:pPr>
        <w:pStyle w:val="CommentText"/>
        <w:rPr>
          <w:lang w:val="en-GB"/>
        </w:rPr>
      </w:pPr>
      <w:r>
        <w:rPr>
          <w:lang w:val="en-GB"/>
        </w:rPr>
        <w:t xml:space="preserve">I note in Kafue NP (Zambia) 3 lions, 3 wild dog and 2 leopards were killed by vehicles in a 2 year period but no hyenas are reported. </w:t>
      </w:r>
    </w:p>
  </w:comment>
  <w:comment w:id="1186" w:author="Marwan" w:date="2021-10-08T11:14:00Z" w:initials="M">
    <w:p w14:paraId="1857E185" w14:textId="77777777" w:rsidR="008438F8" w:rsidRPr="00B04563" w:rsidRDefault="008438F8" w:rsidP="00E30EF5">
      <w:pPr>
        <w:pStyle w:val="CommentText"/>
        <w:rPr>
          <w:lang w:val="en-US"/>
        </w:rPr>
      </w:pPr>
      <w:r>
        <w:rPr>
          <w:rStyle w:val="CommentReference"/>
        </w:rPr>
        <w:annotationRef/>
      </w:r>
      <w:r w:rsidRPr="00B04563">
        <w:rPr>
          <w:lang w:val="en-US"/>
        </w:rPr>
        <w:t xml:space="preserve">I'm not sure this is true. We may have included roads where we were likely to get reports but </w:t>
      </w:r>
      <w:r w:rsidRPr="00B04563">
        <w:rPr>
          <w:i/>
          <w:iCs/>
          <w:lang w:val="en-US"/>
        </w:rPr>
        <w:t>less</w:t>
      </w:r>
      <w:r w:rsidRPr="00B04563">
        <w:rPr>
          <w:lang w:val="en-US"/>
        </w:rPr>
        <w:t xml:space="preserve"> likely than other roads (e.g. the road to Lobo compared to the roads in the Seronera valley)?</w:t>
      </w:r>
    </w:p>
  </w:comment>
  <w:comment w:id="1187" w:author="Hofer, Heribert" w:date="2022-03-07T09:07:00Z" w:initials="HH">
    <w:p w14:paraId="79CD7CF1" w14:textId="3C264CF8" w:rsidR="008438F8" w:rsidRPr="00673148" w:rsidRDefault="008438F8">
      <w:pPr>
        <w:pStyle w:val="CommentText"/>
        <w:rPr>
          <w:lang w:val="en-GB"/>
        </w:rPr>
      </w:pPr>
      <w:r>
        <w:rPr>
          <w:rStyle w:val="CommentReference"/>
        </w:rPr>
        <w:annotationRef/>
      </w:r>
      <w:r w:rsidRPr="00673148">
        <w:rPr>
          <w:lang w:val="en-GB"/>
        </w:rPr>
        <w:t>The key issue I have dealt with, other aspects are most likely random with respect to</w:t>
      </w:r>
      <w:r>
        <w:rPr>
          <w:lang w:val="en-GB"/>
        </w:rPr>
        <w:t xml:space="preserve"> </w:t>
      </w:r>
      <w:r w:rsidRPr="00673148">
        <w:rPr>
          <w:lang w:val="en-GB"/>
        </w:rPr>
        <w:t>the predictions which is</w:t>
      </w:r>
      <w:r>
        <w:rPr>
          <w:lang w:val="en-GB"/>
        </w:rPr>
        <w:t xml:space="preserve"> </w:t>
      </w:r>
      <w:r w:rsidRPr="00673148">
        <w:rPr>
          <w:lang w:val="en-GB"/>
        </w:rPr>
        <w:t>the most imp</w:t>
      </w:r>
      <w:r>
        <w:rPr>
          <w:lang w:val="en-GB"/>
        </w:rPr>
        <w:t>o</w:t>
      </w:r>
      <w:r w:rsidRPr="00673148">
        <w:rPr>
          <w:lang w:val="en-GB"/>
        </w:rPr>
        <w:t xml:space="preserve">rtant aspect. </w:t>
      </w:r>
      <w:r>
        <w:rPr>
          <w:lang w:val="en-GB"/>
        </w:rPr>
        <w:t>You can only talk about bias by referring to changes in sampling effort that go hand-in-hand with predicted effects.</w:t>
      </w:r>
    </w:p>
  </w:comment>
  <w:comment w:id="1188" w:author="East, Marion" w:date="2022-03-11T12:45:00Z" w:initials="EM">
    <w:p w14:paraId="3EB08A19" w14:textId="64FD55E8" w:rsidR="008438F8" w:rsidRPr="00776A17" w:rsidRDefault="008438F8">
      <w:pPr>
        <w:pStyle w:val="CommentText"/>
        <w:rPr>
          <w:lang w:val="en-GB"/>
        </w:rPr>
      </w:pPr>
      <w:r>
        <w:rPr>
          <w:rStyle w:val="CommentReference"/>
        </w:rPr>
        <w:annotationRef/>
      </w:r>
      <w:r>
        <w:rPr>
          <w:lang w:val="en-GB"/>
        </w:rPr>
        <w:t xml:space="preserve">More careful wording is needed  as clearly traffic has increased – the speed at which cars travel has varied with the relative state of the roads and has changed over the year etc etc. We provide a conservative estimate of the problem. </w:t>
      </w:r>
    </w:p>
  </w:comment>
  <w:comment w:id="1263" w:author="East, Marion" w:date="2022-03-10T18:47:00Z" w:initials="EM">
    <w:p w14:paraId="0C3BFDB2" w14:textId="5EAFDCF9" w:rsidR="008438F8" w:rsidRPr="00655B63" w:rsidRDefault="008438F8">
      <w:pPr>
        <w:pStyle w:val="CommentText"/>
        <w:rPr>
          <w:lang w:val="en-GB"/>
        </w:rPr>
      </w:pPr>
      <w:r>
        <w:rPr>
          <w:rStyle w:val="CommentReference"/>
        </w:rPr>
        <w:annotationRef/>
      </w:r>
      <w:r>
        <w:rPr>
          <w:lang w:val="en-GB"/>
        </w:rPr>
        <w:t>I do not follow the point being made here – what ‘other large carnivores’ and specifically what studies are referred to here (references are required), together with some indication what aspects of the ‘spatial analysis’ in our study are consistent with those in these other studies.</w:t>
      </w:r>
    </w:p>
  </w:comment>
  <w:comment w:id="1264" w:author="Sarah Benhaiem" w:date="2022-03-17T18:17:00Z" w:initials="SB">
    <w:p w14:paraId="08A3F9A4" w14:textId="46023680" w:rsidR="00CC1626" w:rsidRPr="00CC1626" w:rsidRDefault="00CC1626">
      <w:pPr>
        <w:pStyle w:val="CommentText"/>
        <w:rPr>
          <w:lang w:val="en-US"/>
        </w:rPr>
      </w:pPr>
      <w:r>
        <w:rPr>
          <w:rStyle w:val="CommentReference"/>
        </w:rPr>
        <w:annotationRef/>
      </w:r>
      <w:r w:rsidRPr="00CC1626">
        <w:rPr>
          <w:lang w:val="en-US"/>
        </w:rPr>
        <w:t>I agr</w:t>
      </w:r>
      <w:r>
        <w:rPr>
          <w:lang w:val="en-US"/>
        </w:rPr>
        <w:t>ee that it sounds rather vague, I think it was meant to say that the roadkill patterns reflect the ranging behaviour and movements of the carnivore, as was found in other studies (eg cited in the introduction). This sentence could also be deleted in my opinion…</w:t>
      </w:r>
    </w:p>
  </w:comment>
  <w:comment w:id="1286" w:author="East, Marion" w:date="2022-03-14T18:32:00Z" w:initials="EM">
    <w:p w14:paraId="0744D89F" w14:textId="17333A80" w:rsidR="008438F8" w:rsidRPr="000017BC" w:rsidRDefault="008438F8">
      <w:pPr>
        <w:pStyle w:val="CommentText"/>
        <w:rPr>
          <w:lang w:val="en-GB"/>
        </w:rPr>
      </w:pPr>
      <w:r>
        <w:rPr>
          <w:rStyle w:val="CommentReference"/>
        </w:rPr>
        <w:annotationRef/>
      </w:r>
      <w:r w:rsidRPr="000017BC">
        <w:rPr>
          <w:lang w:val="en-GB"/>
        </w:rPr>
        <w:t xml:space="preserve">What population – presumably the Mara population – the reference is not cited. </w:t>
      </w:r>
      <w:r>
        <w:rPr>
          <w:lang w:val="en-GB"/>
        </w:rPr>
        <w:t>If the Mara population, then it is a population within the Serengeti ecosystem</w:t>
      </w:r>
    </w:p>
  </w:comment>
  <w:comment w:id="1288" w:author="East, Marion" w:date="2022-03-14T18:30:00Z" w:initials="EM">
    <w:p w14:paraId="27CA70A0" w14:textId="304FFA5F" w:rsidR="008438F8" w:rsidRPr="009E23E4" w:rsidRDefault="008438F8">
      <w:pPr>
        <w:pStyle w:val="CommentText"/>
        <w:rPr>
          <w:lang w:val="en-GB"/>
        </w:rPr>
      </w:pPr>
      <w:r>
        <w:rPr>
          <w:rStyle w:val="CommentReference"/>
        </w:rPr>
        <w:annotationRef/>
      </w:r>
      <w:r w:rsidRPr="009E23E4">
        <w:rPr>
          <w:lang w:val="en-GB"/>
        </w:rPr>
        <w:t>Not in reference list</w:t>
      </w:r>
    </w:p>
  </w:comment>
  <w:comment w:id="1305" w:author="East, Marion" w:date="2022-03-10T19:01:00Z" w:initials="EM">
    <w:p w14:paraId="3B261D1B" w14:textId="0BF1BF36" w:rsidR="008438F8" w:rsidRPr="00147EF8" w:rsidRDefault="008438F8">
      <w:pPr>
        <w:pStyle w:val="CommentText"/>
        <w:rPr>
          <w:lang w:val="en-GB"/>
        </w:rPr>
      </w:pPr>
      <w:r>
        <w:rPr>
          <w:rStyle w:val="CommentReference"/>
        </w:rPr>
        <w:annotationRef/>
      </w:r>
      <w:r w:rsidRPr="00147EF8">
        <w:rPr>
          <w:lang w:val="en-GB"/>
        </w:rPr>
        <w:t>As</w:t>
      </w:r>
      <w:r>
        <w:rPr>
          <w:lang w:val="en-GB"/>
        </w:rPr>
        <w:t xml:space="preserve"> not only hyenas but also</w:t>
      </w:r>
      <w:r w:rsidRPr="00147EF8">
        <w:rPr>
          <w:lang w:val="en-GB"/>
        </w:rPr>
        <w:t xml:space="preserve"> cheetah and wild dogs have been killed on mai</w:t>
      </w:r>
      <w:r>
        <w:rPr>
          <w:lang w:val="en-GB"/>
        </w:rPr>
        <w:t xml:space="preserve">n roads (not only in the vicinity of migratory </w:t>
      </w:r>
      <w:r w:rsidRPr="00147EF8">
        <w:rPr>
          <w:lang w:val="en-GB"/>
        </w:rPr>
        <w:t>herds</w:t>
      </w:r>
      <w:r>
        <w:rPr>
          <w:lang w:val="en-GB"/>
        </w:rPr>
        <w:t>) then I think mitigation measures in general should be focused on main roads, and remember hyenas walk long distances to reach the herds – so focusing efforts on a given section of main roads may not be effective.</w:t>
      </w:r>
    </w:p>
  </w:comment>
  <w:comment w:id="1304" w:author="Metzger, Sonja" w:date="2022-03-09T20:19:00Z" w:initials="MS">
    <w:p w14:paraId="0BFAC2EB" w14:textId="4D0EA562" w:rsidR="008438F8" w:rsidRDefault="008438F8">
      <w:pPr>
        <w:pStyle w:val="CommentText"/>
        <w:rPr>
          <w:lang w:val="en-US"/>
        </w:rPr>
      </w:pPr>
      <w:r>
        <w:rPr>
          <w:rStyle w:val="CommentReference"/>
        </w:rPr>
        <w:annotationRef/>
      </w:r>
      <w:r>
        <w:rPr>
          <w:lang w:val="en-US"/>
        </w:rPr>
        <w:t>This sounds to me a bit vague (what exactly does “vicinity” mean?) and I’m also not sure, if that would be sufficient to reduce hyaena  roadkill numbers, as commuting hyaenas could also be hit by (speeding) cars right at the beginning or at the end  of their commuting trip (i.e. still far away from the migratory herds). I think enforcement of speed limit would be very important along the entire main road – at least between Seronera and the southern gate of Serengeti</w:t>
      </w:r>
    </w:p>
    <w:p w14:paraId="5BCEA75F" w14:textId="627481EC" w:rsidR="008438F8" w:rsidRPr="00326AD5" w:rsidRDefault="008438F8">
      <w:pPr>
        <w:pStyle w:val="CommentText"/>
        <w:rPr>
          <w:lang w:val="en-US"/>
        </w:rPr>
      </w:pPr>
    </w:p>
  </w:comment>
  <w:comment w:id="1322" w:author="Sarah Benhaiem" w:date="2022-03-17T18:28:00Z" w:initials="SB">
    <w:p w14:paraId="46A3BEEE" w14:textId="6ADB9DCC" w:rsidR="0046461D" w:rsidRPr="0046461D" w:rsidRDefault="0046461D">
      <w:pPr>
        <w:pStyle w:val="CommentText"/>
        <w:rPr>
          <w:lang w:val="en-US"/>
        </w:rPr>
      </w:pPr>
      <w:r>
        <w:rPr>
          <w:rStyle w:val="CommentReference"/>
        </w:rPr>
        <w:annotationRef/>
      </w:r>
      <w:r w:rsidRPr="0046461D">
        <w:rPr>
          <w:lang w:val="en-US"/>
        </w:rPr>
        <w:t xml:space="preserve">The reference to humans </w:t>
      </w:r>
      <w:r>
        <w:rPr>
          <w:lang w:val="en-US"/>
        </w:rPr>
        <w:t xml:space="preserve">in the concluding sentence </w:t>
      </w:r>
      <w:r w:rsidRPr="0046461D">
        <w:rPr>
          <w:lang w:val="en-US"/>
        </w:rPr>
        <w:t>here</w:t>
      </w:r>
      <w:r>
        <w:rPr>
          <w:lang w:val="en-US"/>
        </w:rPr>
        <w:t xml:space="preserve"> seems a little bit odd to me but I also don’t mind keeping it</w:t>
      </w:r>
    </w:p>
  </w:comment>
  <w:comment w:id="1323" w:author="Metzger, Sonja" w:date="2022-03-09T20:23:00Z" w:initials="MS">
    <w:p w14:paraId="7E3193B0" w14:textId="1E351176" w:rsidR="008438F8" w:rsidRPr="00326AD5" w:rsidRDefault="008438F8">
      <w:pPr>
        <w:pStyle w:val="CommentText"/>
        <w:rPr>
          <w:lang w:val="en-US"/>
        </w:rPr>
      </w:pPr>
      <w:r>
        <w:rPr>
          <w:rStyle w:val="CommentReference"/>
        </w:rPr>
        <w:annotationRef/>
      </w:r>
      <w:r w:rsidRPr="00326AD5">
        <w:rPr>
          <w:lang w:val="en-US"/>
        </w:rPr>
        <w:t xml:space="preserve">I think another potential option would be to change the opening times </w:t>
      </w:r>
      <w:r>
        <w:rPr>
          <w:lang w:val="en-US"/>
        </w:rPr>
        <w:t xml:space="preserve">(open later in the morning and close earlier in the evening) </w:t>
      </w:r>
      <w:r w:rsidRPr="00326AD5">
        <w:rPr>
          <w:lang w:val="en-US"/>
        </w:rPr>
        <w:t xml:space="preserve">of </w:t>
      </w:r>
      <w:r>
        <w:rPr>
          <w:lang w:val="en-US"/>
        </w:rPr>
        <w:t>Naabi gate while the migration herds are in the southern part of the Serengeti. This way, less cars would be driving on the main road during dusk and dawn during this time period. Right now, when tour cars enter Serengeti through the southern gate at Naabi hill just before it closes at 18:00, they often race on their way on the main road to Seronera in order to get to their camps (most camps are around Seronera) before it gets completely dark.</w:t>
      </w:r>
    </w:p>
  </w:comment>
  <w:comment w:id="1345" w:author="Hofer, Heribert" w:date="2022-03-07T08:27:00Z" w:initials="HH">
    <w:p w14:paraId="1659BB5F" w14:textId="21C57B32" w:rsidR="008438F8" w:rsidRPr="00915BA4" w:rsidRDefault="008438F8">
      <w:pPr>
        <w:pStyle w:val="CommentText"/>
        <w:rPr>
          <w:lang w:val="en-GB"/>
        </w:rPr>
      </w:pPr>
      <w:r>
        <w:rPr>
          <w:rStyle w:val="CommentReference"/>
        </w:rPr>
        <w:annotationRef/>
      </w:r>
      <w:r w:rsidRPr="00915BA4">
        <w:rPr>
          <w:lang w:val="en-GB"/>
        </w:rPr>
        <w:t xml:space="preserve">Please </w:t>
      </w:r>
      <w:r>
        <w:rPr>
          <w:lang w:val="en-GB"/>
        </w:rPr>
        <w:t>do not change this any</w:t>
      </w:r>
      <w:r w:rsidRPr="00915BA4">
        <w:rPr>
          <w:lang w:val="en-GB"/>
        </w:rPr>
        <w:t xml:space="preserve">more – there are </w:t>
      </w:r>
      <w:r>
        <w:rPr>
          <w:lang w:val="en-GB"/>
        </w:rPr>
        <w:t xml:space="preserve">far too many </w:t>
      </w:r>
      <w:r w:rsidRPr="00915BA4">
        <w:rPr>
          <w:lang w:val="en-GB"/>
        </w:rPr>
        <w:t>errors</w:t>
      </w:r>
      <w:r>
        <w:rPr>
          <w:lang w:val="en-GB"/>
        </w:rPr>
        <w:t xml:space="preserve"> in here</w:t>
      </w:r>
      <w:r w:rsidRPr="00915BA4">
        <w:rPr>
          <w:lang w:val="en-GB"/>
        </w:rPr>
        <w:t xml:space="preserve"> which </w:t>
      </w:r>
      <w:r>
        <w:rPr>
          <w:lang w:val="en-GB"/>
        </w:rPr>
        <w:t>I have corrected. You still need to add the page numbers of the Hopcraft reference</w:t>
      </w:r>
    </w:p>
  </w:comment>
  <w:comment w:id="1346" w:author="East, Marion" w:date="2022-03-13T21:06:00Z" w:initials="EM">
    <w:p w14:paraId="592CD7F3" w14:textId="44910089" w:rsidR="008438F8" w:rsidRPr="00AF770B" w:rsidRDefault="008438F8">
      <w:pPr>
        <w:pStyle w:val="CommentText"/>
        <w:rPr>
          <w:lang w:val="en-GB"/>
        </w:rPr>
      </w:pPr>
      <w:r>
        <w:rPr>
          <w:rStyle w:val="CommentReference"/>
        </w:rPr>
        <w:annotationRef/>
      </w:r>
      <w:r w:rsidRPr="00AF770B">
        <w:rPr>
          <w:lang w:val="en-GB"/>
        </w:rPr>
        <w:t>Your will need to add the additional references I have added to</w:t>
      </w:r>
      <w:r>
        <w:rPr>
          <w:lang w:val="en-GB"/>
        </w:rPr>
        <w:t xml:space="preserve"> t</w:t>
      </w:r>
      <w:r w:rsidRPr="00AF770B">
        <w:rPr>
          <w:lang w:val="en-GB"/>
        </w:rPr>
        <w:t>he introduction</w:t>
      </w:r>
    </w:p>
    <w:p w14:paraId="02E88F2A" w14:textId="1B607E36" w:rsidR="008438F8" w:rsidRPr="00AF770B" w:rsidRDefault="008438F8">
      <w:pPr>
        <w:pStyle w:val="CommentText"/>
        <w:rPr>
          <w:lang w:val="en-GB"/>
        </w:rPr>
      </w:pPr>
      <w:r>
        <w:rPr>
          <w:lang w:val="en-GB"/>
        </w:rPr>
        <w:t xml:space="preserve">Then you need to check that all papers cited are listed in the reference list – which isn’t the case at present. </w:t>
      </w:r>
    </w:p>
  </w:comment>
  <w:comment w:id="1560" w:author="East, Marion" w:date="2022-03-13T21:32:00Z" w:initials="EM">
    <w:p w14:paraId="7416204F" w14:textId="6D5016CC" w:rsidR="008438F8" w:rsidRDefault="008438F8">
      <w:pPr>
        <w:pStyle w:val="CommentText"/>
        <w:rPr>
          <w:lang w:val="en-GB"/>
        </w:rPr>
      </w:pPr>
      <w:r>
        <w:rPr>
          <w:rStyle w:val="CommentReference"/>
        </w:rPr>
        <w:annotationRef/>
      </w:r>
      <w:r>
        <w:rPr>
          <w:lang w:val="en-GB"/>
        </w:rPr>
        <w:t>Perhaps</w:t>
      </w:r>
      <w:r w:rsidRPr="00B84E6F">
        <w:rPr>
          <w:lang w:val="en-GB"/>
        </w:rPr>
        <w:t xml:space="preserve"> simplify</w:t>
      </w:r>
      <w:r>
        <w:rPr>
          <w:lang w:val="en-GB"/>
        </w:rPr>
        <w:t xml:space="preserve"> the vegetation types and colour codes a  in Fig 1 (g) as I think this may be confusing for readers. For example ‘bare ground and cloud’, which is grassland</w:t>
      </w:r>
    </w:p>
    <w:p w14:paraId="4F9F9D84" w14:textId="2202F247" w:rsidR="008438F8" w:rsidRDefault="008438F8">
      <w:pPr>
        <w:pStyle w:val="CommentText"/>
        <w:rPr>
          <w:lang w:val="en-GB"/>
        </w:rPr>
      </w:pPr>
      <w:r>
        <w:rPr>
          <w:lang w:val="en-GB"/>
        </w:rPr>
        <w:t xml:space="preserve">The following terms I have never encountered –what is </w:t>
      </w:r>
    </w:p>
    <w:p w14:paraId="5A4B3C09" w14:textId="2EF1AC13" w:rsidR="008438F8" w:rsidRDefault="008438F8">
      <w:pPr>
        <w:pStyle w:val="CommentText"/>
        <w:rPr>
          <w:lang w:val="en-GB"/>
        </w:rPr>
      </w:pPr>
      <w:r>
        <w:rPr>
          <w:lang w:val="en-GB"/>
        </w:rPr>
        <w:t>Shrubland grassed shrubland</w:t>
      </w:r>
    </w:p>
    <w:p w14:paraId="08631857" w14:textId="5CA9875D" w:rsidR="008438F8" w:rsidRDefault="008438F8">
      <w:pPr>
        <w:pStyle w:val="CommentText"/>
        <w:rPr>
          <w:lang w:val="en-GB"/>
        </w:rPr>
      </w:pPr>
      <w:r>
        <w:rPr>
          <w:lang w:val="en-GB"/>
        </w:rPr>
        <w:t>Treed shrubland</w:t>
      </w:r>
    </w:p>
    <w:p w14:paraId="6B387DBF" w14:textId="77777777" w:rsidR="008438F8" w:rsidRDefault="008438F8">
      <w:pPr>
        <w:pStyle w:val="CommentText"/>
        <w:rPr>
          <w:lang w:val="en-GB"/>
        </w:rPr>
      </w:pPr>
    </w:p>
    <w:p w14:paraId="5AA89F5D" w14:textId="707BAB4B" w:rsidR="008438F8" w:rsidRDefault="008438F8">
      <w:pPr>
        <w:pStyle w:val="CommentText"/>
        <w:rPr>
          <w:lang w:val="en-GB"/>
        </w:rPr>
      </w:pPr>
      <w:r>
        <w:rPr>
          <w:lang w:val="en-GB"/>
        </w:rPr>
        <w:t>I think it would be more helpful to have an image which showed basic vegetation types mentioned in the study using standard terminology</w:t>
      </w:r>
    </w:p>
    <w:p w14:paraId="11F69000" w14:textId="77777777" w:rsidR="008438F8" w:rsidRDefault="008438F8">
      <w:pPr>
        <w:pStyle w:val="CommentText"/>
        <w:rPr>
          <w:lang w:val="en-GB"/>
        </w:rPr>
      </w:pPr>
    </w:p>
    <w:p w14:paraId="28559A40" w14:textId="6B166B85" w:rsidR="008438F8" w:rsidRPr="00B84E6F" w:rsidRDefault="008438F8">
      <w:pPr>
        <w:pStyle w:val="CommentText"/>
        <w:rPr>
          <w:lang w:val="en-GB"/>
        </w:rPr>
      </w:pPr>
    </w:p>
  </w:comment>
  <w:comment w:id="1562" w:author="East, Marion" w:date="2022-03-14T13:49:00Z" w:initials="EM">
    <w:p w14:paraId="70EE8AD2" w14:textId="6052C4D2" w:rsidR="008438F8" w:rsidRPr="00DD4D37" w:rsidRDefault="008438F8">
      <w:pPr>
        <w:pStyle w:val="CommentText"/>
        <w:rPr>
          <w:lang w:val="en-GB"/>
        </w:rPr>
      </w:pPr>
      <w:r>
        <w:rPr>
          <w:rStyle w:val="CommentReference"/>
        </w:rPr>
        <w:annotationRef/>
      </w:r>
      <w:r w:rsidRPr="00DD4D37">
        <w:rPr>
          <w:lang w:val="en-GB"/>
        </w:rPr>
        <w:t xml:space="preserve">Is this the journal format? </w:t>
      </w:r>
      <w:r w:rsidRPr="00DD4D37">
        <w:rPr>
          <w:b/>
          <w:lang w:val="en-GB"/>
        </w:rPr>
        <w:t>(b-c)</w:t>
      </w:r>
      <w:r w:rsidRPr="00DD4D37">
        <w:rPr>
          <w:lang w:val="en-GB"/>
        </w:rPr>
        <w:t xml:space="preserve"> at start of sentence and then repeated later</w:t>
      </w:r>
      <w:r>
        <w:rPr>
          <w:lang w:val="en-GB"/>
        </w:rPr>
        <w:t>, but not in bold</w:t>
      </w:r>
      <w:r w:rsidRPr="00DD4D37">
        <w:rPr>
          <w:lang w:val="en-GB"/>
        </w:rPr>
        <w:t>?</w:t>
      </w:r>
      <w:r>
        <w:rPr>
          <w:b/>
          <w:lang w:val="en-GB"/>
        </w:rPr>
        <w:t xml:space="preserve"> </w:t>
      </w:r>
      <w:r w:rsidRPr="00DD4D37">
        <w:rPr>
          <w:lang w:val="en-GB"/>
        </w:rPr>
        <w:t>If not remove</w:t>
      </w:r>
      <w:r>
        <w:rPr>
          <w:b/>
          <w:lang w:val="en-GB"/>
        </w:rPr>
        <w:t xml:space="preserve"> (b-c) </w:t>
      </w:r>
      <w:r w:rsidRPr="00DD4D37">
        <w:rPr>
          <w:lang w:val="en-GB"/>
        </w:rPr>
        <w:t>and put</w:t>
      </w:r>
      <w:r>
        <w:rPr>
          <w:b/>
          <w:lang w:val="en-GB"/>
        </w:rPr>
        <w:t xml:space="preserve"> (b) </w:t>
      </w:r>
      <w:r w:rsidRPr="00DD4D37">
        <w:rPr>
          <w:lang w:val="en-GB"/>
        </w:rPr>
        <w:t xml:space="preserve">and </w:t>
      </w:r>
      <w:r>
        <w:rPr>
          <w:b/>
          <w:lang w:val="en-GB"/>
        </w:rPr>
        <w:t xml:space="preserve">(c) </w:t>
      </w:r>
      <w:r w:rsidRPr="00DD4D37">
        <w:rPr>
          <w:lang w:val="en-GB"/>
        </w:rPr>
        <w:t>in bold</w:t>
      </w:r>
    </w:p>
  </w:comment>
  <w:comment w:id="1579" w:author="Benhaiem, Sarah" w:date="2022-03-17T12:38:00Z" w:initials="SB">
    <w:p w14:paraId="597A7FA3" w14:textId="60E1C0C3" w:rsidR="00FE16B6" w:rsidRPr="00FE16B6" w:rsidRDefault="00FE16B6">
      <w:pPr>
        <w:pStyle w:val="CommentText"/>
        <w:rPr>
          <w:lang w:val="en-GB"/>
        </w:rPr>
      </w:pPr>
      <w:r>
        <w:rPr>
          <w:rStyle w:val="CommentReference"/>
        </w:rPr>
        <w:annotationRef/>
      </w:r>
      <w:r w:rsidR="004A2806">
        <w:rPr>
          <w:lang w:val="en-GB"/>
        </w:rPr>
        <w:t>Really a m</w:t>
      </w:r>
      <w:r>
        <w:rPr>
          <w:lang w:val="en-GB"/>
        </w:rPr>
        <w:t xml:space="preserve">inor comment: </w:t>
      </w:r>
      <w:r w:rsidRPr="00FE16B6">
        <w:rPr>
          <w:lang w:val="en-GB"/>
        </w:rPr>
        <w:t xml:space="preserve">On the y-axis of figures 3a </w:t>
      </w:r>
      <w:r w:rsidR="004A2806">
        <w:rPr>
          <w:lang w:val="en-GB"/>
        </w:rPr>
        <w:t>perhaps</w:t>
      </w:r>
      <w:r w:rsidRPr="00FE16B6">
        <w:rPr>
          <w:lang w:val="en-GB"/>
        </w:rPr>
        <w:t xml:space="preserve"> use</w:t>
      </w:r>
      <w:r>
        <w:rPr>
          <w:lang w:val="en-GB"/>
        </w:rPr>
        <w:t xml:space="preserve"> integer numbers on tick marks (perhaps, 2, 3…) – </w:t>
      </w:r>
      <w:r w:rsidR="00195A76">
        <w:rPr>
          <w:lang w:val="en-GB"/>
        </w:rPr>
        <w:t xml:space="preserve">this </w:t>
      </w:r>
      <w:r>
        <w:rPr>
          <w:lang w:val="en-GB"/>
        </w:rPr>
        <w:t>would make clear that you are using counts of carcasses and not an estimated measure</w:t>
      </w:r>
      <w:r w:rsidR="00195A76">
        <w:rPr>
          <w:lang w:val="en-GB"/>
        </w:rPr>
        <w:t xml:space="preserve">. </w:t>
      </w:r>
      <w:r w:rsidRPr="00FE16B6">
        <w:rPr>
          <w:lang w:val="en-GB"/>
        </w:rPr>
        <w:t xml:space="preserv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C96575D" w15:done="0"/>
  <w15:commentEx w15:paraId="18F73387" w15:done="0"/>
  <w15:commentEx w15:paraId="13D233F5" w15:done="0"/>
  <w15:commentEx w15:paraId="57F26F2C" w15:done="0"/>
  <w15:commentEx w15:paraId="5852C781" w15:done="0"/>
  <w15:commentEx w15:paraId="7791A853" w15:paraIdParent="5852C781" w15:done="0"/>
  <w15:commentEx w15:paraId="0AD06985" w15:paraIdParent="5852C781" w15:done="0"/>
  <w15:commentEx w15:paraId="326C10F7" w15:done="0"/>
  <w15:commentEx w15:paraId="0A7EF8D3" w15:done="0"/>
  <w15:commentEx w15:paraId="47DD8415" w15:done="0"/>
  <w15:commentEx w15:paraId="1E42B9AF" w15:done="0"/>
  <w15:commentEx w15:paraId="1874CA1B" w15:done="0"/>
  <w15:commentEx w15:paraId="54E4EF11" w15:done="0"/>
  <w15:commentEx w15:paraId="379A9859" w15:paraIdParent="54E4EF11" w15:done="0"/>
  <w15:commentEx w15:paraId="6328721C" w15:done="0"/>
  <w15:commentEx w15:paraId="1944BBDF" w15:paraIdParent="6328721C" w15:done="0"/>
  <w15:commentEx w15:paraId="2B3C7E47" w15:paraIdParent="6328721C" w15:done="0"/>
  <w15:commentEx w15:paraId="25F7C30B" w15:done="0"/>
  <w15:commentEx w15:paraId="1233755B" w15:done="0"/>
  <w15:commentEx w15:paraId="075DA8C0" w15:done="0"/>
  <w15:commentEx w15:paraId="587EC2AE" w15:done="0"/>
  <w15:commentEx w15:paraId="785C13E0" w15:done="0"/>
  <w15:commentEx w15:paraId="6078BD43" w15:done="0"/>
  <w15:commentEx w15:paraId="3AE52271" w15:done="0"/>
  <w15:commentEx w15:paraId="0CBCEB47" w15:done="0"/>
  <w15:commentEx w15:paraId="28B41C71" w15:done="0"/>
  <w15:commentEx w15:paraId="40AA0B84" w15:done="0"/>
  <w15:commentEx w15:paraId="7DF6C98C" w15:done="0"/>
  <w15:commentEx w15:paraId="157D2F52" w15:done="0"/>
  <w15:commentEx w15:paraId="6E6F2794" w15:done="0"/>
  <w15:commentEx w15:paraId="5E059563" w15:done="0"/>
  <w15:commentEx w15:paraId="4AEB4853" w15:done="0"/>
  <w15:commentEx w15:paraId="06709909" w15:done="0"/>
  <w15:commentEx w15:paraId="23ED9594" w15:done="0"/>
  <w15:commentEx w15:paraId="03D985C4" w15:done="0"/>
  <w15:commentEx w15:paraId="09E63E9D" w15:paraIdParent="03D985C4" w15:done="0"/>
  <w15:commentEx w15:paraId="6B06BF94" w15:paraIdParent="03D985C4" w15:done="0"/>
  <w15:commentEx w15:paraId="3D60EA43" w15:done="0"/>
  <w15:commentEx w15:paraId="133BA55B" w15:done="0"/>
  <w15:commentEx w15:paraId="007E9397" w15:done="0"/>
  <w15:commentEx w15:paraId="5E42FD67" w15:done="0"/>
  <w15:commentEx w15:paraId="0D9BB75F" w15:paraIdParent="5E42FD67" w15:done="0"/>
  <w15:commentEx w15:paraId="2A92EAF2" w15:done="0"/>
  <w15:commentEx w15:paraId="0D976705" w15:done="0"/>
  <w15:commentEx w15:paraId="43504CD0" w15:done="0"/>
  <w15:commentEx w15:paraId="02B3D737" w15:done="0"/>
  <w15:commentEx w15:paraId="2C5E596C" w15:done="0"/>
  <w15:commentEx w15:paraId="5F4385D7" w15:done="0"/>
  <w15:commentEx w15:paraId="42EAB2C3" w15:done="0"/>
  <w15:commentEx w15:paraId="45B35420" w15:paraIdParent="42EAB2C3" w15:done="0"/>
  <w15:commentEx w15:paraId="16A947FE" w15:paraIdParent="42EAB2C3" w15:done="0"/>
  <w15:commentEx w15:paraId="59343621" w15:done="0"/>
  <w15:commentEx w15:paraId="6BE1E111" w15:paraIdParent="59343621" w15:done="0"/>
  <w15:commentEx w15:paraId="1D9999D6" w15:paraIdParent="59343621" w15:done="0"/>
  <w15:commentEx w15:paraId="6DB6FEE3" w15:paraIdParent="59343621" w15:done="0"/>
  <w15:commentEx w15:paraId="6BBBF325" w15:done="0"/>
  <w15:commentEx w15:paraId="071F1E70" w15:done="0"/>
  <w15:commentEx w15:paraId="54C8F464" w15:done="0"/>
  <w15:commentEx w15:paraId="7EE3ED3A" w15:done="0"/>
  <w15:commentEx w15:paraId="74D6576B" w15:paraIdParent="7EE3ED3A" w15:done="0"/>
  <w15:commentEx w15:paraId="7A4CBBB7" w15:done="0"/>
  <w15:commentEx w15:paraId="65397024" w15:paraIdParent="7A4CBBB7" w15:done="0"/>
  <w15:commentEx w15:paraId="05289A4D" w15:done="0"/>
  <w15:commentEx w15:paraId="530E084C" w15:done="0"/>
  <w15:commentEx w15:paraId="69627B3E" w15:done="0"/>
  <w15:commentEx w15:paraId="4FD480C9" w15:paraIdParent="69627B3E" w15:done="0"/>
  <w15:commentEx w15:paraId="3E24FC1E" w15:done="0"/>
  <w15:commentEx w15:paraId="7DD60A7D" w15:paraIdParent="3E24FC1E" w15:done="0"/>
  <w15:commentEx w15:paraId="315884E8" w15:done="0"/>
  <w15:commentEx w15:paraId="3717CC9B" w15:done="0"/>
  <w15:commentEx w15:paraId="3BC1CBCC" w15:done="0"/>
  <w15:commentEx w15:paraId="7170FA95" w15:done="0"/>
  <w15:commentEx w15:paraId="5AA483FE" w15:done="0"/>
  <w15:commentEx w15:paraId="0C37C751" w15:paraIdParent="5AA483FE" w15:done="0"/>
  <w15:commentEx w15:paraId="1C5724FE" w15:paraIdParent="5AA483FE" w15:done="0"/>
  <w15:commentEx w15:paraId="79B2783C" w15:paraIdParent="5AA483FE" w15:done="0"/>
  <w15:commentEx w15:paraId="10B89B4C" w15:done="0"/>
  <w15:commentEx w15:paraId="5D240E60" w15:paraIdParent="10B89B4C" w15:done="0"/>
  <w15:commentEx w15:paraId="6B8AB018" w15:done="0"/>
  <w15:commentEx w15:paraId="79416830" w15:paraIdParent="6B8AB018" w15:done="0"/>
  <w15:commentEx w15:paraId="07AA3155" w15:paraIdParent="6B8AB018" w15:done="0"/>
  <w15:commentEx w15:paraId="7CC0A16E" w15:done="0"/>
  <w15:commentEx w15:paraId="1857E185" w15:done="0"/>
  <w15:commentEx w15:paraId="79CD7CF1" w15:paraIdParent="1857E185" w15:done="0"/>
  <w15:commentEx w15:paraId="3EB08A19" w15:paraIdParent="1857E185" w15:done="0"/>
  <w15:commentEx w15:paraId="0C3BFDB2" w15:done="0"/>
  <w15:commentEx w15:paraId="08A3F9A4" w15:paraIdParent="0C3BFDB2" w15:done="0"/>
  <w15:commentEx w15:paraId="0744D89F" w15:done="0"/>
  <w15:commentEx w15:paraId="27CA70A0" w15:done="0"/>
  <w15:commentEx w15:paraId="3B261D1B" w15:done="0"/>
  <w15:commentEx w15:paraId="5BCEA75F" w15:done="0"/>
  <w15:commentEx w15:paraId="46A3BEEE" w15:done="0"/>
  <w15:commentEx w15:paraId="7E3193B0" w15:done="0"/>
  <w15:commentEx w15:paraId="1659BB5F" w15:done="0"/>
  <w15:commentEx w15:paraId="02E88F2A" w15:paraIdParent="1659BB5F" w15:done="0"/>
  <w15:commentEx w15:paraId="28559A40" w15:done="0"/>
  <w15:commentEx w15:paraId="70EE8AD2" w15:done="0"/>
  <w15:commentEx w15:paraId="597A7FA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CEFF36" w16cex:dateUtc="2022-03-06T08:36:00Z"/>
  <w16cex:commentExtensible w16cex:durableId="25E44D71" w16cex:dateUtc="2022-03-22T12:28:00Z"/>
  <w16cex:commentExtensible w16cex:durableId="25E46097" w16cex:dateUtc="2022-03-22T13:49:00Z"/>
  <w16cex:commentExtensible w16cex:durableId="25DC96BF" w16cex:dateUtc="2022-03-16T16:02:00Z"/>
  <w16cex:commentExtensible w16cex:durableId="247EDED3" w16cex:dateUtc="2021-06-24T08:37:00Z"/>
  <w16cex:commentExtensible w16cex:durableId="25DC8F38" w16cex:dateUtc="2022-03-07T05:37:00Z"/>
  <w16cex:commentExtensible w16cex:durableId="25DC974D" w16cex:dateUtc="2022-03-16T16:05:00Z"/>
  <w16cex:commentExtensible w16cex:durableId="25E460D6" w16cex:dateUtc="2022-03-22T13:51:00Z"/>
  <w16cex:commentExtensible w16cex:durableId="25DC8F39" w16cex:dateUtc="2022-03-10T15:10:00Z"/>
  <w16cex:commentExtensible w16cex:durableId="25E44F08" w16cex:dateUtc="2022-03-22T12:35:00Z"/>
  <w16cex:commentExtensible w16cex:durableId="25DE0271" w16cex:dateUtc="2022-03-17T17:54:00Z"/>
  <w16cex:commentExtensible w16cex:durableId="25E44FA0" w16cex:dateUtc="2022-03-22T12:37:00Z"/>
  <w16cex:commentExtensible w16cex:durableId="25DC9949" w16cex:dateUtc="2022-03-16T16:13:00Z"/>
  <w16cex:commentExtensible w16cex:durableId="25E45012" w16cex:dateUtc="2022-03-22T12:39:00Z"/>
  <w16cex:commentExtensible w16cex:durableId="25DC8F3A" w16cex:dateUtc="2022-03-14T13:14:00Z"/>
  <w16cex:commentExtensible w16cex:durableId="25DC99EF" w16cex:dateUtc="2022-03-16T16:16:00Z"/>
  <w16cex:commentExtensible w16cex:durableId="25E450B6" w16cex:dateUtc="2022-03-22T12:42:00Z"/>
  <w16cex:commentExtensible w16cex:durableId="25DC8F3B" w16cex:dateUtc="2022-03-11T17:25:00Z"/>
  <w16cex:commentExtensible w16cex:durableId="25DC8F3C" w16cex:dateUtc="2022-03-11T17:00:00Z"/>
  <w16cex:commentExtensible w16cex:durableId="25DC8F3D" w16cex:dateUtc="2022-03-11T16:56:00Z"/>
  <w16cex:commentExtensible w16cex:durableId="25E45136" w16cex:dateUtc="2022-03-11T15:33:00Z"/>
  <w16cex:commentExtensible w16cex:durableId="25DC8F3E" w16cex:dateUtc="2022-03-11T15:33:00Z"/>
  <w16cex:commentExtensible w16cex:durableId="25DC8F3F" w16cex:dateUtc="2022-03-14T13:44:00Z"/>
  <w16cex:commentExtensible w16cex:durableId="25DC8F40" w16cex:dateUtc="2022-03-14T14:31:00Z"/>
  <w16cex:commentExtensible w16cex:durableId="25DC8F41" w16cex:dateUtc="2022-03-14T15:05:00Z"/>
  <w16cex:commentExtensible w16cex:durableId="25DDD469" w16cex:dateUtc="2022-03-17T14:38:00Z"/>
  <w16cex:commentExtensible w16cex:durableId="25DC8F42" w16cex:dateUtc="2022-03-11T15:46:00Z"/>
  <w16cex:commentExtensible w16cex:durableId="25DC8F43" w16cex:dateUtc="2022-03-11T15:08:00Z"/>
  <w16cex:commentExtensible w16cex:durableId="25DC8F44" w16cex:dateUtc="2022-03-11T15:46:00Z"/>
  <w16cex:commentExtensible w16cex:durableId="25DC8F45" w16cex:dateUtc="2022-03-13T12:32:00Z"/>
  <w16cex:commentExtensible w16cex:durableId="25DC8F46" w16cex:dateUtc="2022-03-11T18:45:00Z"/>
  <w16cex:commentExtensible w16cex:durableId="25DC8F47" w16cex:dateUtc="2022-03-11T18:41:00Z"/>
  <w16cex:commentExtensible w16cex:durableId="25E454D8" w16cex:dateUtc="2022-03-22T12:59:00Z"/>
  <w16cex:commentExtensible w16cex:durableId="25DC8F48" w16cex:dateUtc="2022-03-13T14:22:00Z"/>
  <w16cex:commentExtensible w16cex:durableId="25054C2B" w16cex:dateUtc="2021-10-04T07:47:00Z"/>
  <w16cex:commentExtensible w16cex:durableId="25DC8F4A" w16cex:dateUtc="2022-03-07T05:52:00Z"/>
  <w16cex:commentExtensible w16cex:durableId="25DC8F4B" w16cex:dateUtc="2022-03-13T14:51:00Z"/>
  <w16cex:commentExtensible w16cex:durableId="25E457B8" w16cex:dateUtc="2022-03-22T13:12:00Z"/>
  <w16cex:commentExtensible w16cex:durableId="25DC8F4C" w16cex:dateUtc="2022-03-13T16:07:00Z"/>
  <w16cex:commentExtensible w16cex:durableId="25E459D4" w16cex:dateUtc="2022-03-22T13:21:00Z"/>
  <w16cex:commentExtensible w16cex:durableId="25DC8F4D" w16cex:dateUtc="2022-03-13T15:34:00Z"/>
  <w16cex:commentExtensible w16cex:durableId="25DCA28E" w16cex:dateUtc="2022-03-16T16:53:00Z"/>
  <w16cex:commentExtensible w16cex:durableId="25DCA2FC" w16cex:dateUtc="2022-03-16T16:55:00Z"/>
  <w16cex:commentExtensible w16cex:durableId="25DCA3AD" w16cex:dateUtc="2022-03-16T16:58:00Z"/>
  <w16cex:commentExtensible w16cex:durableId="25DCA3F1" w16cex:dateUtc="2022-03-16T16:59:00Z"/>
  <w16cex:commentExtensible w16cex:durableId="25DCA3FC" w16cex:dateUtc="2022-03-16T16:59:00Z"/>
  <w16cex:commentExtensible w16cex:durableId="25DC8F4E" w16cex:dateUtc="2022-03-10T16:31:00Z"/>
  <w16cex:commentExtensible w16cex:durableId="25DC8F4F" w16cex:dateUtc="2022-03-10T16:29:00Z"/>
  <w16cex:commentExtensible w16cex:durableId="242591BB" w16cex:dateUtc="2021-04-06T18:08:00Z"/>
  <w16cex:commentExtensible w16cex:durableId="24BB8568" w16cex:dateUtc="2021-08-09T08:43:00Z"/>
  <w16cex:commentExtensible w16cex:durableId="25DC8F52" w16cex:dateUtc="2022-03-07T06:13:00Z"/>
  <w16cex:commentExtensible w16cex:durableId="242591C0" w16cex:dateUtc="2021-04-13T14:53:00Z"/>
  <w16cex:commentExtensible w16cex:durableId="247F33B8" w16cex:dateUtc="2021-06-24T14:39:00Z"/>
  <w16cex:commentExtensible w16cex:durableId="25DC8F55" w16cex:dateUtc="2022-03-07T06:14:00Z"/>
  <w16cex:commentExtensible w16cex:durableId="25DC8F56" w16cex:dateUtc="2022-03-10T16:42:00Z"/>
  <w16cex:commentExtensible w16cex:durableId="25DCA643" w16cex:dateUtc="2022-03-16T17:09:00Z"/>
  <w16cex:commentExtensible w16cex:durableId="25DCA682" w16cex:dateUtc="2022-03-16T17:10:00Z"/>
  <w16cex:commentExtensible w16cex:durableId="25DC8F57" w16cex:dateUtc="2022-03-10T16:57:00Z"/>
  <w16cex:commentExtensible w16cex:durableId="25DC8F58" w16cex:dateUtc="2022-03-09T13:32:00Z"/>
  <w16cex:commentExtensible w16cex:durableId="25DC8F59" w16cex:dateUtc="2022-03-11T10:37:00Z"/>
  <w16cex:commentExtensible w16cex:durableId="25DC8F5A" w16cex:dateUtc="2022-03-09T13:39:00Z"/>
  <w16cex:commentExtensible w16cex:durableId="25DDD833" w16cex:dateUtc="2022-03-17T14:54:00Z"/>
  <w16cex:commentExtensible w16cex:durableId="25DC8F5B" w16cex:dateUtc="2022-03-14T16:30:00Z"/>
  <w16cex:commentExtensible w16cex:durableId="25E463DF" w16cex:dateUtc="2022-03-22T14:03:00Z"/>
  <w16cex:commentExtensible w16cex:durableId="25DC8F5C" w16cex:dateUtc="2022-03-07T06:38:00Z"/>
  <w16cex:commentExtensible w16cex:durableId="25DDDEF0" w16cex:dateUtc="2022-03-17T15:23:00Z"/>
  <w16cex:commentExtensible w16cex:durableId="25DC8F5D" w16cex:dateUtc="2022-03-07T06:40:00Z"/>
  <w16cex:commentExtensible w16cex:durableId="25DDE42F" w16cex:dateUtc="2022-03-17T15:45:00Z"/>
  <w16cex:commentExtensible w16cex:durableId="25DC8F5E" w16cex:dateUtc="2022-03-10T17:27:00Z"/>
  <w16cex:commentExtensible w16cex:durableId="25DDEACD" w16cex:dateUtc="2022-03-17T16:13:00Z"/>
  <w16cex:commentExtensible w16cex:durableId="25DC8F5F" w16cex:dateUtc="2022-03-13T17:13:00Z"/>
  <w16cex:commentExtensible w16cex:durableId="25E464F4" w16cex:dateUtc="2022-03-22T14:08:00Z"/>
  <w16cex:commentExtensible w16cex:durableId="242591E4" w16cex:dateUtc="2021-04-06T18:08:00Z"/>
  <w16cex:commentExtensible w16cex:durableId="24BB94C0" w16cex:dateUtc="2021-08-09T09:49:00Z"/>
  <w16cex:commentExtensible w16cex:durableId="25DC8F62" w16cex:dateUtc="2022-03-07T07:12:00Z"/>
  <w16cex:commentExtensible w16cex:durableId="25DC8F63" w16cex:dateUtc="2022-03-11T11:18:00Z"/>
  <w16cex:commentExtensible w16cex:durableId="25DC8F64" w16cex:dateUtc="2022-03-09T19:29:00Z"/>
  <w16cex:commentExtensible w16cex:durableId="25DDEFEE" w16cex:dateUtc="2022-03-17T16:35:00Z"/>
  <w16cex:commentExtensible w16cex:durableId="242591E8" w16cex:dateUtc="2021-04-13T15:22:00Z"/>
  <w16cex:commentExtensible w16cex:durableId="25DC8F66" w16cex:dateUtc="2021-06-25T15:39:00Z"/>
  <w16cex:commentExtensible w16cex:durableId="25DC8F67" w16cex:dateUtc="2022-03-10T17:33:00Z"/>
  <w16cex:commentExtensible w16cex:durableId="25DC8F68" w16cex:dateUtc="2022-03-14T17:09:00Z"/>
  <w16cex:commentExtensible w16cex:durableId="250AA683" w16cex:dateUtc="2021-10-08T09:14:00Z"/>
  <w16cex:commentExtensible w16cex:durableId="25DC8F6A" w16cex:dateUtc="2022-03-07T08:07:00Z"/>
  <w16cex:commentExtensible w16cex:durableId="25DC8F6B" w16cex:dateUtc="2022-03-11T11:45:00Z"/>
  <w16cex:commentExtensible w16cex:durableId="25DC8F6C" w16cex:dateUtc="2022-03-10T17:47:00Z"/>
  <w16cex:commentExtensible w16cex:durableId="25DDF9C2" w16cex:dateUtc="2022-03-17T17:17:00Z"/>
  <w16cex:commentExtensible w16cex:durableId="25DC8F6D" w16cex:dateUtc="2022-03-14T17:32:00Z"/>
  <w16cex:commentExtensible w16cex:durableId="25DC8F6E" w16cex:dateUtc="2022-03-14T17:30:00Z"/>
  <w16cex:commentExtensible w16cex:durableId="25DC8F6F" w16cex:dateUtc="2022-03-10T18:01:00Z"/>
  <w16cex:commentExtensible w16cex:durableId="25DC8F70" w16cex:dateUtc="2022-03-09T19:19:00Z"/>
  <w16cex:commentExtensible w16cex:durableId="25DDFC32" w16cex:dateUtc="2022-03-17T17:28:00Z"/>
  <w16cex:commentExtensible w16cex:durableId="25DC8F71" w16cex:dateUtc="2022-03-09T19:23:00Z"/>
  <w16cex:commentExtensible w16cex:durableId="25DC8F72" w16cex:dateUtc="2022-03-07T07:27:00Z"/>
  <w16cex:commentExtensible w16cex:durableId="25DC8F73" w16cex:dateUtc="2022-03-13T20:06:00Z"/>
  <w16cex:commentExtensible w16cex:durableId="25DC8F74" w16cex:dateUtc="2022-03-13T20:32:00Z"/>
  <w16cex:commentExtensible w16cex:durableId="25DC8F75" w16cex:dateUtc="2022-03-14T12:49:00Z"/>
  <w16cex:commentExtensible w16cex:durableId="25DDD0B7" w16cex:dateUtc="2022-03-17T11:3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C96575D" w16cid:durableId="25CEFF36"/>
  <w16cid:commentId w16cid:paraId="18F73387" w16cid:durableId="25E44D71"/>
  <w16cid:commentId w16cid:paraId="13D233F5" w16cid:durableId="25E46097"/>
  <w16cid:commentId w16cid:paraId="57F26F2C" w16cid:durableId="25DC96BF"/>
  <w16cid:commentId w16cid:paraId="5852C781" w16cid:durableId="247EDED3"/>
  <w16cid:commentId w16cid:paraId="7791A853" w16cid:durableId="25DC8F38"/>
  <w16cid:commentId w16cid:paraId="0AD06985" w16cid:durableId="25DC974D"/>
  <w16cid:commentId w16cid:paraId="326C10F7" w16cid:durableId="25E460D6"/>
  <w16cid:commentId w16cid:paraId="0A7EF8D3" w16cid:durableId="25DC8F39"/>
  <w16cid:commentId w16cid:paraId="47DD8415" w16cid:durableId="25E44F08"/>
  <w16cid:commentId w16cid:paraId="1E42B9AF" w16cid:durableId="25DE0271"/>
  <w16cid:commentId w16cid:paraId="1874CA1B" w16cid:durableId="25E44FA0"/>
  <w16cid:commentId w16cid:paraId="54E4EF11" w16cid:durableId="25DC9949"/>
  <w16cid:commentId w16cid:paraId="379A9859" w16cid:durableId="25E45012"/>
  <w16cid:commentId w16cid:paraId="6328721C" w16cid:durableId="25DC8F3A"/>
  <w16cid:commentId w16cid:paraId="1944BBDF" w16cid:durableId="25DC99EF"/>
  <w16cid:commentId w16cid:paraId="2B3C7E47" w16cid:durableId="25E450B6"/>
  <w16cid:commentId w16cid:paraId="25F7C30B" w16cid:durableId="25DC8F3B"/>
  <w16cid:commentId w16cid:paraId="1233755B" w16cid:durableId="25DC8F3C"/>
  <w16cid:commentId w16cid:paraId="075DA8C0" w16cid:durableId="25DC8F3D"/>
  <w16cid:commentId w16cid:paraId="587EC2AE" w16cid:durableId="25E45136"/>
  <w16cid:commentId w16cid:paraId="785C13E0" w16cid:durableId="25DC8F3E"/>
  <w16cid:commentId w16cid:paraId="6078BD43" w16cid:durableId="25DC8F3F"/>
  <w16cid:commentId w16cid:paraId="3AE52271" w16cid:durableId="25DC8F40"/>
  <w16cid:commentId w16cid:paraId="0CBCEB47" w16cid:durableId="25DC8F41"/>
  <w16cid:commentId w16cid:paraId="28B41C71" w16cid:durableId="25DDD469"/>
  <w16cid:commentId w16cid:paraId="40AA0B84" w16cid:durableId="25DC8F42"/>
  <w16cid:commentId w16cid:paraId="7DF6C98C" w16cid:durableId="25DC8F43"/>
  <w16cid:commentId w16cid:paraId="157D2F52" w16cid:durableId="25DC8F44"/>
  <w16cid:commentId w16cid:paraId="6E6F2794" w16cid:durableId="25DC8F45"/>
  <w16cid:commentId w16cid:paraId="5E059563" w16cid:durableId="25DC8F46"/>
  <w16cid:commentId w16cid:paraId="4AEB4853" w16cid:durableId="25DC8F47"/>
  <w16cid:commentId w16cid:paraId="06709909" w16cid:durableId="25E454D8"/>
  <w16cid:commentId w16cid:paraId="23ED9594" w16cid:durableId="25DC8F48"/>
  <w16cid:commentId w16cid:paraId="03D985C4" w16cid:durableId="25054C2B"/>
  <w16cid:commentId w16cid:paraId="09E63E9D" w16cid:durableId="25DC8F4A"/>
  <w16cid:commentId w16cid:paraId="6B06BF94" w16cid:durableId="25DC8F4B"/>
  <w16cid:commentId w16cid:paraId="3D60EA43" w16cid:durableId="25E457B8"/>
  <w16cid:commentId w16cid:paraId="133BA55B" w16cid:durableId="25DC8F4C"/>
  <w16cid:commentId w16cid:paraId="007E9397" w16cid:durableId="25E459D4"/>
  <w16cid:commentId w16cid:paraId="5E42FD67" w16cid:durableId="25DC8F4D"/>
  <w16cid:commentId w16cid:paraId="0D9BB75F" w16cid:durableId="25DCA28E"/>
  <w16cid:commentId w16cid:paraId="2A92EAF2" w16cid:durableId="25DCA2FC"/>
  <w16cid:commentId w16cid:paraId="0D976705" w16cid:durableId="25DCA3AD"/>
  <w16cid:commentId w16cid:paraId="43504CD0" w16cid:durableId="25DCA3F1"/>
  <w16cid:commentId w16cid:paraId="02B3D737" w16cid:durableId="25DCA3FC"/>
  <w16cid:commentId w16cid:paraId="2C5E596C" w16cid:durableId="25DC8F4E"/>
  <w16cid:commentId w16cid:paraId="5F4385D7" w16cid:durableId="25DC8F4F"/>
  <w16cid:commentId w16cid:paraId="42EAB2C3" w16cid:durableId="242591BB"/>
  <w16cid:commentId w16cid:paraId="45B35420" w16cid:durableId="24BB8568"/>
  <w16cid:commentId w16cid:paraId="16A947FE" w16cid:durableId="25DC8F52"/>
  <w16cid:commentId w16cid:paraId="59343621" w16cid:durableId="242591C0"/>
  <w16cid:commentId w16cid:paraId="6BE1E111" w16cid:durableId="247F33B8"/>
  <w16cid:commentId w16cid:paraId="1D9999D6" w16cid:durableId="25DC8F55"/>
  <w16cid:commentId w16cid:paraId="6DB6FEE3" w16cid:durableId="25DC8F56"/>
  <w16cid:commentId w16cid:paraId="6BBBF325" w16cid:durableId="25DCA643"/>
  <w16cid:commentId w16cid:paraId="071F1E70" w16cid:durableId="25DCA682"/>
  <w16cid:commentId w16cid:paraId="54C8F464" w16cid:durableId="25DC8F57"/>
  <w16cid:commentId w16cid:paraId="7EE3ED3A" w16cid:durableId="25DC8F58"/>
  <w16cid:commentId w16cid:paraId="74D6576B" w16cid:durableId="25DC8F59"/>
  <w16cid:commentId w16cid:paraId="7A4CBBB7" w16cid:durableId="25DC8F5A"/>
  <w16cid:commentId w16cid:paraId="65397024" w16cid:durableId="25DDD833"/>
  <w16cid:commentId w16cid:paraId="05289A4D" w16cid:durableId="25DC8F5B"/>
  <w16cid:commentId w16cid:paraId="530E084C" w16cid:durableId="25E463DF"/>
  <w16cid:commentId w16cid:paraId="69627B3E" w16cid:durableId="25DC8F5C"/>
  <w16cid:commentId w16cid:paraId="4FD480C9" w16cid:durableId="25DDDEF0"/>
  <w16cid:commentId w16cid:paraId="3E24FC1E" w16cid:durableId="25DC8F5D"/>
  <w16cid:commentId w16cid:paraId="7DD60A7D" w16cid:durableId="25DDE42F"/>
  <w16cid:commentId w16cid:paraId="315884E8" w16cid:durableId="25DC8F5E"/>
  <w16cid:commentId w16cid:paraId="3717CC9B" w16cid:durableId="25DDEACD"/>
  <w16cid:commentId w16cid:paraId="3BC1CBCC" w16cid:durableId="25DC8F5F"/>
  <w16cid:commentId w16cid:paraId="7170FA95" w16cid:durableId="25E464F4"/>
  <w16cid:commentId w16cid:paraId="5AA483FE" w16cid:durableId="242591E4"/>
  <w16cid:commentId w16cid:paraId="0C37C751" w16cid:durableId="24BB94C0"/>
  <w16cid:commentId w16cid:paraId="1C5724FE" w16cid:durableId="25DC8F62"/>
  <w16cid:commentId w16cid:paraId="79B2783C" w16cid:durableId="25DC8F63"/>
  <w16cid:commentId w16cid:paraId="10B89B4C" w16cid:durableId="25DC8F64"/>
  <w16cid:commentId w16cid:paraId="5D240E60" w16cid:durableId="25DDEFEE"/>
  <w16cid:commentId w16cid:paraId="6B8AB018" w16cid:durableId="242591E8"/>
  <w16cid:commentId w16cid:paraId="79416830" w16cid:durableId="25DC8F66"/>
  <w16cid:commentId w16cid:paraId="07AA3155" w16cid:durableId="25DC8F67"/>
  <w16cid:commentId w16cid:paraId="7CC0A16E" w16cid:durableId="25DC8F68"/>
  <w16cid:commentId w16cid:paraId="1857E185" w16cid:durableId="250AA683"/>
  <w16cid:commentId w16cid:paraId="79CD7CF1" w16cid:durableId="25DC8F6A"/>
  <w16cid:commentId w16cid:paraId="3EB08A19" w16cid:durableId="25DC8F6B"/>
  <w16cid:commentId w16cid:paraId="0C3BFDB2" w16cid:durableId="25DC8F6C"/>
  <w16cid:commentId w16cid:paraId="08A3F9A4" w16cid:durableId="25DDF9C2"/>
  <w16cid:commentId w16cid:paraId="0744D89F" w16cid:durableId="25DC8F6D"/>
  <w16cid:commentId w16cid:paraId="27CA70A0" w16cid:durableId="25DC8F6E"/>
  <w16cid:commentId w16cid:paraId="3B261D1B" w16cid:durableId="25DC8F6F"/>
  <w16cid:commentId w16cid:paraId="5BCEA75F" w16cid:durableId="25DC8F70"/>
  <w16cid:commentId w16cid:paraId="46A3BEEE" w16cid:durableId="25DDFC32"/>
  <w16cid:commentId w16cid:paraId="7E3193B0" w16cid:durableId="25DC8F71"/>
  <w16cid:commentId w16cid:paraId="1659BB5F" w16cid:durableId="25DC8F72"/>
  <w16cid:commentId w16cid:paraId="02E88F2A" w16cid:durableId="25DC8F73"/>
  <w16cid:commentId w16cid:paraId="28559A40" w16cid:durableId="25DC8F74"/>
  <w16cid:commentId w16cid:paraId="70EE8AD2" w16cid:durableId="25DC8F75"/>
  <w16cid:commentId w16cid:paraId="597A7FA3" w16cid:durableId="25DDD0B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0CAF8A" w14:textId="77777777" w:rsidR="00BF7724" w:rsidRDefault="00BF7724">
      <w:pPr>
        <w:spacing w:after="0" w:line="240" w:lineRule="auto"/>
      </w:pPr>
      <w:r>
        <w:separator/>
      </w:r>
    </w:p>
  </w:endnote>
  <w:endnote w:type="continuationSeparator" w:id="0">
    <w:p w14:paraId="29EC32A7" w14:textId="77777777" w:rsidR="00BF7724" w:rsidRDefault="00BF77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eridien-Roman">
    <w:altName w:val="Cambria"/>
    <w:panose1 w:val="00000000000000000000"/>
    <w:charset w:val="00"/>
    <w:family w:val="roman"/>
    <w:notTrueType/>
    <w:pitch w:val="default"/>
    <w:sig w:usb0="00000003" w:usb1="00000000" w:usb2="00000000" w:usb3="00000000" w:csb0="00000001" w:csb1="00000000"/>
  </w:font>
  <w:font w:name="Meridien-Italic">
    <w:altName w:val="Cambria"/>
    <w:panose1 w:val="00000000000000000000"/>
    <w:charset w:val="00"/>
    <w:family w:val="roman"/>
    <w:notTrueType/>
    <w:pitch w:val="default"/>
    <w:sig w:usb0="00000003" w:usb1="00000000" w:usb2="00000000" w:usb3="00000000" w:csb0="00000001" w:csb1="00000000"/>
  </w:font>
  <w:font w:name="Meridien-Bold">
    <w:altName w:val="Cambria"/>
    <w:panose1 w:val="00000000000000000000"/>
    <w:charset w:val="00"/>
    <w:family w:val="roman"/>
    <w:notTrueType/>
    <w:pitch w:val="default"/>
    <w:sig w:usb0="00000003" w:usb1="00000000" w:usb2="00000000" w:usb3="00000000" w:csb0="00000001" w:csb1="00000000"/>
  </w:font>
  <w:font w:name="AdvOT24c3cae3.B">
    <w:altName w:val="Calibri"/>
    <w:panose1 w:val="00000000000000000000"/>
    <w:charset w:val="00"/>
    <w:family w:val="swiss"/>
    <w:notTrueType/>
    <w:pitch w:val="default"/>
    <w:sig w:usb0="00000003" w:usb1="00000000" w:usb2="00000000" w:usb3="00000000" w:csb0="00000001" w:csb1="00000000"/>
  </w:font>
  <w:font w:name="AdvOT6c1def61.B">
    <w:altName w:val="Calibri"/>
    <w:panose1 w:val="00000000000000000000"/>
    <w:charset w:val="00"/>
    <w:family w:val="swiss"/>
    <w:notTrueType/>
    <w:pitch w:val="default"/>
    <w:sig w:usb0="00000003" w:usb1="00000000" w:usb2="00000000" w:usb3="00000000" w:csb0="00000001" w:csb1="00000000"/>
  </w:font>
  <w:font w:name="AdvOT118e7927">
    <w:altName w:val="Calibri"/>
    <w:panose1 w:val="00000000000000000000"/>
    <w:charset w:val="00"/>
    <w:family w:val="swiss"/>
    <w:notTrueType/>
    <w:pitch w:val="default"/>
    <w:sig w:usb0="00000003" w:usb1="00000000" w:usb2="00000000" w:usb3="00000000" w:csb0="00000001" w:csb1="00000000"/>
  </w:font>
  <w:font w:name="AdvOT88ac8687">
    <w:altName w:val="Cambria"/>
    <w:panose1 w:val="00000000000000000000"/>
    <w:charset w:val="00"/>
    <w:family w:val="roman"/>
    <w:notTrueType/>
    <w:pitch w:val="default"/>
    <w:sig w:usb0="00000003" w:usb1="00000000" w:usb2="00000000" w:usb3="00000000" w:csb0="00000001" w:csb1="00000000"/>
  </w:font>
  <w:font w:name="AdvOT6c1def61.B+20">
    <w:altName w:val="Calibri"/>
    <w:panose1 w:val="00000000000000000000"/>
    <w:charset w:val="00"/>
    <w:family w:val="swiss"/>
    <w:notTrueType/>
    <w:pitch w:val="default"/>
    <w:sig w:usb0="00000003" w:usb1="00000000" w:usb2="00000000" w:usb3="00000000" w:csb0="00000001" w:csb1="00000000"/>
  </w:font>
  <w:font w:name="AdvC2866">
    <w:altName w:val="Calibri"/>
    <w:panose1 w:val="00000000000000000000"/>
    <w:charset w:val="00"/>
    <w:family w:val="auto"/>
    <w:notTrueType/>
    <w:pitch w:val="default"/>
    <w:sig w:usb0="00000003" w:usb1="00000000" w:usb2="00000000" w:usb3="00000000" w:csb0="00000001" w:csb1="00000000"/>
  </w:font>
  <w:font w:name="Helvetica-Bold">
    <w:altName w:val="Arial"/>
    <w:panose1 w:val="00000000000000000000"/>
    <w:charset w:val="00"/>
    <w:family w:val="swiss"/>
    <w:notTrueType/>
    <w:pitch w:val="default"/>
    <w:sig w:usb0="00000003" w:usb1="00000000" w:usb2="00000000" w:usb3="00000000" w:csb0="00000001" w:csb1="00000000"/>
  </w:font>
  <w:font w:name="Helvetica-Black">
    <w:altName w:val="Arial"/>
    <w:panose1 w:val="00000000000000000000"/>
    <w:charset w:val="00"/>
    <w:family w:val="swiss"/>
    <w:notTrueType/>
    <w:pitch w:val="default"/>
    <w:sig w:usb0="00000003" w:usb1="00000000" w:usb2="00000000" w:usb3="00000000" w:csb0="00000001" w:csb1="00000000"/>
  </w:font>
  <w:font w:name="Arial-BoldMT">
    <w:altName w:val="Arial"/>
    <w:panose1 w:val="00000000000000000000"/>
    <w:charset w:val="00"/>
    <w:family w:val="swiss"/>
    <w:notTrueType/>
    <w:pitch w:val="default"/>
    <w:sig w:usb0="00000003" w:usb1="00000000" w:usb2="00000000" w:usb3="00000000" w:csb0="00000001" w:csb1="00000000"/>
  </w:font>
  <w:font w:name="Arial-ItalicMT">
    <w:altName w:val="Arial"/>
    <w:panose1 w:val="00000000000000000000"/>
    <w:charset w:val="00"/>
    <w:family w:val="swiss"/>
    <w:notTrueType/>
    <w:pitch w:val="default"/>
    <w:sig w:usb0="00000003" w:usb1="00000000" w:usb2="00000000" w:usb3="00000000" w:csb0="00000001" w:csb1="00000000"/>
  </w:font>
  <w:font w:name="ArialMT">
    <w:altName w:val="Arial"/>
    <w:panose1 w:val="00000000000000000000"/>
    <w:charset w:val="00"/>
    <w:family w:val="swiss"/>
    <w:notTrueType/>
    <w:pitch w:val="default"/>
    <w:sig w:usb0="00000003" w:usb1="00000000" w:usb2="00000000" w:usb3="00000000" w:csb0="00000001" w:csb1="00000000"/>
  </w:font>
  <w:font w:name="NNLCB K+ MTSY">
    <w:altName w:val="Arial Unicode MS"/>
    <w:panose1 w:val="00000000000000000000"/>
    <w:charset w:val="81"/>
    <w:family w:val="swiss"/>
    <w:notTrueType/>
    <w:pitch w:val="default"/>
    <w:sig w:usb0="00000000" w:usb1="09060000" w:usb2="00000010" w:usb3="00000000" w:csb0="00080000" w:csb1="00000000"/>
  </w:font>
  <w:font w:name="TimesNRMT-Italic">
    <w:altName w:val="Times New Roman"/>
    <w:panose1 w:val="00000000000000000000"/>
    <w:charset w:val="00"/>
    <w:family w:val="roman"/>
    <w:notTrueType/>
    <w:pitch w:val="default"/>
    <w:sig w:usb0="00000003" w:usb1="00000000" w:usb2="00000000" w:usb3="00000000" w:csb0="00000001" w:csb1="00000000"/>
  </w:font>
  <w:font w:name="TimesNRMT">
    <w:altName w:val="Times New Roman"/>
    <w:panose1 w:val="00000000000000000000"/>
    <w:charset w:val="00"/>
    <w:family w:val="roman"/>
    <w:notTrueType/>
    <w:pitch w:val="default"/>
    <w:sig w:usb0="00000003" w:usb1="00000000" w:usb2="00000000" w:usb3="00000000" w:csb0="00000001" w:csb1="00000000"/>
  </w:font>
  <w:font w:name="TimesNRMT-Bold">
    <w:altName w:val="Times New Roman"/>
    <w:panose1 w:val="00000000000000000000"/>
    <w:charset w:val="00"/>
    <w:family w:val="roman"/>
    <w:notTrueType/>
    <w:pitch w:val="default"/>
    <w:sig w:usb0="00000003" w:usb1="00000000" w:usb2="00000000" w:usb3="00000000" w:csb0="00000001" w:csb1="00000000"/>
  </w:font>
  <w:font w:name="Lato-Bold">
    <w:altName w:val="Lato"/>
    <w:panose1 w:val="00000000000000000000"/>
    <w:charset w:val="00"/>
    <w:family w:val="swiss"/>
    <w:notTrueType/>
    <w:pitch w:val="default"/>
    <w:sig w:usb0="00000003" w:usb1="00000000" w:usb2="00000000" w:usb3="00000000" w:csb0="00000001" w:csb1="00000000"/>
  </w:font>
  <w:font w:name="Lato-Regular">
    <w:altName w:val="Lato"/>
    <w:panose1 w:val="00000000000000000000"/>
    <w:charset w:val="00"/>
    <w:family w:val="swiss"/>
    <w:notTrueType/>
    <w:pitch w:val="default"/>
    <w:sig w:usb0="00000003" w:usb1="00000000" w:usb2="00000000" w:usb3="00000000" w:csb0="00000001" w:csb1="00000000"/>
  </w:font>
  <w:font w:name="Lato-Italic">
    <w:altName w:val="Lato"/>
    <w:panose1 w:val="00000000000000000000"/>
    <w:charset w:val="00"/>
    <w:family w:val="swiss"/>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AdvOT0e40dc65">
    <w:altName w:val="Calibri"/>
    <w:panose1 w:val="00000000000000000000"/>
    <w:charset w:val="00"/>
    <w:family w:val="swiss"/>
    <w:notTrueType/>
    <w:pitch w:val="default"/>
    <w:sig w:usb0="00000003" w:usb1="00000000" w:usb2="00000000" w:usb3="00000000" w:csb0="00000001" w:csb1="00000000"/>
  </w:font>
  <w:font w:name="AdvOT1ef757c0">
    <w:altName w:val="Cambria"/>
    <w:panose1 w:val="00000000000000000000"/>
    <w:charset w:val="00"/>
    <w:family w:val="roman"/>
    <w:notTrueType/>
    <w:pitch w:val="default"/>
    <w:sig w:usb0="00000003" w:usb1="00000000" w:usb2="00000000" w:usb3="00000000" w:csb0="00000001" w:csb1="00000000"/>
  </w:font>
  <w:font w:name="ff3">
    <w:altName w:val="Cambria"/>
    <w:panose1 w:val="00000000000000000000"/>
    <w:charset w:val="00"/>
    <w:family w:val="roman"/>
    <w:notTrueType/>
    <w:pitch w:val="default"/>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11892963"/>
      <w:docPartObj>
        <w:docPartGallery w:val="Page Numbers (Bottom of Page)"/>
        <w:docPartUnique/>
      </w:docPartObj>
    </w:sdtPr>
    <w:sdtEndPr>
      <w:rPr>
        <w:rFonts w:ascii="Times New Roman" w:hAnsi="Times New Roman" w:cs="Times New Roman"/>
      </w:rPr>
    </w:sdtEndPr>
    <w:sdtContent>
      <w:p w14:paraId="7CFB8643" w14:textId="4BC1CF82" w:rsidR="008438F8" w:rsidRPr="00EA4BA5" w:rsidRDefault="008438F8">
        <w:pPr>
          <w:pStyle w:val="Footer"/>
          <w:jc w:val="right"/>
          <w:rPr>
            <w:rFonts w:ascii="Times New Roman" w:hAnsi="Times New Roman" w:cs="Times New Roman"/>
          </w:rPr>
        </w:pPr>
        <w:r w:rsidRPr="00EA4BA5">
          <w:rPr>
            <w:rFonts w:ascii="Times New Roman" w:hAnsi="Times New Roman" w:cs="Times New Roman"/>
          </w:rPr>
          <w:fldChar w:fldCharType="begin"/>
        </w:r>
        <w:r w:rsidRPr="00EA4BA5">
          <w:rPr>
            <w:rFonts w:ascii="Times New Roman" w:hAnsi="Times New Roman" w:cs="Times New Roman"/>
          </w:rPr>
          <w:instrText>PAGE   \* MERGEFORMAT</w:instrText>
        </w:r>
        <w:r w:rsidRPr="00EA4BA5">
          <w:rPr>
            <w:rFonts w:ascii="Times New Roman" w:hAnsi="Times New Roman" w:cs="Times New Roman"/>
          </w:rPr>
          <w:fldChar w:fldCharType="separate"/>
        </w:r>
        <w:r w:rsidR="00F239F5" w:rsidRPr="00F239F5">
          <w:rPr>
            <w:rFonts w:ascii="Times New Roman" w:hAnsi="Times New Roman" w:cs="Times New Roman"/>
            <w:noProof/>
            <w:lang w:val="fr-FR"/>
          </w:rPr>
          <w:t>5</w:t>
        </w:r>
        <w:r w:rsidRPr="00EA4BA5">
          <w:rPr>
            <w:rFonts w:ascii="Times New Roman" w:hAnsi="Times New Roman" w:cs="Times New Roman"/>
          </w:rPr>
          <w:fldChar w:fldCharType="end"/>
        </w:r>
      </w:p>
    </w:sdtContent>
  </w:sdt>
  <w:p w14:paraId="585AB0C0" w14:textId="77777777" w:rsidR="008438F8" w:rsidRDefault="008438F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D9BB90" w14:textId="77777777" w:rsidR="00BF7724" w:rsidRDefault="00BF7724">
      <w:pPr>
        <w:spacing w:after="0" w:line="240" w:lineRule="auto"/>
      </w:pPr>
      <w:r>
        <w:separator/>
      </w:r>
    </w:p>
  </w:footnote>
  <w:footnote w:type="continuationSeparator" w:id="0">
    <w:p w14:paraId="2C4157F1" w14:textId="77777777" w:rsidR="00BF7724" w:rsidRDefault="00BF772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81BA2"/>
    <w:multiLevelType w:val="hybridMultilevel"/>
    <w:tmpl w:val="88024C78"/>
    <w:lvl w:ilvl="0" w:tplc="68E0DB0A">
      <w:numFmt w:val="bullet"/>
      <w:lvlText w:val="-"/>
      <w:lvlJc w:val="left"/>
      <w:pPr>
        <w:ind w:left="720" w:hanging="360"/>
      </w:pPr>
      <w:rPr>
        <w:rFonts w:ascii="Calibri" w:eastAsia="Calibr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8F95AD5"/>
    <w:multiLevelType w:val="hybridMultilevel"/>
    <w:tmpl w:val="98B61A84"/>
    <w:lvl w:ilvl="0" w:tplc="3E383938">
      <w:numFmt w:val="bullet"/>
      <w:lvlText w:val="-"/>
      <w:lvlJc w:val="left"/>
      <w:pPr>
        <w:ind w:left="720" w:hanging="360"/>
      </w:pPr>
      <w:rPr>
        <w:rFonts w:ascii="Calibri" w:eastAsia="Calibr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DAB1A76"/>
    <w:multiLevelType w:val="hybridMultilevel"/>
    <w:tmpl w:val="55F286DA"/>
    <w:lvl w:ilvl="0" w:tplc="1A161934">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00C3CA5"/>
    <w:multiLevelType w:val="hybridMultilevel"/>
    <w:tmpl w:val="5F7CB5B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D026369"/>
    <w:multiLevelType w:val="multilevel"/>
    <w:tmpl w:val="1D04A8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62F60FD"/>
    <w:multiLevelType w:val="hybridMultilevel"/>
    <w:tmpl w:val="AB5A4AD6"/>
    <w:lvl w:ilvl="0" w:tplc="EBB6354A">
      <w:numFmt w:val="bullet"/>
      <w:lvlText w:val=""/>
      <w:lvlJc w:val="left"/>
      <w:pPr>
        <w:ind w:left="720" w:hanging="360"/>
      </w:pPr>
      <w:rPr>
        <w:rFonts w:ascii="Wingdings" w:eastAsia="Calibri" w:hAnsi="Wingdings"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397F043F"/>
    <w:multiLevelType w:val="hybridMultilevel"/>
    <w:tmpl w:val="B04616CA"/>
    <w:lvl w:ilvl="0" w:tplc="C644B15C">
      <w:numFmt w:val="bullet"/>
      <w:lvlText w:val=""/>
      <w:lvlJc w:val="left"/>
      <w:pPr>
        <w:ind w:left="720" w:hanging="360"/>
      </w:pPr>
      <w:rPr>
        <w:rFonts w:ascii="Wingdings" w:eastAsia="Calibri" w:hAnsi="Wingdings" w:cstheme="minorHAns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4C274102"/>
    <w:multiLevelType w:val="hybridMultilevel"/>
    <w:tmpl w:val="9796D84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CF93AE2"/>
    <w:multiLevelType w:val="hybridMultilevel"/>
    <w:tmpl w:val="45DC9B6A"/>
    <w:lvl w:ilvl="0" w:tplc="FB78D192">
      <w:start w:val="2"/>
      <w:numFmt w:val="bullet"/>
      <w:lvlText w:val="-"/>
      <w:lvlJc w:val="left"/>
      <w:pPr>
        <w:ind w:left="720" w:hanging="360"/>
      </w:pPr>
      <w:rPr>
        <w:rFonts w:ascii="Calibri" w:eastAsia="Calibr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67526F87"/>
    <w:multiLevelType w:val="hybridMultilevel"/>
    <w:tmpl w:val="5C92A8A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6BE80349"/>
    <w:multiLevelType w:val="hybridMultilevel"/>
    <w:tmpl w:val="9824255E"/>
    <w:lvl w:ilvl="0" w:tplc="4B14CB30">
      <w:numFmt w:val="bullet"/>
      <w:lvlText w:val="-"/>
      <w:lvlJc w:val="left"/>
      <w:pPr>
        <w:ind w:left="720" w:hanging="360"/>
      </w:pPr>
      <w:rPr>
        <w:rFonts w:ascii="Calibri" w:eastAsia="Calibr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8"/>
  </w:num>
  <w:num w:numId="4">
    <w:abstractNumId w:val="10"/>
  </w:num>
  <w:num w:numId="5">
    <w:abstractNumId w:val="0"/>
  </w:num>
  <w:num w:numId="6">
    <w:abstractNumId w:val="5"/>
  </w:num>
  <w:num w:numId="7">
    <w:abstractNumId w:val="4"/>
  </w:num>
  <w:num w:numId="8">
    <w:abstractNumId w:val="6"/>
  </w:num>
  <w:num w:numId="9">
    <w:abstractNumId w:val="7"/>
  </w:num>
  <w:num w:numId="10">
    <w:abstractNumId w:val="3"/>
  </w:num>
  <w:num w:numId="11">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arah Benhaiem">
    <w15:presenceInfo w15:providerId="Windows Live" w15:userId="16ca485a8f039800"/>
  </w15:person>
  <w15:person w15:author="Aima P">
    <w15:presenceInfo w15:providerId="Windows Live" w15:userId="f51aa26bdd51bb47"/>
  </w15:person>
  <w15:person w15:author="East, Marion">
    <w15:presenceInfo w15:providerId="AD" w15:userId="S-1-5-21-2654767066-2487046086-3838693888-1180"/>
  </w15:person>
  <w15:person w15:author="Hofer, Heribert">
    <w15:presenceInfo w15:providerId="AD" w15:userId="S-1-5-21-2654767066-2487046086-3838693888-1179"/>
  </w15:person>
  <w15:person w15:author="Marwan">
    <w15:presenceInfo w15:providerId="Windows Live" w15:userId="925370d5155c8eb2"/>
  </w15:person>
  <w15:person w15:author="Metzger, Sonja">
    <w15:presenceInfo w15:providerId="AD" w15:userId="S-1-5-21-2654767066-2487046086-3838693888-575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it-IT" w:vendorID="64" w:dllVersion="6" w:nlCheck="1" w:checkStyle="0"/>
  <w:activeWritingStyle w:appName="MSWord" w:lang="en-US" w:vendorID="64" w:dllVersion="6" w:nlCheck="1" w:checkStyle="1"/>
  <w:activeWritingStyle w:appName="MSWord" w:lang="fr-FR" w:vendorID="64" w:dllVersion="6" w:nlCheck="1" w:checkStyle="1"/>
  <w:activeWritingStyle w:appName="MSWord" w:lang="en-GB" w:vendorID="64" w:dllVersion="6" w:nlCheck="1" w:checkStyle="1"/>
  <w:activeWritingStyle w:appName="MSWord" w:lang="de-DE" w:vendorID="64" w:dllVersion="6" w:nlCheck="1" w:checkStyle="1"/>
  <w:trackRevisions/>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E2A36"/>
    <w:rsid w:val="000003D2"/>
    <w:rsid w:val="000017BC"/>
    <w:rsid w:val="00003B13"/>
    <w:rsid w:val="0000461B"/>
    <w:rsid w:val="000053C3"/>
    <w:rsid w:val="000076B2"/>
    <w:rsid w:val="00012769"/>
    <w:rsid w:val="00014D31"/>
    <w:rsid w:val="000150CF"/>
    <w:rsid w:val="0001539C"/>
    <w:rsid w:val="00016F37"/>
    <w:rsid w:val="00016FC8"/>
    <w:rsid w:val="00020436"/>
    <w:rsid w:val="00021C5F"/>
    <w:rsid w:val="00022084"/>
    <w:rsid w:val="00023605"/>
    <w:rsid w:val="00024F58"/>
    <w:rsid w:val="0002509E"/>
    <w:rsid w:val="00031640"/>
    <w:rsid w:val="000325B7"/>
    <w:rsid w:val="00035F56"/>
    <w:rsid w:val="00041112"/>
    <w:rsid w:val="00042637"/>
    <w:rsid w:val="00042E75"/>
    <w:rsid w:val="00043BFF"/>
    <w:rsid w:val="00044589"/>
    <w:rsid w:val="00044AFE"/>
    <w:rsid w:val="000459EF"/>
    <w:rsid w:val="0004619C"/>
    <w:rsid w:val="00046960"/>
    <w:rsid w:val="0004737C"/>
    <w:rsid w:val="00050804"/>
    <w:rsid w:val="000525EC"/>
    <w:rsid w:val="0005283C"/>
    <w:rsid w:val="00052FE0"/>
    <w:rsid w:val="00054A6B"/>
    <w:rsid w:val="00056FAD"/>
    <w:rsid w:val="000600C6"/>
    <w:rsid w:val="00060B2C"/>
    <w:rsid w:val="000613F1"/>
    <w:rsid w:val="000644EA"/>
    <w:rsid w:val="00064910"/>
    <w:rsid w:val="000676A3"/>
    <w:rsid w:val="00070D1E"/>
    <w:rsid w:val="00070E82"/>
    <w:rsid w:val="00071D48"/>
    <w:rsid w:val="00072085"/>
    <w:rsid w:val="00072C20"/>
    <w:rsid w:val="00074618"/>
    <w:rsid w:val="00074B46"/>
    <w:rsid w:val="00080108"/>
    <w:rsid w:val="00080EBA"/>
    <w:rsid w:val="00081C5D"/>
    <w:rsid w:val="00081F44"/>
    <w:rsid w:val="00081FD7"/>
    <w:rsid w:val="00082379"/>
    <w:rsid w:val="000828D5"/>
    <w:rsid w:val="000843E7"/>
    <w:rsid w:val="00084C74"/>
    <w:rsid w:val="0009092D"/>
    <w:rsid w:val="0009127E"/>
    <w:rsid w:val="00091AEC"/>
    <w:rsid w:val="00092B3F"/>
    <w:rsid w:val="00094AC2"/>
    <w:rsid w:val="000959A3"/>
    <w:rsid w:val="00096EFA"/>
    <w:rsid w:val="000974BB"/>
    <w:rsid w:val="000A06A2"/>
    <w:rsid w:val="000A2125"/>
    <w:rsid w:val="000A24F2"/>
    <w:rsid w:val="000A2545"/>
    <w:rsid w:val="000A2B7C"/>
    <w:rsid w:val="000A450F"/>
    <w:rsid w:val="000A4BC5"/>
    <w:rsid w:val="000A517D"/>
    <w:rsid w:val="000A64A1"/>
    <w:rsid w:val="000B351F"/>
    <w:rsid w:val="000B365A"/>
    <w:rsid w:val="000B41E7"/>
    <w:rsid w:val="000B4545"/>
    <w:rsid w:val="000B4F3B"/>
    <w:rsid w:val="000B7180"/>
    <w:rsid w:val="000C0048"/>
    <w:rsid w:val="000C26B7"/>
    <w:rsid w:val="000C3CE0"/>
    <w:rsid w:val="000C3E6D"/>
    <w:rsid w:val="000C48BA"/>
    <w:rsid w:val="000C5EEE"/>
    <w:rsid w:val="000D1492"/>
    <w:rsid w:val="000D18EA"/>
    <w:rsid w:val="000D2D70"/>
    <w:rsid w:val="000D34E1"/>
    <w:rsid w:val="000D38D2"/>
    <w:rsid w:val="000D4160"/>
    <w:rsid w:val="000D4A94"/>
    <w:rsid w:val="000D650C"/>
    <w:rsid w:val="000D7FD6"/>
    <w:rsid w:val="000E074D"/>
    <w:rsid w:val="000E17D0"/>
    <w:rsid w:val="000E1D06"/>
    <w:rsid w:val="000E3FD6"/>
    <w:rsid w:val="000E4137"/>
    <w:rsid w:val="000F1092"/>
    <w:rsid w:val="000F2437"/>
    <w:rsid w:val="00100AE2"/>
    <w:rsid w:val="00105255"/>
    <w:rsid w:val="00105759"/>
    <w:rsid w:val="001074AD"/>
    <w:rsid w:val="00114AEB"/>
    <w:rsid w:val="001158C5"/>
    <w:rsid w:val="00116167"/>
    <w:rsid w:val="0011752D"/>
    <w:rsid w:val="00127A18"/>
    <w:rsid w:val="00127B13"/>
    <w:rsid w:val="001308C2"/>
    <w:rsid w:val="00131064"/>
    <w:rsid w:val="00132B09"/>
    <w:rsid w:val="001338AD"/>
    <w:rsid w:val="0013391B"/>
    <w:rsid w:val="00136225"/>
    <w:rsid w:val="00136386"/>
    <w:rsid w:val="00136811"/>
    <w:rsid w:val="001379F6"/>
    <w:rsid w:val="00143BF5"/>
    <w:rsid w:val="001444CE"/>
    <w:rsid w:val="00144525"/>
    <w:rsid w:val="0014713A"/>
    <w:rsid w:val="00147EF8"/>
    <w:rsid w:val="001522D4"/>
    <w:rsid w:val="001574CC"/>
    <w:rsid w:val="00161AF5"/>
    <w:rsid w:val="00162F30"/>
    <w:rsid w:val="00163B96"/>
    <w:rsid w:val="0016438A"/>
    <w:rsid w:val="00164E1C"/>
    <w:rsid w:val="001662E8"/>
    <w:rsid w:val="00166957"/>
    <w:rsid w:val="001669FF"/>
    <w:rsid w:val="00167181"/>
    <w:rsid w:val="001674C9"/>
    <w:rsid w:val="00167FB3"/>
    <w:rsid w:val="00171D28"/>
    <w:rsid w:val="00173388"/>
    <w:rsid w:val="00173A56"/>
    <w:rsid w:val="0017759B"/>
    <w:rsid w:val="00177CD5"/>
    <w:rsid w:val="00180327"/>
    <w:rsid w:val="00180485"/>
    <w:rsid w:val="0018130C"/>
    <w:rsid w:val="00181CCC"/>
    <w:rsid w:val="00181EBF"/>
    <w:rsid w:val="00181FF1"/>
    <w:rsid w:val="00184152"/>
    <w:rsid w:val="00185A55"/>
    <w:rsid w:val="00185B59"/>
    <w:rsid w:val="0018686F"/>
    <w:rsid w:val="00187AE2"/>
    <w:rsid w:val="00191212"/>
    <w:rsid w:val="00192E8A"/>
    <w:rsid w:val="0019495E"/>
    <w:rsid w:val="00195A76"/>
    <w:rsid w:val="0019655A"/>
    <w:rsid w:val="00196B03"/>
    <w:rsid w:val="00196FD0"/>
    <w:rsid w:val="00197E15"/>
    <w:rsid w:val="001A0E3E"/>
    <w:rsid w:val="001A2134"/>
    <w:rsid w:val="001A2B0C"/>
    <w:rsid w:val="001A3861"/>
    <w:rsid w:val="001A42A8"/>
    <w:rsid w:val="001A565D"/>
    <w:rsid w:val="001A7798"/>
    <w:rsid w:val="001B0AF5"/>
    <w:rsid w:val="001B18FB"/>
    <w:rsid w:val="001B1C30"/>
    <w:rsid w:val="001B3CDE"/>
    <w:rsid w:val="001B76B9"/>
    <w:rsid w:val="001B7A96"/>
    <w:rsid w:val="001C08D2"/>
    <w:rsid w:val="001C0E87"/>
    <w:rsid w:val="001C17FC"/>
    <w:rsid w:val="001C2A74"/>
    <w:rsid w:val="001C4FA7"/>
    <w:rsid w:val="001C6782"/>
    <w:rsid w:val="001D0CE3"/>
    <w:rsid w:val="001D11C8"/>
    <w:rsid w:val="001D1C87"/>
    <w:rsid w:val="001D20F0"/>
    <w:rsid w:val="001D2398"/>
    <w:rsid w:val="001D5A76"/>
    <w:rsid w:val="001E4FC9"/>
    <w:rsid w:val="001E5559"/>
    <w:rsid w:val="001F2EC9"/>
    <w:rsid w:val="001F3D35"/>
    <w:rsid w:val="001F4AC3"/>
    <w:rsid w:val="001F4FDD"/>
    <w:rsid w:val="001F528F"/>
    <w:rsid w:val="001F63F7"/>
    <w:rsid w:val="001F6E03"/>
    <w:rsid w:val="001F7F3C"/>
    <w:rsid w:val="00205419"/>
    <w:rsid w:val="00205F4F"/>
    <w:rsid w:val="00207AC1"/>
    <w:rsid w:val="002116D9"/>
    <w:rsid w:val="00212EBB"/>
    <w:rsid w:val="002130A4"/>
    <w:rsid w:val="00213B71"/>
    <w:rsid w:val="0021699C"/>
    <w:rsid w:val="002206E8"/>
    <w:rsid w:val="0022110E"/>
    <w:rsid w:val="0022125D"/>
    <w:rsid w:val="00222BFB"/>
    <w:rsid w:val="00223DF3"/>
    <w:rsid w:val="00226ED1"/>
    <w:rsid w:val="00227374"/>
    <w:rsid w:val="00231F29"/>
    <w:rsid w:val="00232272"/>
    <w:rsid w:val="0023436F"/>
    <w:rsid w:val="00234445"/>
    <w:rsid w:val="002360E2"/>
    <w:rsid w:val="00236833"/>
    <w:rsid w:val="002403E0"/>
    <w:rsid w:val="00240917"/>
    <w:rsid w:val="00241A80"/>
    <w:rsid w:val="00241D02"/>
    <w:rsid w:val="00242240"/>
    <w:rsid w:val="00245C17"/>
    <w:rsid w:val="002463C5"/>
    <w:rsid w:val="00246476"/>
    <w:rsid w:val="00246E2E"/>
    <w:rsid w:val="0024720E"/>
    <w:rsid w:val="0024739F"/>
    <w:rsid w:val="0025000E"/>
    <w:rsid w:val="002501CA"/>
    <w:rsid w:val="00251655"/>
    <w:rsid w:val="002524DE"/>
    <w:rsid w:val="0025388C"/>
    <w:rsid w:val="00253B05"/>
    <w:rsid w:val="002548B9"/>
    <w:rsid w:val="002557E6"/>
    <w:rsid w:val="0025771D"/>
    <w:rsid w:val="00260162"/>
    <w:rsid w:val="002669F4"/>
    <w:rsid w:val="00267059"/>
    <w:rsid w:val="00271CFF"/>
    <w:rsid w:val="002760C6"/>
    <w:rsid w:val="002805EF"/>
    <w:rsid w:val="00280973"/>
    <w:rsid w:val="00281C02"/>
    <w:rsid w:val="00281F63"/>
    <w:rsid w:val="00281FDC"/>
    <w:rsid w:val="00282A64"/>
    <w:rsid w:val="00286F44"/>
    <w:rsid w:val="00287F38"/>
    <w:rsid w:val="00292E31"/>
    <w:rsid w:val="00293021"/>
    <w:rsid w:val="00294561"/>
    <w:rsid w:val="00295986"/>
    <w:rsid w:val="00296DDF"/>
    <w:rsid w:val="002A0FEB"/>
    <w:rsid w:val="002A1F1A"/>
    <w:rsid w:val="002A301C"/>
    <w:rsid w:val="002A3B9A"/>
    <w:rsid w:val="002A490A"/>
    <w:rsid w:val="002A5CC2"/>
    <w:rsid w:val="002A68B7"/>
    <w:rsid w:val="002A73C3"/>
    <w:rsid w:val="002A7FD8"/>
    <w:rsid w:val="002B3844"/>
    <w:rsid w:val="002B38C7"/>
    <w:rsid w:val="002B3FE3"/>
    <w:rsid w:val="002B48BD"/>
    <w:rsid w:val="002B60C9"/>
    <w:rsid w:val="002C01A6"/>
    <w:rsid w:val="002C0239"/>
    <w:rsid w:val="002C1F0A"/>
    <w:rsid w:val="002C5384"/>
    <w:rsid w:val="002C73B3"/>
    <w:rsid w:val="002C7CE0"/>
    <w:rsid w:val="002D0303"/>
    <w:rsid w:val="002D1410"/>
    <w:rsid w:val="002D227D"/>
    <w:rsid w:val="002D2579"/>
    <w:rsid w:val="002D404C"/>
    <w:rsid w:val="002D52DA"/>
    <w:rsid w:val="002E0CDB"/>
    <w:rsid w:val="002E1E27"/>
    <w:rsid w:val="002E31FF"/>
    <w:rsid w:val="002E3266"/>
    <w:rsid w:val="002E3545"/>
    <w:rsid w:val="002E4263"/>
    <w:rsid w:val="002E703D"/>
    <w:rsid w:val="002F06D3"/>
    <w:rsid w:val="002F0BCB"/>
    <w:rsid w:val="002F1D1D"/>
    <w:rsid w:val="002F1E14"/>
    <w:rsid w:val="002F4573"/>
    <w:rsid w:val="002F69B1"/>
    <w:rsid w:val="002F6E08"/>
    <w:rsid w:val="002F765E"/>
    <w:rsid w:val="002F7B5E"/>
    <w:rsid w:val="003005C1"/>
    <w:rsid w:val="0030120B"/>
    <w:rsid w:val="00303116"/>
    <w:rsid w:val="00304CEE"/>
    <w:rsid w:val="0030508B"/>
    <w:rsid w:val="0030515F"/>
    <w:rsid w:val="00305940"/>
    <w:rsid w:val="003068BF"/>
    <w:rsid w:val="00306C47"/>
    <w:rsid w:val="00314FBA"/>
    <w:rsid w:val="00316AB2"/>
    <w:rsid w:val="00317DCD"/>
    <w:rsid w:val="00320276"/>
    <w:rsid w:val="00321A46"/>
    <w:rsid w:val="00322DDB"/>
    <w:rsid w:val="00325181"/>
    <w:rsid w:val="003261B2"/>
    <w:rsid w:val="00326AD5"/>
    <w:rsid w:val="00326B1F"/>
    <w:rsid w:val="00327728"/>
    <w:rsid w:val="003320B0"/>
    <w:rsid w:val="00333E0A"/>
    <w:rsid w:val="00336720"/>
    <w:rsid w:val="003413B0"/>
    <w:rsid w:val="003419F1"/>
    <w:rsid w:val="00341F22"/>
    <w:rsid w:val="00342B23"/>
    <w:rsid w:val="003435E8"/>
    <w:rsid w:val="0034362C"/>
    <w:rsid w:val="00344322"/>
    <w:rsid w:val="003467BA"/>
    <w:rsid w:val="003468D3"/>
    <w:rsid w:val="003514CE"/>
    <w:rsid w:val="003519A3"/>
    <w:rsid w:val="00353D52"/>
    <w:rsid w:val="00356A0B"/>
    <w:rsid w:val="003617FA"/>
    <w:rsid w:val="00361A9E"/>
    <w:rsid w:val="00361F09"/>
    <w:rsid w:val="0036311A"/>
    <w:rsid w:val="003638BC"/>
    <w:rsid w:val="003639F9"/>
    <w:rsid w:val="00364EAE"/>
    <w:rsid w:val="0036643E"/>
    <w:rsid w:val="00370972"/>
    <w:rsid w:val="00370DCA"/>
    <w:rsid w:val="00371754"/>
    <w:rsid w:val="00373265"/>
    <w:rsid w:val="003751B4"/>
    <w:rsid w:val="003753FE"/>
    <w:rsid w:val="003756DC"/>
    <w:rsid w:val="003757C3"/>
    <w:rsid w:val="00377029"/>
    <w:rsid w:val="0038031F"/>
    <w:rsid w:val="0038267E"/>
    <w:rsid w:val="00383BF7"/>
    <w:rsid w:val="003843CB"/>
    <w:rsid w:val="00387EB9"/>
    <w:rsid w:val="00392016"/>
    <w:rsid w:val="00394208"/>
    <w:rsid w:val="00394775"/>
    <w:rsid w:val="00394A48"/>
    <w:rsid w:val="00397179"/>
    <w:rsid w:val="00397BA7"/>
    <w:rsid w:val="003A035B"/>
    <w:rsid w:val="003A0697"/>
    <w:rsid w:val="003A29A8"/>
    <w:rsid w:val="003A2E9A"/>
    <w:rsid w:val="003A3F15"/>
    <w:rsid w:val="003A5FAB"/>
    <w:rsid w:val="003B233C"/>
    <w:rsid w:val="003B2B1A"/>
    <w:rsid w:val="003B332B"/>
    <w:rsid w:val="003B3413"/>
    <w:rsid w:val="003B4D2A"/>
    <w:rsid w:val="003B6E97"/>
    <w:rsid w:val="003B7EA5"/>
    <w:rsid w:val="003C0A50"/>
    <w:rsid w:val="003C2C0F"/>
    <w:rsid w:val="003C3025"/>
    <w:rsid w:val="003C6933"/>
    <w:rsid w:val="003C74C2"/>
    <w:rsid w:val="003D097C"/>
    <w:rsid w:val="003D1E49"/>
    <w:rsid w:val="003D279F"/>
    <w:rsid w:val="003D37F3"/>
    <w:rsid w:val="003D3963"/>
    <w:rsid w:val="003D5EF9"/>
    <w:rsid w:val="003D713F"/>
    <w:rsid w:val="003E2A16"/>
    <w:rsid w:val="003E2D92"/>
    <w:rsid w:val="003E31E5"/>
    <w:rsid w:val="003E37B0"/>
    <w:rsid w:val="003E64EF"/>
    <w:rsid w:val="003E6EEC"/>
    <w:rsid w:val="003E7546"/>
    <w:rsid w:val="003F06C2"/>
    <w:rsid w:val="003F67E6"/>
    <w:rsid w:val="0040042C"/>
    <w:rsid w:val="00402337"/>
    <w:rsid w:val="004048BA"/>
    <w:rsid w:val="00405CA6"/>
    <w:rsid w:val="0041106B"/>
    <w:rsid w:val="004119D2"/>
    <w:rsid w:val="00420E03"/>
    <w:rsid w:val="00420F50"/>
    <w:rsid w:val="004219FC"/>
    <w:rsid w:val="00422A69"/>
    <w:rsid w:val="00423138"/>
    <w:rsid w:val="00423B7A"/>
    <w:rsid w:val="00427780"/>
    <w:rsid w:val="004352EB"/>
    <w:rsid w:val="00435421"/>
    <w:rsid w:val="00437221"/>
    <w:rsid w:val="00441A0B"/>
    <w:rsid w:val="004423CC"/>
    <w:rsid w:val="0044287D"/>
    <w:rsid w:val="0044419A"/>
    <w:rsid w:val="004502A7"/>
    <w:rsid w:val="00450F37"/>
    <w:rsid w:val="00451283"/>
    <w:rsid w:val="00451ABA"/>
    <w:rsid w:val="00452AC6"/>
    <w:rsid w:val="00453CC6"/>
    <w:rsid w:val="004579FB"/>
    <w:rsid w:val="00460C2D"/>
    <w:rsid w:val="0046461D"/>
    <w:rsid w:val="00464E65"/>
    <w:rsid w:val="004714FF"/>
    <w:rsid w:val="004717BA"/>
    <w:rsid w:val="00474829"/>
    <w:rsid w:val="004752F7"/>
    <w:rsid w:val="004776F4"/>
    <w:rsid w:val="00477CD1"/>
    <w:rsid w:val="00481B1F"/>
    <w:rsid w:val="004828A6"/>
    <w:rsid w:val="0048396C"/>
    <w:rsid w:val="00485877"/>
    <w:rsid w:val="00486C0C"/>
    <w:rsid w:val="00487CBF"/>
    <w:rsid w:val="00491C7C"/>
    <w:rsid w:val="00495604"/>
    <w:rsid w:val="004957FC"/>
    <w:rsid w:val="004968B0"/>
    <w:rsid w:val="004A047E"/>
    <w:rsid w:val="004A121F"/>
    <w:rsid w:val="004A2806"/>
    <w:rsid w:val="004A30F2"/>
    <w:rsid w:val="004A6440"/>
    <w:rsid w:val="004A6842"/>
    <w:rsid w:val="004A6F0C"/>
    <w:rsid w:val="004B064F"/>
    <w:rsid w:val="004B16EA"/>
    <w:rsid w:val="004B424B"/>
    <w:rsid w:val="004B5708"/>
    <w:rsid w:val="004B609E"/>
    <w:rsid w:val="004B6471"/>
    <w:rsid w:val="004B6B05"/>
    <w:rsid w:val="004B779F"/>
    <w:rsid w:val="004C099D"/>
    <w:rsid w:val="004C2B95"/>
    <w:rsid w:val="004C5383"/>
    <w:rsid w:val="004C5BDE"/>
    <w:rsid w:val="004C5E97"/>
    <w:rsid w:val="004C6CC6"/>
    <w:rsid w:val="004C6D38"/>
    <w:rsid w:val="004C6DE1"/>
    <w:rsid w:val="004D1CB7"/>
    <w:rsid w:val="004D2419"/>
    <w:rsid w:val="004D2B82"/>
    <w:rsid w:val="004D3009"/>
    <w:rsid w:val="004D4CA7"/>
    <w:rsid w:val="004E0321"/>
    <w:rsid w:val="004E09FE"/>
    <w:rsid w:val="004E1547"/>
    <w:rsid w:val="004E279B"/>
    <w:rsid w:val="004E2E4B"/>
    <w:rsid w:val="004E385E"/>
    <w:rsid w:val="004E57B7"/>
    <w:rsid w:val="004E5C0C"/>
    <w:rsid w:val="004E5C33"/>
    <w:rsid w:val="004E77E2"/>
    <w:rsid w:val="004F0030"/>
    <w:rsid w:val="004F03B1"/>
    <w:rsid w:val="004F0AA6"/>
    <w:rsid w:val="004F0D83"/>
    <w:rsid w:val="004F1327"/>
    <w:rsid w:val="004F43C6"/>
    <w:rsid w:val="00500944"/>
    <w:rsid w:val="00501209"/>
    <w:rsid w:val="005021F1"/>
    <w:rsid w:val="00502FDE"/>
    <w:rsid w:val="00503BA2"/>
    <w:rsid w:val="00505D4A"/>
    <w:rsid w:val="005070BF"/>
    <w:rsid w:val="005107DF"/>
    <w:rsid w:val="0051090D"/>
    <w:rsid w:val="00513690"/>
    <w:rsid w:val="00514E2B"/>
    <w:rsid w:val="005158C6"/>
    <w:rsid w:val="00516B2C"/>
    <w:rsid w:val="00516FC1"/>
    <w:rsid w:val="00520298"/>
    <w:rsid w:val="00523AF1"/>
    <w:rsid w:val="005245E8"/>
    <w:rsid w:val="00525EB1"/>
    <w:rsid w:val="005302FE"/>
    <w:rsid w:val="00535714"/>
    <w:rsid w:val="00536E48"/>
    <w:rsid w:val="00537CA0"/>
    <w:rsid w:val="00537F8D"/>
    <w:rsid w:val="00540314"/>
    <w:rsid w:val="005415C7"/>
    <w:rsid w:val="005419E0"/>
    <w:rsid w:val="0054252E"/>
    <w:rsid w:val="00543E67"/>
    <w:rsid w:val="00544A06"/>
    <w:rsid w:val="0054584F"/>
    <w:rsid w:val="005475EF"/>
    <w:rsid w:val="00550285"/>
    <w:rsid w:val="00552201"/>
    <w:rsid w:val="0055446E"/>
    <w:rsid w:val="00562128"/>
    <w:rsid w:val="005633F9"/>
    <w:rsid w:val="005666CF"/>
    <w:rsid w:val="00567179"/>
    <w:rsid w:val="00570346"/>
    <w:rsid w:val="0057068F"/>
    <w:rsid w:val="00572727"/>
    <w:rsid w:val="00572AA4"/>
    <w:rsid w:val="005734CD"/>
    <w:rsid w:val="00574196"/>
    <w:rsid w:val="0057516D"/>
    <w:rsid w:val="00576D7C"/>
    <w:rsid w:val="0058486F"/>
    <w:rsid w:val="0058520D"/>
    <w:rsid w:val="00585A08"/>
    <w:rsid w:val="00586479"/>
    <w:rsid w:val="00586571"/>
    <w:rsid w:val="00586AD5"/>
    <w:rsid w:val="0058768C"/>
    <w:rsid w:val="0059105D"/>
    <w:rsid w:val="00591224"/>
    <w:rsid w:val="005929E9"/>
    <w:rsid w:val="00592F71"/>
    <w:rsid w:val="00593747"/>
    <w:rsid w:val="0059615A"/>
    <w:rsid w:val="0059617D"/>
    <w:rsid w:val="00596626"/>
    <w:rsid w:val="00597CAD"/>
    <w:rsid w:val="005A03BF"/>
    <w:rsid w:val="005A0CFD"/>
    <w:rsid w:val="005A342D"/>
    <w:rsid w:val="005A3706"/>
    <w:rsid w:val="005A438B"/>
    <w:rsid w:val="005A4634"/>
    <w:rsid w:val="005A649D"/>
    <w:rsid w:val="005A7205"/>
    <w:rsid w:val="005B06EE"/>
    <w:rsid w:val="005B108A"/>
    <w:rsid w:val="005B1405"/>
    <w:rsid w:val="005B16D1"/>
    <w:rsid w:val="005B4377"/>
    <w:rsid w:val="005B48E2"/>
    <w:rsid w:val="005B6820"/>
    <w:rsid w:val="005C19A5"/>
    <w:rsid w:val="005C1EEE"/>
    <w:rsid w:val="005C201B"/>
    <w:rsid w:val="005C2EB0"/>
    <w:rsid w:val="005C3615"/>
    <w:rsid w:val="005C3A19"/>
    <w:rsid w:val="005C3C54"/>
    <w:rsid w:val="005C5C00"/>
    <w:rsid w:val="005C749B"/>
    <w:rsid w:val="005C7BEF"/>
    <w:rsid w:val="005D15F5"/>
    <w:rsid w:val="005D2307"/>
    <w:rsid w:val="005D3D38"/>
    <w:rsid w:val="005D4D2C"/>
    <w:rsid w:val="005D551C"/>
    <w:rsid w:val="005D61FC"/>
    <w:rsid w:val="005D734C"/>
    <w:rsid w:val="005E298F"/>
    <w:rsid w:val="005E2997"/>
    <w:rsid w:val="005E2B14"/>
    <w:rsid w:val="005E4848"/>
    <w:rsid w:val="005E50F0"/>
    <w:rsid w:val="005E57DB"/>
    <w:rsid w:val="005F0151"/>
    <w:rsid w:val="005F159A"/>
    <w:rsid w:val="005F3B53"/>
    <w:rsid w:val="005F53D6"/>
    <w:rsid w:val="005F6110"/>
    <w:rsid w:val="005F6207"/>
    <w:rsid w:val="005F6216"/>
    <w:rsid w:val="005F76D3"/>
    <w:rsid w:val="005F7C71"/>
    <w:rsid w:val="006024C4"/>
    <w:rsid w:val="00602789"/>
    <w:rsid w:val="00603AE4"/>
    <w:rsid w:val="00603F73"/>
    <w:rsid w:val="006058EE"/>
    <w:rsid w:val="006067CD"/>
    <w:rsid w:val="00606C00"/>
    <w:rsid w:val="00606E04"/>
    <w:rsid w:val="0061422A"/>
    <w:rsid w:val="00614A98"/>
    <w:rsid w:val="00615BF9"/>
    <w:rsid w:val="00616A9A"/>
    <w:rsid w:val="00617E54"/>
    <w:rsid w:val="006234AD"/>
    <w:rsid w:val="00626251"/>
    <w:rsid w:val="00626B4D"/>
    <w:rsid w:val="00627776"/>
    <w:rsid w:val="0063241E"/>
    <w:rsid w:val="00633F1F"/>
    <w:rsid w:val="006342EF"/>
    <w:rsid w:val="00636431"/>
    <w:rsid w:val="00636BD9"/>
    <w:rsid w:val="0064118D"/>
    <w:rsid w:val="00642B1D"/>
    <w:rsid w:val="00642BA4"/>
    <w:rsid w:val="00643D4D"/>
    <w:rsid w:val="006457BC"/>
    <w:rsid w:val="00646F16"/>
    <w:rsid w:val="00650853"/>
    <w:rsid w:val="006533AC"/>
    <w:rsid w:val="0065389A"/>
    <w:rsid w:val="00653A85"/>
    <w:rsid w:val="00655B63"/>
    <w:rsid w:val="00656013"/>
    <w:rsid w:val="0065641C"/>
    <w:rsid w:val="00656FAD"/>
    <w:rsid w:val="006602B3"/>
    <w:rsid w:val="0066041A"/>
    <w:rsid w:val="00661F9A"/>
    <w:rsid w:val="0066237A"/>
    <w:rsid w:val="00663383"/>
    <w:rsid w:val="006669FD"/>
    <w:rsid w:val="0067066E"/>
    <w:rsid w:val="0067196B"/>
    <w:rsid w:val="00672FF6"/>
    <w:rsid w:val="00673148"/>
    <w:rsid w:val="00673B37"/>
    <w:rsid w:val="006741F8"/>
    <w:rsid w:val="0067574A"/>
    <w:rsid w:val="006774A2"/>
    <w:rsid w:val="0068072C"/>
    <w:rsid w:val="006817FB"/>
    <w:rsid w:val="00684F1E"/>
    <w:rsid w:val="00685848"/>
    <w:rsid w:val="00685ABB"/>
    <w:rsid w:val="00687262"/>
    <w:rsid w:val="00687B0B"/>
    <w:rsid w:val="00691B79"/>
    <w:rsid w:val="00693005"/>
    <w:rsid w:val="0069306D"/>
    <w:rsid w:val="00693141"/>
    <w:rsid w:val="00693B64"/>
    <w:rsid w:val="00695003"/>
    <w:rsid w:val="00695ADD"/>
    <w:rsid w:val="00695E52"/>
    <w:rsid w:val="00696D6F"/>
    <w:rsid w:val="00697783"/>
    <w:rsid w:val="006A2166"/>
    <w:rsid w:val="006A625B"/>
    <w:rsid w:val="006A7C5E"/>
    <w:rsid w:val="006A7FB9"/>
    <w:rsid w:val="006B0B5F"/>
    <w:rsid w:val="006B1533"/>
    <w:rsid w:val="006B2CF0"/>
    <w:rsid w:val="006B3189"/>
    <w:rsid w:val="006B32E0"/>
    <w:rsid w:val="006B5DAB"/>
    <w:rsid w:val="006B6961"/>
    <w:rsid w:val="006C062A"/>
    <w:rsid w:val="006C1C9C"/>
    <w:rsid w:val="006C22F8"/>
    <w:rsid w:val="006C3ECB"/>
    <w:rsid w:val="006C4525"/>
    <w:rsid w:val="006C4947"/>
    <w:rsid w:val="006C515F"/>
    <w:rsid w:val="006C5BAD"/>
    <w:rsid w:val="006C6068"/>
    <w:rsid w:val="006C6BE6"/>
    <w:rsid w:val="006D10B3"/>
    <w:rsid w:val="006D2F36"/>
    <w:rsid w:val="006D3B3B"/>
    <w:rsid w:val="006D4DF1"/>
    <w:rsid w:val="006D6332"/>
    <w:rsid w:val="006D7B40"/>
    <w:rsid w:val="006E186D"/>
    <w:rsid w:val="006E18A7"/>
    <w:rsid w:val="006E3BD7"/>
    <w:rsid w:val="006E3FDB"/>
    <w:rsid w:val="006E627D"/>
    <w:rsid w:val="006E6379"/>
    <w:rsid w:val="006E73A5"/>
    <w:rsid w:val="006F00A3"/>
    <w:rsid w:val="006F0C59"/>
    <w:rsid w:val="006F126C"/>
    <w:rsid w:val="006F5D7C"/>
    <w:rsid w:val="00700386"/>
    <w:rsid w:val="00700FC0"/>
    <w:rsid w:val="00701BFA"/>
    <w:rsid w:val="00706783"/>
    <w:rsid w:val="00706DC7"/>
    <w:rsid w:val="0070735D"/>
    <w:rsid w:val="0071247C"/>
    <w:rsid w:val="00714E76"/>
    <w:rsid w:val="007157A0"/>
    <w:rsid w:val="0071596B"/>
    <w:rsid w:val="0071694B"/>
    <w:rsid w:val="00717994"/>
    <w:rsid w:val="0072083C"/>
    <w:rsid w:val="0072090F"/>
    <w:rsid w:val="00723582"/>
    <w:rsid w:val="00724BBE"/>
    <w:rsid w:val="00724FDE"/>
    <w:rsid w:val="0072575D"/>
    <w:rsid w:val="007265FC"/>
    <w:rsid w:val="00726780"/>
    <w:rsid w:val="00733902"/>
    <w:rsid w:val="00733AF7"/>
    <w:rsid w:val="00734005"/>
    <w:rsid w:val="0073458C"/>
    <w:rsid w:val="0073626D"/>
    <w:rsid w:val="00737399"/>
    <w:rsid w:val="00741347"/>
    <w:rsid w:val="007421BB"/>
    <w:rsid w:val="00744FEB"/>
    <w:rsid w:val="0074588D"/>
    <w:rsid w:val="00757DC0"/>
    <w:rsid w:val="00765BFA"/>
    <w:rsid w:val="00766476"/>
    <w:rsid w:val="007665FC"/>
    <w:rsid w:val="0076664B"/>
    <w:rsid w:val="00767015"/>
    <w:rsid w:val="00774CFF"/>
    <w:rsid w:val="00776A17"/>
    <w:rsid w:val="00777AE3"/>
    <w:rsid w:val="0078142E"/>
    <w:rsid w:val="007834AF"/>
    <w:rsid w:val="007841A1"/>
    <w:rsid w:val="007872DD"/>
    <w:rsid w:val="007915F0"/>
    <w:rsid w:val="007937C2"/>
    <w:rsid w:val="00797503"/>
    <w:rsid w:val="00797D50"/>
    <w:rsid w:val="007A011F"/>
    <w:rsid w:val="007A245E"/>
    <w:rsid w:val="007A2582"/>
    <w:rsid w:val="007A2B37"/>
    <w:rsid w:val="007A3137"/>
    <w:rsid w:val="007A3B1C"/>
    <w:rsid w:val="007A4366"/>
    <w:rsid w:val="007A69FB"/>
    <w:rsid w:val="007A6C31"/>
    <w:rsid w:val="007B054A"/>
    <w:rsid w:val="007B1CDD"/>
    <w:rsid w:val="007B2174"/>
    <w:rsid w:val="007B5321"/>
    <w:rsid w:val="007C0C57"/>
    <w:rsid w:val="007C231D"/>
    <w:rsid w:val="007C426E"/>
    <w:rsid w:val="007C4332"/>
    <w:rsid w:val="007C485A"/>
    <w:rsid w:val="007C733C"/>
    <w:rsid w:val="007D1CB5"/>
    <w:rsid w:val="007D2B59"/>
    <w:rsid w:val="007E1465"/>
    <w:rsid w:val="007E3B23"/>
    <w:rsid w:val="007E4DB3"/>
    <w:rsid w:val="007E77C1"/>
    <w:rsid w:val="007F0499"/>
    <w:rsid w:val="007F1D58"/>
    <w:rsid w:val="007F20C6"/>
    <w:rsid w:val="007F21A7"/>
    <w:rsid w:val="007F398F"/>
    <w:rsid w:val="007F6519"/>
    <w:rsid w:val="00801EAF"/>
    <w:rsid w:val="0080398D"/>
    <w:rsid w:val="00811D31"/>
    <w:rsid w:val="008134BA"/>
    <w:rsid w:val="00813D29"/>
    <w:rsid w:val="00815592"/>
    <w:rsid w:val="008162CE"/>
    <w:rsid w:val="00816F04"/>
    <w:rsid w:val="00820CE0"/>
    <w:rsid w:val="00822FE0"/>
    <w:rsid w:val="00830025"/>
    <w:rsid w:val="00830861"/>
    <w:rsid w:val="00831473"/>
    <w:rsid w:val="008342E3"/>
    <w:rsid w:val="00835F12"/>
    <w:rsid w:val="00836282"/>
    <w:rsid w:val="00837842"/>
    <w:rsid w:val="00837B73"/>
    <w:rsid w:val="0084119E"/>
    <w:rsid w:val="00842293"/>
    <w:rsid w:val="008438F8"/>
    <w:rsid w:val="0084483F"/>
    <w:rsid w:val="00845395"/>
    <w:rsid w:val="0084632B"/>
    <w:rsid w:val="008501A8"/>
    <w:rsid w:val="00850320"/>
    <w:rsid w:val="00853B20"/>
    <w:rsid w:val="008556E7"/>
    <w:rsid w:val="00856FFA"/>
    <w:rsid w:val="008600D2"/>
    <w:rsid w:val="008608A7"/>
    <w:rsid w:val="008626C7"/>
    <w:rsid w:val="00864DEA"/>
    <w:rsid w:val="00867012"/>
    <w:rsid w:val="00867111"/>
    <w:rsid w:val="00870532"/>
    <w:rsid w:val="00870DF6"/>
    <w:rsid w:val="00871F39"/>
    <w:rsid w:val="008745EF"/>
    <w:rsid w:val="008758BD"/>
    <w:rsid w:val="008762E6"/>
    <w:rsid w:val="00876561"/>
    <w:rsid w:val="00876C80"/>
    <w:rsid w:val="00877B5C"/>
    <w:rsid w:val="00877BA7"/>
    <w:rsid w:val="0088302E"/>
    <w:rsid w:val="0088362D"/>
    <w:rsid w:val="00884616"/>
    <w:rsid w:val="00884AA1"/>
    <w:rsid w:val="00884DB4"/>
    <w:rsid w:val="008868AE"/>
    <w:rsid w:val="008919A7"/>
    <w:rsid w:val="00891CBE"/>
    <w:rsid w:val="008922B3"/>
    <w:rsid w:val="008943EE"/>
    <w:rsid w:val="008947C7"/>
    <w:rsid w:val="0089792C"/>
    <w:rsid w:val="008A017A"/>
    <w:rsid w:val="008A345A"/>
    <w:rsid w:val="008A34E6"/>
    <w:rsid w:val="008A4808"/>
    <w:rsid w:val="008A4E43"/>
    <w:rsid w:val="008A5F0C"/>
    <w:rsid w:val="008B0244"/>
    <w:rsid w:val="008B0330"/>
    <w:rsid w:val="008B06EE"/>
    <w:rsid w:val="008B0A13"/>
    <w:rsid w:val="008B339E"/>
    <w:rsid w:val="008B36DB"/>
    <w:rsid w:val="008B424D"/>
    <w:rsid w:val="008B462F"/>
    <w:rsid w:val="008B4F67"/>
    <w:rsid w:val="008B61BA"/>
    <w:rsid w:val="008B6723"/>
    <w:rsid w:val="008B6EEE"/>
    <w:rsid w:val="008C0DA1"/>
    <w:rsid w:val="008C23C4"/>
    <w:rsid w:val="008C2536"/>
    <w:rsid w:val="008C25B3"/>
    <w:rsid w:val="008C2B4E"/>
    <w:rsid w:val="008C709C"/>
    <w:rsid w:val="008D0871"/>
    <w:rsid w:val="008D1F79"/>
    <w:rsid w:val="008D3CBC"/>
    <w:rsid w:val="008D4FCA"/>
    <w:rsid w:val="008D5961"/>
    <w:rsid w:val="008D72D5"/>
    <w:rsid w:val="008D7CA0"/>
    <w:rsid w:val="008E0EA6"/>
    <w:rsid w:val="008E1EFC"/>
    <w:rsid w:val="008E1FE3"/>
    <w:rsid w:val="008E20BF"/>
    <w:rsid w:val="008E2403"/>
    <w:rsid w:val="008E2B80"/>
    <w:rsid w:val="008E3665"/>
    <w:rsid w:val="008E3FD1"/>
    <w:rsid w:val="008E671A"/>
    <w:rsid w:val="008F1C72"/>
    <w:rsid w:val="008F3643"/>
    <w:rsid w:val="008F3BBC"/>
    <w:rsid w:val="008F412E"/>
    <w:rsid w:val="008F6375"/>
    <w:rsid w:val="008F7BE6"/>
    <w:rsid w:val="00903E62"/>
    <w:rsid w:val="00904532"/>
    <w:rsid w:val="00904C69"/>
    <w:rsid w:val="00904D97"/>
    <w:rsid w:val="00905495"/>
    <w:rsid w:val="00906470"/>
    <w:rsid w:val="00906B70"/>
    <w:rsid w:val="009076F5"/>
    <w:rsid w:val="009102B9"/>
    <w:rsid w:val="00910AE3"/>
    <w:rsid w:val="009118CE"/>
    <w:rsid w:val="00911A89"/>
    <w:rsid w:val="00912E43"/>
    <w:rsid w:val="009141A5"/>
    <w:rsid w:val="00915BA4"/>
    <w:rsid w:val="00915C6F"/>
    <w:rsid w:val="00920AF4"/>
    <w:rsid w:val="009222C5"/>
    <w:rsid w:val="009222EC"/>
    <w:rsid w:val="00922A59"/>
    <w:rsid w:val="0092653A"/>
    <w:rsid w:val="00926835"/>
    <w:rsid w:val="00926CEC"/>
    <w:rsid w:val="00927C44"/>
    <w:rsid w:val="00930EB0"/>
    <w:rsid w:val="009318E6"/>
    <w:rsid w:val="009338C3"/>
    <w:rsid w:val="009346A4"/>
    <w:rsid w:val="00935325"/>
    <w:rsid w:val="0093760B"/>
    <w:rsid w:val="00940482"/>
    <w:rsid w:val="00940EB7"/>
    <w:rsid w:val="009427E0"/>
    <w:rsid w:val="009428F8"/>
    <w:rsid w:val="009443D9"/>
    <w:rsid w:val="009453A0"/>
    <w:rsid w:val="00952406"/>
    <w:rsid w:val="0095445C"/>
    <w:rsid w:val="00956C1E"/>
    <w:rsid w:val="0095720B"/>
    <w:rsid w:val="0095798B"/>
    <w:rsid w:val="00963920"/>
    <w:rsid w:val="00967819"/>
    <w:rsid w:val="00967D42"/>
    <w:rsid w:val="00972F95"/>
    <w:rsid w:val="009738DA"/>
    <w:rsid w:val="00976328"/>
    <w:rsid w:val="00976F13"/>
    <w:rsid w:val="00980325"/>
    <w:rsid w:val="009816B8"/>
    <w:rsid w:val="009830F8"/>
    <w:rsid w:val="00984BB7"/>
    <w:rsid w:val="00984EA1"/>
    <w:rsid w:val="00987F06"/>
    <w:rsid w:val="00991B37"/>
    <w:rsid w:val="00992CAC"/>
    <w:rsid w:val="0099489F"/>
    <w:rsid w:val="0099530E"/>
    <w:rsid w:val="0099589C"/>
    <w:rsid w:val="009A165E"/>
    <w:rsid w:val="009A244D"/>
    <w:rsid w:val="009A24C0"/>
    <w:rsid w:val="009A4795"/>
    <w:rsid w:val="009A5412"/>
    <w:rsid w:val="009A5D98"/>
    <w:rsid w:val="009A64E1"/>
    <w:rsid w:val="009B1621"/>
    <w:rsid w:val="009B1648"/>
    <w:rsid w:val="009B2063"/>
    <w:rsid w:val="009B540B"/>
    <w:rsid w:val="009B6B89"/>
    <w:rsid w:val="009B7FD6"/>
    <w:rsid w:val="009C1B45"/>
    <w:rsid w:val="009C376C"/>
    <w:rsid w:val="009C5017"/>
    <w:rsid w:val="009C7335"/>
    <w:rsid w:val="009C781A"/>
    <w:rsid w:val="009D125E"/>
    <w:rsid w:val="009D133A"/>
    <w:rsid w:val="009D2A7A"/>
    <w:rsid w:val="009D3A44"/>
    <w:rsid w:val="009D7D19"/>
    <w:rsid w:val="009E119D"/>
    <w:rsid w:val="009E23E4"/>
    <w:rsid w:val="009E2F95"/>
    <w:rsid w:val="009E4AE6"/>
    <w:rsid w:val="009E4B21"/>
    <w:rsid w:val="009E508A"/>
    <w:rsid w:val="009E6D2E"/>
    <w:rsid w:val="009F1391"/>
    <w:rsid w:val="009F16A5"/>
    <w:rsid w:val="009F20F2"/>
    <w:rsid w:val="009F25B0"/>
    <w:rsid w:val="00A00D5F"/>
    <w:rsid w:val="00A010BA"/>
    <w:rsid w:val="00A0283C"/>
    <w:rsid w:val="00A02C20"/>
    <w:rsid w:val="00A0377F"/>
    <w:rsid w:val="00A04E8C"/>
    <w:rsid w:val="00A04FEE"/>
    <w:rsid w:val="00A104C7"/>
    <w:rsid w:val="00A11300"/>
    <w:rsid w:val="00A131A5"/>
    <w:rsid w:val="00A13C71"/>
    <w:rsid w:val="00A14680"/>
    <w:rsid w:val="00A16728"/>
    <w:rsid w:val="00A16A33"/>
    <w:rsid w:val="00A16DAC"/>
    <w:rsid w:val="00A1770E"/>
    <w:rsid w:val="00A20140"/>
    <w:rsid w:val="00A208C0"/>
    <w:rsid w:val="00A21EE8"/>
    <w:rsid w:val="00A233BD"/>
    <w:rsid w:val="00A273FA"/>
    <w:rsid w:val="00A307A3"/>
    <w:rsid w:val="00A31149"/>
    <w:rsid w:val="00A32A3C"/>
    <w:rsid w:val="00A33D39"/>
    <w:rsid w:val="00A35DF5"/>
    <w:rsid w:val="00A35F46"/>
    <w:rsid w:val="00A406DB"/>
    <w:rsid w:val="00A4080D"/>
    <w:rsid w:val="00A4093F"/>
    <w:rsid w:val="00A42FFE"/>
    <w:rsid w:val="00A446C5"/>
    <w:rsid w:val="00A44740"/>
    <w:rsid w:val="00A44EF3"/>
    <w:rsid w:val="00A46091"/>
    <w:rsid w:val="00A50C79"/>
    <w:rsid w:val="00A51AC8"/>
    <w:rsid w:val="00A52938"/>
    <w:rsid w:val="00A52FD8"/>
    <w:rsid w:val="00A5365B"/>
    <w:rsid w:val="00A545DA"/>
    <w:rsid w:val="00A550B2"/>
    <w:rsid w:val="00A60350"/>
    <w:rsid w:val="00A61D66"/>
    <w:rsid w:val="00A64B67"/>
    <w:rsid w:val="00A66B84"/>
    <w:rsid w:val="00A67D99"/>
    <w:rsid w:val="00A717FB"/>
    <w:rsid w:val="00A719A2"/>
    <w:rsid w:val="00A72177"/>
    <w:rsid w:val="00A73170"/>
    <w:rsid w:val="00A745FA"/>
    <w:rsid w:val="00A75A98"/>
    <w:rsid w:val="00A773CA"/>
    <w:rsid w:val="00A80C27"/>
    <w:rsid w:val="00A81C0A"/>
    <w:rsid w:val="00A843BF"/>
    <w:rsid w:val="00A86200"/>
    <w:rsid w:val="00A863DD"/>
    <w:rsid w:val="00A87025"/>
    <w:rsid w:val="00A87A67"/>
    <w:rsid w:val="00A923E4"/>
    <w:rsid w:val="00A93276"/>
    <w:rsid w:val="00A93CD7"/>
    <w:rsid w:val="00A93E64"/>
    <w:rsid w:val="00A979EA"/>
    <w:rsid w:val="00AA2663"/>
    <w:rsid w:val="00AA3526"/>
    <w:rsid w:val="00AA58D1"/>
    <w:rsid w:val="00AA5B47"/>
    <w:rsid w:val="00AA72B9"/>
    <w:rsid w:val="00AA7FD3"/>
    <w:rsid w:val="00AB194F"/>
    <w:rsid w:val="00AB2211"/>
    <w:rsid w:val="00AB2DC9"/>
    <w:rsid w:val="00AB65B7"/>
    <w:rsid w:val="00AB72D6"/>
    <w:rsid w:val="00AB7C39"/>
    <w:rsid w:val="00AC1431"/>
    <w:rsid w:val="00AC2019"/>
    <w:rsid w:val="00AC30F9"/>
    <w:rsid w:val="00AC39A8"/>
    <w:rsid w:val="00AC61E2"/>
    <w:rsid w:val="00AC6823"/>
    <w:rsid w:val="00AC6940"/>
    <w:rsid w:val="00AC7F2E"/>
    <w:rsid w:val="00AE1834"/>
    <w:rsid w:val="00AE233A"/>
    <w:rsid w:val="00AE2CA4"/>
    <w:rsid w:val="00AE338D"/>
    <w:rsid w:val="00AE3F3C"/>
    <w:rsid w:val="00AE435F"/>
    <w:rsid w:val="00AE6A12"/>
    <w:rsid w:val="00AF042D"/>
    <w:rsid w:val="00AF0597"/>
    <w:rsid w:val="00AF553E"/>
    <w:rsid w:val="00AF770B"/>
    <w:rsid w:val="00B005F6"/>
    <w:rsid w:val="00B015BD"/>
    <w:rsid w:val="00B021D5"/>
    <w:rsid w:val="00B02CD5"/>
    <w:rsid w:val="00B0362B"/>
    <w:rsid w:val="00B036E8"/>
    <w:rsid w:val="00B04563"/>
    <w:rsid w:val="00B06D6E"/>
    <w:rsid w:val="00B0717A"/>
    <w:rsid w:val="00B078E8"/>
    <w:rsid w:val="00B101D9"/>
    <w:rsid w:val="00B10431"/>
    <w:rsid w:val="00B123DB"/>
    <w:rsid w:val="00B142D6"/>
    <w:rsid w:val="00B21998"/>
    <w:rsid w:val="00B242BA"/>
    <w:rsid w:val="00B25E4D"/>
    <w:rsid w:val="00B26E89"/>
    <w:rsid w:val="00B3052C"/>
    <w:rsid w:val="00B30B81"/>
    <w:rsid w:val="00B320FA"/>
    <w:rsid w:val="00B3337A"/>
    <w:rsid w:val="00B34273"/>
    <w:rsid w:val="00B353BA"/>
    <w:rsid w:val="00B3645D"/>
    <w:rsid w:val="00B37BF2"/>
    <w:rsid w:val="00B402C4"/>
    <w:rsid w:val="00B41D82"/>
    <w:rsid w:val="00B41D92"/>
    <w:rsid w:val="00B4319E"/>
    <w:rsid w:val="00B444F7"/>
    <w:rsid w:val="00B4454A"/>
    <w:rsid w:val="00B47870"/>
    <w:rsid w:val="00B50014"/>
    <w:rsid w:val="00B53C54"/>
    <w:rsid w:val="00B53D5A"/>
    <w:rsid w:val="00B54796"/>
    <w:rsid w:val="00B552C5"/>
    <w:rsid w:val="00B6007C"/>
    <w:rsid w:val="00B603A9"/>
    <w:rsid w:val="00B6325A"/>
    <w:rsid w:val="00B644C3"/>
    <w:rsid w:val="00B6628D"/>
    <w:rsid w:val="00B67AEF"/>
    <w:rsid w:val="00B72666"/>
    <w:rsid w:val="00B72705"/>
    <w:rsid w:val="00B74771"/>
    <w:rsid w:val="00B74C77"/>
    <w:rsid w:val="00B74DAF"/>
    <w:rsid w:val="00B76915"/>
    <w:rsid w:val="00B770A2"/>
    <w:rsid w:val="00B806CB"/>
    <w:rsid w:val="00B80E95"/>
    <w:rsid w:val="00B81210"/>
    <w:rsid w:val="00B82464"/>
    <w:rsid w:val="00B83169"/>
    <w:rsid w:val="00B83CBF"/>
    <w:rsid w:val="00B84E6F"/>
    <w:rsid w:val="00B85097"/>
    <w:rsid w:val="00B86BFC"/>
    <w:rsid w:val="00B949A0"/>
    <w:rsid w:val="00B95311"/>
    <w:rsid w:val="00B96D66"/>
    <w:rsid w:val="00B97385"/>
    <w:rsid w:val="00BA026B"/>
    <w:rsid w:val="00BA3BB5"/>
    <w:rsid w:val="00BA4F79"/>
    <w:rsid w:val="00BA5EB1"/>
    <w:rsid w:val="00BA60D2"/>
    <w:rsid w:val="00BA6486"/>
    <w:rsid w:val="00BA6540"/>
    <w:rsid w:val="00BA6EB8"/>
    <w:rsid w:val="00BA7084"/>
    <w:rsid w:val="00BB1F5B"/>
    <w:rsid w:val="00BB3EC5"/>
    <w:rsid w:val="00BB423B"/>
    <w:rsid w:val="00BB53FF"/>
    <w:rsid w:val="00BB59D9"/>
    <w:rsid w:val="00BB6FF7"/>
    <w:rsid w:val="00BB7000"/>
    <w:rsid w:val="00BB7672"/>
    <w:rsid w:val="00BC0CB1"/>
    <w:rsid w:val="00BC10A7"/>
    <w:rsid w:val="00BC13E1"/>
    <w:rsid w:val="00BC1BE5"/>
    <w:rsid w:val="00BC2A7A"/>
    <w:rsid w:val="00BC352A"/>
    <w:rsid w:val="00BC4F6E"/>
    <w:rsid w:val="00BC5B6E"/>
    <w:rsid w:val="00BC5ECC"/>
    <w:rsid w:val="00BC68C9"/>
    <w:rsid w:val="00BD11AC"/>
    <w:rsid w:val="00BD1DED"/>
    <w:rsid w:val="00BD2011"/>
    <w:rsid w:val="00BD3B13"/>
    <w:rsid w:val="00BD5EAC"/>
    <w:rsid w:val="00BD624E"/>
    <w:rsid w:val="00BD6B5D"/>
    <w:rsid w:val="00BD7732"/>
    <w:rsid w:val="00BD7DEB"/>
    <w:rsid w:val="00BE0DB2"/>
    <w:rsid w:val="00BE45AF"/>
    <w:rsid w:val="00BE5550"/>
    <w:rsid w:val="00BE6473"/>
    <w:rsid w:val="00BF029E"/>
    <w:rsid w:val="00BF1C6E"/>
    <w:rsid w:val="00BF311A"/>
    <w:rsid w:val="00BF7724"/>
    <w:rsid w:val="00C02159"/>
    <w:rsid w:val="00C02F33"/>
    <w:rsid w:val="00C04F22"/>
    <w:rsid w:val="00C05838"/>
    <w:rsid w:val="00C12030"/>
    <w:rsid w:val="00C15F1F"/>
    <w:rsid w:val="00C206DE"/>
    <w:rsid w:val="00C21846"/>
    <w:rsid w:val="00C22F95"/>
    <w:rsid w:val="00C23170"/>
    <w:rsid w:val="00C23EE7"/>
    <w:rsid w:val="00C247F2"/>
    <w:rsid w:val="00C24A35"/>
    <w:rsid w:val="00C25D39"/>
    <w:rsid w:val="00C26015"/>
    <w:rsid w:val="00C2683C"/>
    <w:rsid w:val="00C26BA8"/>
    <w:rsid w:val="00C31425"/>
    <w:rsid w:val="00C36A5F"/>
    <w:rsid w:val="00C40E92"/>
    <w:rsid w:val="00C418C2"/>
    <w:rsid w:val="00C41CB8"/>
    <w:rsid w:val="00C428E5"/>
    <w:rsid w:val="00C42A29"/>
    <w:rsid w:val="00C42DF0"/>
    <w:rsid w:val="00C42E1B"/>
    <w:rsid w:val="00C43B5F"/>
    <w:rsid w:val="00C44529"/>
    <w:rsid w:val="00C44D50"/>
    <w:rsid w:val="00C44F95"/>
    <w:rsid w:val="00C45571"/>
    <w:rsid w:val="00C45B6A"/>
    <w:rsid w:val="00C468F9"/>
    <w:rsid w:val="00C46EA5"/>
    <w:rsid w:val="00C50B43"/>
    <w:rsid w:val="00C50BF6"/>
    <w:rsid w:val="00C51163"/>
    <w:rsid w:val="00C521F3"/>
    <w:rsid w:val="00C560CD"/>
    <w:rsid w:val="00C575AE"/>
    <w:rsid w:val="00C57E2D"/>
    <w:rsid w:val="00C63239"/>
    <w:rsid w:val="00C63C75"/>
    <w:rsid w:val="00C63E06"/>
    <w:rsid w:val="00C63E2D"/>
    <w:rsid w:val="00C64373"/>
    <w:rsid w:val="00C64A65"/>
    <w:rsid w:val="00C654E0"/>
    <w:rsid w:val="00C66F2B"/>
    <w:rsid w:val="00C70363"/>
    <w:rsid w:val="00C75A93"/>
    <w:rsid w:val="00C75F44"/>
    <w:rsid w:val="00C76CDC"/>
    <w:rsid w:val="00C76FC7"/>
    <w:rsid w:val="00C77A7A"/>
    <w:rsid w:val="00C807EF"/>
    <w:rsid w:val="00C815CD"/>
    <w:rsid w:val="00C844A3"/>
    <w:rsid w:val="00C90634"/>
    <w:rsid w:val="00C90828"/>
    <w:rsid w:val="00C93BC8"/>
    <w:rsid w:val="00C944AD"/>
    <w:rsid w:val="00C95F15"/>
    <w:rsid w:val="00CA031B"/>
    <w:rsid w:val="00CA0471"/>
    <w:rsid w:val="00CA0ADC"/>
    <w:rsid w:val="00CA4212"/>
    <w:rsid w:val="00CA484F"/>
    <w:rsid w:val="00CA4B1F"/>
    <w:rsid w:val="00CA4C35"/>
    <w:rsid w:val="00CA4C5B"/>
    <w:rsid w:val="00CA5E63"/>
    <w:rsid w:val="00CA7B0B"/>
    <w:rsid w:val="00CB0363"/>
    <w:rsid w:val="00CB104E"/>
    <w:rsid w:val="00CB56C5"/>
    <w:rsid w:val="00CB7839"/>
    <w:rsid w:val="00CB79AC"/>
    <w:rsid w:val="00CC1626"/>
    <w:rsid w:val="00CC21D4"/>
    <w:rsid w:val="00CC2A0B"/>
    <w:rsid w:val="00CC3CB0"/>
    <w:rsid w:val="00CC4049"/>
    <w:rsid w:val="00CC461A"/>
    <w:rsid w:val="00CC497B"/>
    <w:rsid w:val="00CC5D08"/>
    <w:rsid w:val="00CC6AB5"/>
    <w:rsid w:val="00CC715A"/>
    <w:rsid w:val="00CC7E38"/>
    <w:rsid w:val="00CD0648"/>
    <w:rsid w:val="00CD11A1"/>
    <w:rsid w:val="00CD18B2"/>
    <w:rsid w:val="00CD3182"/>
    <w:rsid w:val="00CD6B1B"/>
    <w:rsid w:val="00CE091C"/>
    <w:rsid w:val="00CE0BF8"/>
    <w:rsid w:val="00CE2E74"/>
    <w:rsid w:val="00CE3CC9"/>
    <w:rsid w:val="00CE485E"/>
    <w:rsid w:val="00CE6546"/>
    <w:rsid w:val="00CE716A"/>
    <w:rsid w:val="00CE7CDF"/>
    <w:rsid w:val="00CF6610"/>
    <w:rsid w:val="00D004B7"/>
    <w:rsid w:val="00D0153B"/>
    <w:rsid w:val="00D03915"/>
    <w:rsid w:val="00D11947"/>
    <w:rsid w:val="00D11A5C"/>
    <w:rsid w:val="00D152FD"/>
    <w:rsid w:val="00D16F93"/>
    <w:rsid w:val="00D1716A"/>
    <w:rsid w:val="00D17C80"/>
    <w:rsid w:val="00D2011C"/>
    <w:rsid w:val="00D20765"/>
    <w:rsid w:val="00D20D1A"/>
    <w:rsid w:val="00D20DE4"/>
    <w:rsid w:val="00D21420"/>
    <w:rsid w:val="00D30C40"/>
    <w:rsid w:val="00D320AC"/>
    <w:rsid w:val="00D34557"/>
    <w:rsid w:val="00D34572"/>
    <w:rsid w:val="00D40373"/>
    <w:rsid w:val="00D44F72"/>
    <w:rsid w:val="00D46D75"/>
    <w:rsid w:val="00D500C2"/>
    <w:rsid w:val="00D50A33"/>
    <w:rsid w:val="00D520DE"/>
    <w:rsid w:val="00D527FE"/>
    <w:rsid w:val="00D55A2C"/>
    <w:rsid w:val="00D55B01"/>
    <w:rsid w:val="00D60605"/>
    <w:rsid w:val="00D6070A"/>
    <w:rsid w:val="00D6160F"/>
    <w:rsid w:val="00D61D98"/>
    <w:rsid w:val="00D61DF7"/>
    <w:rsid w:val="00D61E43"/>
    <w:rsid w:val="00D647F7"/>
    <w:rsid w:val="00D648FB"/>
    <w:rsid w:val="00D706E3"/>
    <w:rsid w:val="00D70950"/>
    <w:rsid w:val="00D70E17"/>
    <w:rsid w:val="00D72695"/>
    <w:rsid w:val="00D7325D"/>
    <w:rsid w:val="00D73A58"/>
    <w:rsid w:val="00D7648F"/>
    <w:rsid w:val="00D81178"/>
    <w:rsid w:val="00D82C86"/>
    <w:rsid w:val="00D83146"/>
    <w:rsid w:val="00D83A53"/>
    <w:rsid w:val="00D8542E"/>
    <w:rsid w:val="00D85DD0"/>
    <w:rsid w:val="00D906D8"/>
    <w:rsid w:val="00D91BE8"/>
    <w:rsid w:val="00D9307E"/>
    <w:rsid w:val="00D936C3"/>
    <w:rsid w:val="00D956D6"/>
    <w:rsid w:val="00D96207"/>
    <w:rsid w:val="00D97B42"/>
    <w:rsid w:val="00DA230B"/>
    <w:rsid w:val="00DA2990"/>
    <w:rsid w:val="00DA6462"/>
    <w:rsid w:val="00DB0943"/>
    <w:rsid w:val="00DB2FE2"/>
    <w:rsid w:val="00DB302D"/>
    <w:rsid w:val="00DB439D"/>
    <w:rsid w:val="00DB460B"/>
    <w:rsid w:val="00DB5A26"/>
    <w:rsid w:val="00DB5D02"/>
    <w:rsid w:val="00DB7502"/>
    <w:rsid w:val="00DC20C5"/>
    <w:rsid w:val="00DC3660"/>
    <w:rsid w:val="00DC3D31"/>
    <w:rsid w:val="00DC4418"/>
    <w:rsid w:val="00DC5942"/>
    <w:rsid w:val="00DC6B51"/>
    <w:rsid w:val="00DC7F86"/>
    <w:rsid w:val="00DD1E98"/>
    <w:rsid w:val="00DD45AD"/>
    <w:rsid w:val="00DD4D37"/>
    <w:rsid w:val="00DD5970"/>
    <w:rsid w:val="00DD6E94"/>
    <w:rsid w:val="00DD7EB1"/>
    <w:rsid w:val="00DE064F"/>
    <w:rsid w:val="00DE13BC"/>
    <w:rsid w:val="00DE3806"/>
    <w:rsid w:val="00DE3ECD"/>
    <w:rsid w:val="00DE3FD6"/>
    <w:rsid w:val="00DE4CBE"/>
    <w:rsid w:val="00DE6528"/>
    <w:rsid w:val="00DE73D1"/>
    <w:rsid w:val="00DE7C32"/>
    <w:rsid w:val="00DF0BEF"/>
    <w:rsid w:val="00DF1D08"/>
    <w:rsid w:val="00DF3B4B"/>
    <w:rsid w:val="00DF502B"/>
    <w:rsid w:val="00DF6D57"/>
    <w:rsid w:val="00DF75D5"/>
    <w:rsid w:val="00DF769C"/>
    <w:rsid w:val="00E00F57"/>
    <w:rsid w:val="00E01192"/>
    <w:rsid w:val="00E02F49"/>
    <w:rsid w:val="00E078C1"/>
    <w:rsid w:val="00E07D93"/>
    <w:rsid w:val="00E10AA4"/>
    <w:rsid w:val="00E11EE6"/>
    <w:rsid w:val="00E1211B"/>
    <w:rsid w:val="00E138DB"/>
    <w:rsid w:val="00E14E4E"/>
    <w:rsid w:val="00E1521E"/>
    <w:rsid w:val="00E1616D"/>
    <w:rsid w:val="00E165CE"/>
    <w:rsid w:val="00E16F10"/>
    <w:rsid w:val="00E20743"/>
    <w:rsid w:val="00E20783"/>
    <w:rsid w:val="00E209D1"/>
    <w:rsid w:val="00E239C9"/>
    <w:rsid w:val="00E242EF"/>
    <w:rsid w:val="00E24C18"/>
    <w:rsid w:val="00E25F72"/>
    <w:rsid w:val="00E2615F"/>
    <w:rsid w:val="00E26FD8"/>
    <w:rsid w:val="00E30EF5"/>
    <w:rsid w:val="00E32910"/>
    <w:rsid w:val="00E35629"/>
    <w:rsid w:val="00E35DE9"/>
    <w:rsid w:val="00E36789"/>
    <w:rsid w:val="00E36D0D"/>
    <w:rsid w:val="00E373D5"/>
    <w:rsid w:val="00E42F77"/>
    <w:rsid w:val="00E4471B"/>
    <w:rsid w:val="00E451D7"/>
    <w:rsid w:val="00E460AC"/>
    <w:rsid w:val="00E51CE3"/>
    <w:rsid w:val="00E51F6F"/>
    <w:rsid w:val="00E5395C"/>
    <w:rsid w:val="00E54870"/>
    <w:rsid w:val="00E61433"/>
    <w:rsid w:val="00E63B1A"/>
    <w:rsid w:val="00E63B90"/>
    <w:rsid w:val="00E63DCC"/>
    <w:rsid w:val="00E644C1"/>
    <w:rsid w:val="00E64E7C"/>
    <w:rsid w:val="00E66BE0"/>
    <w:rsid w:val="00E73A91"/>
    <w:rsid w:val="00E74717"/>
    <w:rsid w:val="00E74EC5"/>
    <w:rsid w:val="00E755E9"/>
    <w:rsid w:val="00E76AF1"/>
    <w:rsid w:val="00E77902"/>
    <w:rsid w:val="00E80562"/>
    <w:rsid w:val="00E80A59"/>
    <w:rsid w:val="00E83051"/>
    <w:rsid w:val="00E86258"/>
    <w:rsid w:val="00E87461"/>
    <w:rsid w:val="00E87B6C"/>
    <w:rsid w:val="00E92E95"/>
    <w:rsid w:val="00E92FED"/>
    <w:rsid w:val="00E9305A"/>
    <w:rsid w:val="00E93525"/>
    <w:rsid w:val="00E96464"/>
    <w:rsid w:val="00E97E46"/>
    <w:rsid w:val="00EA21F8"/>
    <w:rsid w:val="00EB060E"/>
    <w:rsid w:val="00EB1CA2"/>
    <w:rsid w:val="00EB2A68"/>
    <w:rsid w:val="00EB2C27"/>
    <w:rsid w:val="00EB4063"/>
    <w:rsid w:val="00EB5044"/>
    <w:rsid w:val="00EC2A39"/>
    <w:rsid w:val="00EC41D1"/>
    <w:rsid w:val="00EC6A60"/>
    <w:rsid w:val="00EC6B82"/>
    <w:rsid w:val="00EC6C8D"/>
    <w:rsid w:val="00EC75D0"/>
    <w:rsid w:val="00EC7F97"/>
    <w:rsid w:val="00ED03AB"/>
    <w:rsid w:val="00ED1665"/>
    <w:rsid w:val="00ED2E68"/>
    <w:rsid w:val="00ED569C"/>
    <w:rsid w:val="00ED58D9"/>
    <w:rsid w:val="00ED5E48"/>
    <w:rsid w:val="00ED6C91"/>
    <w:rsid w:val="00EE20F6"/>
    <w:rsid w:val="00EE265A"/>
    <w:rsid w:val="00EE2A36"/>
    <w:rsid w:val="00EE3B2A"/>
    <w:rsid w:val="00EE559C"/>
    <w:rsid w:val="00EE55C2"/>
    <w:rsid w:val="00EE6752"/>
    <w:rsid w:val="00EE6A50"/>
    <w:rsid w:val="00EE6EFB"/>
    <w:rsid w:val="00EE785F"/>
    <w:rsid w:val="00EF1CF3"/>
    <w:rsid w:val="00EF2BA0"/>
    <w:rsid w:val="00EF2C88"/>
    <w:rsid w:val="00EF313D"/>
    <w:rsid w:val="00EF5256"/>
    <w:rsid w:val="00EF7A98"/>
    <w:rsid w:val="00F04016"/>
    <w:rsid w:val="00F058E0"/>
    <w:rsid w:val="00F05E9D"/>
    <w:rsid w:val="00F06D2F"/>
    <w:rsid w:val="00F0749D"/>
    <w:rsid w:val="00F10A74"/>
    <w:rsid w:val="00F10B70"/>
    <w:rsid w:val="00F16E75"/>
    <w:rsid w:val="00F1703D"/>
    <w:rsid w:val="00F175DB"/>
    <w:rsid w:val="00F17FC6"/>
    <w:rsid w:val="00F20368"/>
    <w:rsid w:val="00F21B72"/>
    <w:rsid w:val="00F22872"/>
    <w:rsid w:val="00F239F5"/>
    <w:rsid w:val="00F24787"/>
    <w:rsid w:val="00F25434"/>
    <w:rsid w:val="00F25922"/>
    <w:rsid w:val="00F25A10"/>
    <w:rsid w:val="00F25BDC"/>
    <w:rsid w:val="00F26217"/>
    <w:rsid w:val="00F2626A"/>
    <w:rsid w:val="00F27760"/>
    <w:rsid w:val="00F30412"/>
    <w:rsid w:val="00F311F5"/>
    <w:rsid w:val="00F31BAC"/>
    <w:rsid w:val="00F33406"/>
    <w:rsid w:val="00F34359"/>
    <w:rsid w:val="00F40FA8"/>
    <w:rsid w:val="00F41BF5"/>
    <w:rsid w:val="00F41F46"/>
    <w:rsid w:val="00F42035"/>
    <w:rsid w:val="00F45B71"/>
    <w:rsid w:val="00F46D3B"/>
    <w:rsid w:val="00F4711F"/>
    <w:rsid w:val="00F51D59"/>
    <w:rsid w:val="00F53302"/>
    <w:rsid w:val="00F5743D"/>
    <w:rsid w:val="00F5790C"/>
    <w:rsid w:val="00F61CE1"/>
    <w:rsid w:val="00F636F6"/>
    <w:rsid w:val="00F701BF"/>
    <w:rsid w:val="00F709E0"/>
    <w:rsid w:val="00F7465C"/>
    <w:rsid w:val="00F75942"/>
    <w:rsid w:val="00F75ED5"/>
    <w:rsid w:val="00F75F13"/>
    <w:rsid w:val="00F76650"/>
    <w:rsid w:val="00F769B7"/>
    <w:rsid w:val="00F76B3C"/>
    <w:rsid w:val="00F81F57"/>
    <w:rsid w:val="00F82004"/>
    <w:rsid w:val="00F86E14"/>
    <w:rsid w:val="00F903BB"/>
    <w:rsid w:val="00F90FD6"/>
    <w:rsid w:val="00F940C2"/>
    <w:rsid w:val="00F94CE7"/>
    <w:rsid w:val="00F95E29"/>
    <w:rsid w:val="00F97842"/>
    <w:rsid w:val="00FA056D"/>
    <w:rsid w:val="00FA349D"/>
    <w:rsid w:val="00FA6433"/>
    <w:rsid w:val="00FA7A70"/>
    <w:rsid w:val="00FB01D6"/>
    <w:rsid w:val="00FB07A0"/>
    <w:rsid w:val="00FB16AA"/>
    <w:rsid w:val="00FB2A94"/>
    <w:rsid w:val="00FB436A"/>
    <w:rsid w:val="00FB55AA"/>
    <w:rsid w:val="00FB5773"/>
    <w:rsid w:val="00FB6868"/>
    <w:rsid w:val="00FC1761"/>
    <w:rsid w:val="00FC37D9"/>
    <w:rsid w:val="00FC50E2"/>
    <w:rsid w:val="00FC6BCF"/>
    <w:rsid w:val="00FD131C"/>
    <w:rsid w:val="00FD1C3E"/>
    <w:rsid w:val="00FD2248"/>
    <w:rsid w:val="00FD607F"/>
    <w:rsid w:val="00FE00F0"/>
    <w:rsid w:val="00FE16B6"/>
    <w:rsid w:val="00FE1CF8"/>
    <w:rsid w:val="00FE1F19"/>
    <w:rsid w:val="00FE22CE"/>
    <w:rsid w:val="00FE458C"/>
    <w:rsid w:val="00FE5544"/>
    <w:rsid w:val="00FE692E"/>
    <w:rsid w:val="00FE6AD0"/>
    <w:rsid w:val="00FE7471"/>
    <w:rsid w:val="00FF00BA"/>
    <w:rsid w:val="00FF0873"/>
    <w:rsid w:val="00FF36A4"/>
    <w:rsid w:val="00FF42F2"/>
    <w:rsid w:val="00FF5B58"/>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AF17FC"/>
  <w15:docId w15:val="{3F72D4DD-E7E8-4933-A8F7-DB18C2B50E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E2A36"/>
    <w:pPr>
      <w:suppressAutoHyphens/>
      <w:spacing w:after="200" w:line="276" w:lineRule="auto"/>
    </w:pPr>
    <w:rPr>
      <w:rFonts w:ascii="Calibri" w:eastAsia="Calibri" w:hAnsi="Calibri" w:cs="Calibri"/>
      <w:lang w:val="de-DE" w:eastAsia="zh-CN"/>
    </w:rPr>
  </w:style>
  <w:style w:type="paragraph" w:styleId="Heading1">
    <w:name w:val="heading 1"/>
    <w:basedOn w:val="Normal"/>
    <w:next w:val="Normal"/>
    <w:link w:val="Heading1Char"/>
    <w:uiPriority w:val="9"/>
    <w:qFormat/>
    <w:rsid w:val="00EE2A3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E18A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E2A36"/>
    <w:rPr>
      <w:rFonts w:asciiTheme="majorHAnsi" w:eastAsiaTheme="majorEastAsia" w:hAnsiTheme="majorHAnsi" w:cstheme="majorBidi"/>
      <w:color w:val="2F5496" w:themeColor="accent1" w:themeShade="BF"/>
      <w:sz w:val="32"/>
      <w:szCs w:val="32"/>
      <w:lang w:val="de-DE" w:eastAsia="zh-CN"/>
    </w:rPr>
  </w:style>
  <w:style w:type="paragraph" w:styleId="BalloonText">
    <w:name w:val="Balloon Text"/>
    <w:basedOn w:val="Normal"/>
    <w:link w:val="BalloonTextChar"/>
    <w:uiPriority w:val="99"/>
    <w:semiHidden/>
    <w:unhideWhenUsed/>
    <w:rsid w:val="00EE2A3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E2A36"/>
    <w:rPr>
      <w:rFonts w:ascii="Segoe UI" w:eastAsia="Calibri" w:hAnsi="Segoe UI" w:cs="Segoe UI"/>
      <w:sz w:val="18"/>
      <w:szCs w:val="18"/>
      <w:lang w:val="de-DE" w:eastAsia="zh-CN"/>
    </w:rPr>
  </w:style>
  <w:style w:type="character" w:styleId="CommentReference">
    <w:name w:val="annotation reference"/>
    <w:uiPriority w:val="99"/>
    <w:rsid w:val="00EE2A36"/>
    <w:rPr>
      <w:sz w:val="16"/>
      <w:szCs w:val="16"/>
    </w:rPr>
  </w:style>
  <w:style w:type="paragraph" w:styleId="CommentText">
    <w:name w:val="annotation text"/>
    <w:basedOn w:val="Normal"/>
    <w:link w:val="CommentTextChar"/>
    <w:uiPriority w:val="99"/>
    <w:unhideWhenUsed/>
    <w:rsid w:val="00EE2A36"/>
    <w:pPr>
      <w:spacing w:line="240" w:lineRule="auto"/>
    </w:pPr>
    <w:rPr>
      <w:sz w:val="20"/>
      <w:szCs w:val="20"/>
    </w:rPr>
  </w:style>
  <w:style w:type="character" w:customStyle="1" w:styleId="CommentTextChar">
    <w:name w:val="Comment Text Char"/>
    <w:basedOn w:val="DefaultParagraphFont"/>
    <w:link w:val="CommentText"/>
    <w:uiPriority w:val="99"/>
    <w:rsid w:val="00EE2A36"/>
    <w:rPr>
      <w:rFonts w:ascii="Calibri" w:eastAsia="Calibri" w:hAnsi="Calibri" w:cs="Calibri"/>
      <w:sz w:val="20"/>
      <w:szCs w:val="20"/>
      <w:lang w:val="de-DE" w:eastAsia="zh-CN"/>
    </w:rPr>
  </w:style>
  <w:style w:type="character" w:styleId="LineNumber">
    <w:name w:val="line number"/>
    <w:basedOn w:val="DefaultParagraphFont"/>
    <w:uiPriority w:val="99"/>
    <w:semiHidden/>
    <w:unhideWhenUsed/>
    <w:rsid w:val="00EE2A36"/>
  </w:style>
  <w:style w:type="paragraph" w:styleId="Header">
    <w:name w:val="header"/>
    <w:basedOn w:val="Normal"/>
    <w:link w:val="HeaderChar"/>
    <w:uiPriority w:val="99"/>
    <w:unhideWhenUsed/>
    <w:rsid w:val="00EE2A36"/>
    <w:pPr>
      <w:tabs>
        <w:tab w:val="center" w:pos="4536"/>
        <w:tab w:val="right" w:pos="9072"/>
      </w:tabs>
      <w:spacing w:after="0" w:line="240" w:lineRule="auto"/>
    </w:pPr>
  </w:style>
  <w:style w:type="character" w:customStyle="1" w:styleId="HeaderChar">
    <w:name w:val="Header Char"/>
    <w:basedOn w:val="DefaultParagraphFont"/>
    <w:link w:val="Header"/>
    <w:uiPriority w:val="99"/>
    <w:rsid w:val="00EE2A36"/>
    <w:rPr>
      <w:rFonts w:ascii="Calibri" w:eastAsia="Calibri" w:hAnsi="Calibri" w:cs="Calibri"/>
      <w:lang w:val="de-DE" w:eastAsia="zh-CN"/>
    </w:rPr>
  </w:style>
  <w:style w:type="paragraph" w:styleId="Footer">
    <w:name w:val="footer"/>
    <w:basedOn w:val="Normal"/>
    <w:link w:val="FooterChar"/>
    <w:uiPriority w:val="99"/>
    <w:unhideWhenUsed/>
    <w:rsid w:val="00EE2A36"/>
    <w:pPr>
      <w:tabs>
        <w:tab w:val="center" w:pos="4536"/>
        <w:tab w:val="right" w:pos="9072"/>
      </w:tabs>
      <w:spacing w:after="0" w:line="240" w:lineRule="auto"/>
    </w:pPr>
  </w:style>
  <w:style w:type="character" w:customStyle="1" w:styleId="FooterChar">
    <w:name w:val="Footer Char"/>
    <w:basedOn w:val="DefaultParagraphFont"/>
    <w:link w:val="Footer"/>
    <w:uiPriority w:val="99"/>
    <w:rsid w:val="00EE2A36"/>
    <w:rPr>
      <w:rFonts w:ascii="Calibri" w:eastAsia="Calibri" w:hAnsi="Calibri" w:cs="Calibri"/>
      <w:lang w:val="de-DE" w:eastAsia="zh-CN"/>
    </w:rPr>
  </w:style>
  <w:style w:type="paragraph" w:customStyle="1" w:styleId="ListParagraph1">
    <w:name w:val="List Paragraph1"/>
    <w:basedOn w:val="Normal"/>
    <w:qFormat/>
    <w:rsid w:val="00EE2A36"/>
    <w:pPr>
      <w:ind w:left="720"/>
      <w:contextualSpacing/>
    </w:pPr>
  </w:style>
  <w:style w:type="character" w:styleId="Hyperlink">
    <w:name w:val="Hyperlink"/>
    <w:basedOn w:val="DefaultParagraphFont"/>
    <w:unhideWhenUsed/>
    <w:rsid w:val="00EE2A36"/>
    <w:rPr>
      <w:color w:val="0000FF"/>
      <w:u w:val="single"/>
    </w:rPr>
  </w:style>
  <w:style w:type="character" w:styleId="Strong">
    <w:name w:val="Strong"/>
    <w:basedOn w:val="DefaultParagraphFont"/>
    <w:uiPriority w:val="22"/>
    <w:qFormat/>
    <w:rsid w:val="00EE2A36"/>
    <w:rPr>
      <w:b/>
      <w:bCs/>
    </w:rPr>
  </w:style>
  <w:style w:type="paragraph" w:styleId="CommentSubject">
    <w:name w:val="annotation subject"/>
    <w:basedOn w:val="CommentText"/>
    <w:next w:val="CommentText"/>
    <w:link w:val="CommentSubjectChar"/>
    <w:uiPriority w:val="99"/>
    <w:semiHidden/>
    <w:unhideWhenUsed/>
    <w:rsid w:val="00EE2A36"/>
    <w:rPr>
      <w:b/>
      <w:bCs/>
    </w:rPr>
  </w:style>
  <w:style w:type="character" w:customStyle="1" w:styleId="CommentSubjectChar">
    <w:name w:val="Comment Subject Char"/>
    <w:basedOn w:val="CommentTextChar"/>
    <w:link w:val="CommentSubject"/>
    <w:uiPriority w:val="99"/>
    <w:semiHidden/>
    <w:rsid w:val="00EE2A36"/>
    <w:rPr>
      <w:rFonts w:ascii="Calibri" w:eastAsia="Calibri" w:hAnsi="Calibri" w:cs="Calibri"/>
      <w:b/>
      <w:bCs/>
      <w:sz w:val="20"/>
      <w:szCs w:val="20"/>
      <w:lang w:val="de-DE" w:eastAsia="zh-CN"/>
    </w:rPr>
  </w:style>
  <w:style w:type="paragraph" w:styleId="Bibliography">
    <w:name w:val="Bibliography"/>
    <w:basedOn w:val="Normal"/>
    <w:next w:val="Normal"/>
    <w:uiPriority w:val="37"/>
    <w:unhideWhenUsed/>
    <w:rsid w:val="00EE2A36"/>
    <w:pPr>
      <w:spacing w:after="0" w:line="240" w:lineRule="auto"/>
      <w:ind w:left="720" w:hanging="720"/>
    </w:pPr>
  </w:style>
  <w:style w:type="character" w:styleId="FollowedHyperlink">
    <w:name w:val="FollowedHyperlink"/>
    <w:basedOn w:val="DefaultParagraphFont"/>
    <w:uiPriority w:val="99"/>
    <w:semiHidden/>
    <w:unhideWhenUsed/>
    <w:rsid w:val="00EE2A36"/>
    <w:rPr>
      <w:color w:val="954F72" w:themeColor="followedHyperlink"/>
      <w:u w:val="single"/>
    </w:rPr>
  </w:style>
  <w:style w:type="paragraph" w:styleId="Revision">
    <w:name w:val="Revision"/>
    <w:hidden/>
    <w:uiPriority w:val="99"/>
    <w:semiHidden/>
    <w:rsid w:val="00EE2A36"/>
    <w:pPr>
      <w:spacing w:after="0" w:line="240" w:lineRule="auto"/>
    </w:pPr>
    <w:rPr>
      <w:rFonts w:ascii="Calibri" w:eastAsia="Calibri" w:hAnsi="Calibri" w:cs="Calibri"/>
      <w:lang w:val="de-DE" w:eastAsia="zh-CN"/>
    </w:rPr>
  </w:style>
  <w:style w:type="character" w:customStyle="1" w:styleId="UnresolvedMention1">
    <w:name w:val="Unresolved Mention1"/>
    <w:basedOn w:val="DefaultParagraphFont"/>
    <w:uiPriority w:val="99"/>
    <w:semiHidden/>
    <w:unhideWhenUsed/>
    <w:rsid w:val="00EE2A36"/>
    <w:rPr>
      <w:color w:val="605E5C"/>
      <w:shd w:val="clear" w:color="auto" w:fill="E1DFDD"/>
    </w:rPr>
  </w:style>
  <w:style w:type="paragraph" w:customStyle="1" w:styleId="Default">
    <w:name w:val="Default"/>
    <w:rsid w:val="00EE2A36"/>
    <w:pPr>
      <w:autoSpaceDE w:val="0"/>
      <w:autoSpaceDN w:val="0"/>
      <w:adjustRightInd w:val="0"/>
      <w:spacing w:after="0" w:line="240" w:lineRule="auto"/>
    </w:pPr>
    <w:rPr>
      <w:rFonts w:ascii="Times New Roman" w:eastAsia="Calibri" w:hAnsi="Times New Roman" w:cs="Times New Roman"/>
      <w:color w:val="000000"/>
      <w:sz w:val="24"/>
      <w:szCs w:val="24"/>
    </w:rPr>
  </w:style>
  <w:style w:type="character" w:customStyle="1" w:styleId="Mentionnonrsolue1">
    <w:name w:val="Mention non résolue1"/>
    <w:basedOn w:val="DefaultParagraphFont"/>
    <w:uiPriority w:val="99"/>
    <w:semiHidden/>
    <w:unhideWhenUsed/>
    <w:rsid w:val="00EE2A36"/>
    <w:rPr>
      <w:color w:val="605E5C"/>
      <w:shd w:val="clear" w:color="auto" w:fill="E1DFDD"/>
    </w:rPr>
  </w:style>
  <w:style w:type="character" w:customStyle="1" w:styleId="title-text">
    <w:name w:val="title-text"/>
    <w:basedOn w:val="DefaultParagraphFont"/>
    <w:rsid w:val="00EE2A36"/>
  </w:style>
  <w:style w:type="character" w:customStyle="1" w:styleId="Mentionnonrsolue2">
    <w:name w:val="Mention non résolue2"/>
    <w:basedOn w:val="DefaultParagraphFont"/>
    <w:uiPriority w:val="99"/>
    <w:semiHidden/>
    <w:unhideWhenUsed/>
    <w:rsid w:val="00B30B81"/>
    <w:rPr>
      <w:color w:val="605E5C"/>
      <w:shd w:val="clear" w:color="auto" w:fill="E1DFDD"/>
    </w:rPr>
  </w:style>
  <w:style w:type="character" w:customStyle="1" w:styleId="UnresolvedMention2">
    <w:name w:val="Unresolved Mention2"/>
    <w:basedOn w:val="DefaultParagraphFont"/>
    <w:uiPriority w:val="99"/>
    <w:semiHidden/>
    <w:unhideWhenUsed/>
    <w:rsid w:val="00281F63"/>
    <w:rPr>
      <w:color w:val="605E5C"/>
      <w:shd w:val="clear" w:color="auto" w:fill="E1DFDD"/>
    </w:rPr>
  </w:style>
  <w:style w:type="paragraph" w:styleId="NormalWeb">
    <w:name w:val="Normal (Web)"/>
    <w:basedOn w:val="Normal"/>
    <w:uiPriority w:val="99"/>
    <w:unhideWhenUsed/>
    <w:rsid w:val="00EE6EFB"/>
    <w:pPr>
      <w:suppressAutoHyphens w:val="0"/>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customStyle="1" w:styleId="Heading2Char">
    <w:name w:val="Heading 2 Char"/>
    <w:basedOn w:val="DefaultParagraphFont"/>
    <w:link w:val="Heading2"/>
    <w:uiPriority w:val="9"/>
    <w:rsid w:val="006E18A7"/>
    <w:rPr>
      <w:rFonts w:asciiTheme="majorHAnsi" w:eastAsiaTheme="majorEastAsia" w:hAnsiTheme="majorHAnsi" w:cstheme="majorBidi"/>
      <w:color w:val="2F5496" w:themeColor="accent1" w:themeShade="BF"/>
      <w:sz w:val="26"/>
      <w:szCs w:val="26"/>
      <w:lang w:val="de-DE" w:eastAsia="zh-CN"/>
    </w:rPr>
  </w:style>
  <w:style w:type="character" w:customStyle="1" w:styleId="author-style">
    <w:name w:val="author-style"/>
    <w:basedOn w:val="DefaultParagraphFont"/>
    <w:rsid w:val="006E18A7"/>
  </w:style>
  <w:style w:type="paragraph" w:styleId="ListParagraph">
    <w:name w:val="List Paragraph"/>
    <w:basedOn w:val="Normal"/>
    <w:uiPriority w:val="34"/>
    <w:qFormat/>
    <w:rsid w:val="00BE0DB2"/>
    <w:pPr>
      <w:ind w:left="720"/>
      <w:contextualSpacing/>
    </w:pPr>
  </w:style>
  <w:style w:type="character" w:customStyle="1" w:styleId="a">
    <w:name w:val="_"/>
    <w:basedOn w:val="DefaultParagraphFont"/>
    <w:rsid w:val="00FC37D9"/>
  </w:style>
  <w:style w:type="character" w:styleId="PlaceholderText">
    <w:name w:val="Placeholder Text"/>
    <w:basedOn w:val="DefaultParagraphFont"/>
    <w:uiPriority w:val="99"/>
    <w:semiHidden/>
    <w:rsid w:val="00980325"/>
    <w:rPr>
      <w:color w:val="808080"/>
    </w:rPr>
  </w:style>
  <w:style w:type="character" w:customStyle="1" w:styleId="u-visually-hidden">
    <w:name w:val="u-visually-hidden"/>
    <w:basedOn w:val="DefaultParagraphFont"/>
    <w:rsid w:val="00452AC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8413480">
      <w:bodyDiv w:val="1"/>
      <w:marLeft w:val="0"/>
      <w:marRight w:val="0"/>
      <w:marTop w:val="0"/>
      <w:marBottom w:val="0"/>
      <w:divBdr>
        <w:top w:val="none" w:sz="0" w:space="0" w:color="auto"/>
        <w:left w:val="none" w:sz="0" w:space="0" w:color="auto"/>
        <w:bottom w:val="none" w:sz="0" w:space="0" w:color="auto"/>
        <w:right w:val="none" w:sz="0" w:space="0" w:color="auto"/>
      </w:divBdr>
    </w:div>
    <w:div w:id="873232634">
      <w:bodyDiv w:val="1"/>
      <w:marLeft w:val="0"/>
      <w:marRight w:val="0"/>
      <w:marTop w:val="0"/>
      <w:marBottom w:val="0"/>
      <w:divBdr>
        <w:top w:val="none" w:sz="0" w:space="0" w:color="auto"/>
        <w:left w:val="none" w:sz="0" w:space="0" w:color="auto"/>
        <w:bottom w:val="none" w:sz="0" w:space="0" w:color="auto"/>
        <w:right w:val="none" w:sz="0" w:space="0" w:color="auto"/>
      </w:divBdr>
      <w:divsChild>
        <w:div w:id="786118982">
          <w:marLeft w:val="0"/>
          <w:marRight w:val="0"/>
          <w:marTop w:val="0"/>
          <w:marBottom w:val="0"/>
          <w:divBdr>
            <w:top w:val="none" w:sz="0" w:space="0" w:color="auto"/>
            <w:left w:val="none" w:sz="0" w:space="0" w:color="auto"/>
            <w:bottom w:val="none" w:sz="0" w:space="0" w:color="auto"/>
            <w:right w:val="none" w:sz="0" w:space="0" w:color="auto"/>
          </w:divBdr>
        </w:div>
        <w:div w:id="1520925649">
          <w:marLeft w:val="0"/>
          <w:marRight w:val="0"/>
          <w:marTop w:val="0"/>
          <w:marBottom w:val="0"/>
          <w:divBdr>
            <w:top w:val="none" w:sz="0" w:space="0" w:color="auto"/>
            <w:left w:val="none" w:sz="0" w:space="0" w:color="auto"/>
            <w:bottom w:val="none" w:sz="0" w:space="0" w:color="auto"/>
            <w:right w:val="none" w:sz="0" w:space="0" w:color="auto"/>
          </w:divBdr>
        </w:div>
      </w:divsChild>
    </w:div>
    <w:div w:id="1310674975">
      <w:bodyDiv w:val="1"/>
      <w:marLeft w:val="0"/>
      <w:marRight w:val="0"/>
      <w:marTop w:val="0"/>
      <w:marBottom w:val="0"/>
      <w:divBdr>
        <w:top w:val="none" w:sz="0" w:space="0" w:color="auto"/>
        <w:left w:val="none" w:sz="0" w:space="0" w:color="auto"/>
        <w:bottom w:val="none" w:sz="0" w:space="0" w:color="auto"/>
        <w:right w:val="none" w:sz="0" w:space="0" w:color="auto"/>
      </w:divBdr>
    </w:div>
    <w:div w:id="1525946496">
      <w:bodyDiv w:val="1"/>
      <w:marLeft w:val="0"/>
      <w:marRight w:val="0"/>
      <w:marTop w:val="0"/>
      <w:marBottom w:val="0"/>
      <w:divBdr>
        <w:top w:val="none" w:sz="0" w:space="0" w:color="auto"/>
        <w:left w:val="none" w:sz="0" w:space="0" w:color="auto"/>
        <w:bottom w:val="none" w:sz="0" w:space="0" w:color="auto"/>
        <w:right w:val="none" w:sz="0" w:space="0" w:color="auto"/>
      </w:divBdr>
    </w:div>
    <w:div w:id="1533956935">
      <w:bodyDiv w:val="1"/>
      <w:marLeft w:val="0"/>
      <w:marRight w:val="0"/>
      <w:marTop w:val="0"/>
      <w:marBottom w:val="0"/>
      <w:divBdr>
        <w:top w:val="none" w:sz="0" w:space="0" w:color="auto"/>
        <w:left w:val="none" w:sz="0" w:space="0" w:color="auto"/>
        <w:bottom w:val="none" w:sz="0" w:space="0" w:color="auto"/>
        <w:right w:val="none" w:sz="0" w:space="0" w:color="auto"/>
      </w:divBdr>
      <w:divsChild>
        <w:div w:id="1314062729">
          <w:marLeft w:val="0"/>
          <w:marRight w:val="0"/>
          <w:marTop w:val="0"/>
          <w:marBottom w:val="0"/>
          <w:divBdr>
            <w:top w:val="none" w:sz="0" w:space="0" w:color="auto"/>
            <w:left w:val="none" w:sz="0" w:space="0" w:color="auto"/>
            <w:bottom w:val="none" w:sz="0" w:space="0" w:color="auto"/>
            <w:right w:val="none" w:sz="0" w:space="0" w:color="auto"/>
          </w:divBdr>
        </w:div>
        <w:div w:id="1838957680">
          <w:marLeft w:val="0"/>
          <w:marRight w:val="0"/>
          <w:marTop w:val="0"/>
          <w:marBottom w:val="0"/>
          <w:divBdr>
            <w:top w:val="none" w:sz="0" w:space="0" w:color="auto"/>
            <w:left w:val="none" w:sz="0" w:space="0" w:color="auto"/>
            <w:bottom w:val="none" w:sz="0" w:space="0" w:color="auto"/>
            <w:right w:val="none" w:sz="0" w:space="0" w:color="auto"/>
          </w:divBdr>
        </w:div>
        <w:div w:id="434449786">
          <w:marLeft w:val="0"/>
          <w:marRight w:val="0"/>
          <w:marTop w:val="0"/>
          <w:marBottom w:val="0"/>
          <w:divBdr>
            <w:top w:val="none" w:sz="0" w:space="0" w:color="auto"/>
            <w:left w:val="none" w:sz="0" w:space="0" w:color="auto"/>
            <w:bottom w:val="none" w:sz="0" w:space="0" w:color="auto"/>
            <w:right w:val="none" w:sz="0" w:space="0" w:color="auto"/>
          </w:divBdr>
        </w:div>
        <w:div w:id="609551566">
          <w:marLeft w:val="0"/>
          <w:marRight w:val="0"/>
          <w:marTop w:val="0"/>
          <w:marBottom w:val="0"/>
          <w:divBdr>
            <w:top w:val="none" w:sz="0" w:space="0" w:color="auto"/>
            <w:left w:val="none" w:sz="0" w:space="0" w:color="auto"/>
            <w:bottom w:val="none" w:sz="0" w:space="0" w:color="auto"/>
            <w:right w:val="none" w:sz="0" w:space="0" w:color="auto"/>
          </w:divBdr>
        </w:div>
      </w:divsChild>
    </w:div>
    <w:div w:id="1783844821">
      <w:bodyDiv w:val="1"/>
      <w:marLeft w:val="0"/>
      <w:marRight w:val="0"/>
      <w:marTop w:val="0"/>
      <w:marBottom w:val="0"/>
      <w:divBdr>
        <w:top w:val="none" w:sz="0" w:space="0" w:color="auto"/>
        <w:left w:val="none" w:sz="0" w:space="0" w:color="auto"/>
        <w:bottom w:val="none" w:sz="0" w:space="0" w:color="auto"/>
        <w:right w:val="none" w:sz="0" w:space="0" w:color="auto"/>
      </w:divBdr>
    </w:div>
    <w:div w:id="1843084484">
      <w:bodyDiv w:val="1"/>
      <w:marLeft w:val="0"/>
      <w:marRight w:val="0"/>
      <w:marTop w:val="0"/>
      <w:marBottom w:val="0"/>
      <w:divBdr>
        <w:top w:val="none" w:sz="0" w:space="0" w:color="auto"/>
        <w:left w:val="none" w:sz="0" w:space="0" w:color="auto"/>
        <w:bottom w:val="none" w:sz="0" w:space="0" w:color="auto"/>
        <w:right w:val="none" w:sz="0" w:space="0" w:color="auto"/>
      </w:divBdr>
      <w:divsChild>
        <w:div w:id="1550725783">
          <w:marLeft w:val="0"/>
          <w:marRight w:val="0"/>
          <w:marTop w:val="0"/>
          <w:marBottom w:val="0"/>
          <w:divBdr>
            <w:top w:val="none" w:sz="0" w:space="0" w:color="auto"/>
            <w:left w:val="none" w:sz="0" w:space="0" w:color="auto"/>
            <w:bottom w:val="none" w:sz="0" w:space="0" w:color="auto"/>
            <w:right w:val="none" w:sz="0" w:space="0" w:color="auto"/>
          </w:divBdr>
        </w:div>
        <w:div w:id="1901863027">
          <w:marLeft w:val="0"/>
          <w:marRight w:val="0"/>
          <w:marTop w:val="0"/>
          <w:marBottom w:val="0"/>
          <w:divBdr>
            <w:top w:val="none" w:sz="0" w:space="0" w:color="auto"/>
            <w:left w:val="none" w:sz="0" w:space="0" w:color="auto"/>
            <w:bottom w:val="none" w:sz="0" w:space="0" w:color="auto"/>
            <w:right w:val="none" w:sz="0" w:space="0" w:color="auto"/>
          </w:divBdr>
        </w:div>
        <w:div w:id="1514807409">
          <w:marLeft w:val="0"/>
          <w:marRight w:val="0"/>
          <w:marTop w:val="0"/>
          <w:marBottom w:val="0"/>
          <w:divBdr>
            <w:top w:val="none" w:sz="0" w:space="0" w:color="auto"/>
            <w:left w:val="none" w:sz="0" w:space="0" w:color="auto"/>
            <w:bottom w:val="none" w:sz="0" w:space="0" w:color="auto"/>
            <w:right w:val="none" w:sz="0" w:space="0" w:color="auto"/>
          </w:divBdr>
        </w:div>
        <w:div w:id="714307972">
          <w:marLeft w:val="0"/>
          <w:marRight w:val="0"/>
          <w:marTop w:val="0"/>
          <w:marBottom w:val="0"/>
          <w:divBdr>
            <w:top w:val="none" w:sz="0" w:space="0" w:color="auto"/>
            <w:left w:val="none" w:sz="0" w:space="0" w:color="auto"/>
            <w:bottom w:val="none" w:sz="0" w:space="0" w:color="auto"/>
            <w:right w:val="none" w:sz="0" w:space="0" w:color="auto"/>
          </w:divBdr>
        </w:div>
      </w:divsChild>
    </w:div>
    <w:div w:id="19104619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3" Type="http://schemas.openxmlformats.org/officeDocument/2006/relationships/hyperlink" Target="mailto:david.dique@epa.qld.gov.au" TargetMode="External"/><Relationship Id="rId2" Type="http://schemas.openxmlformats.org/officeDocument/2006/relationships/hyperlink" Target="mailto:Menna.Jones@utas.edu.au" TargetMode="External"/><Relationship Id="rId1" Type="http://schemas.openxmlformats.org/officeDocument/2006/relationships/hyperlink" Target="mailto:Menna.Jones@utas.edu.au"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footer" Target="footer1.xml"/><Relationship Id="rId18" Type="http://schemas.microsoft.com/office/2011/relationships/people" Target="peop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3.png"/><Relationship Id="rId10" Type="http://schemas.microsoft.com/office/2016/09/relationships/commentsIds" Target="commentsIds.xml"/><Relationship Id="rId19"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6FA3C8-1ECA-4B75-8183-5D95BC7E9C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33</Pages>
  <Words>43838</Words>
  <Characters>249878</Characters>
  <Application>Microsoft Office Word</Application>
  <DocSecurity>0</DocSecurity>
  <Lines>2082</Lines>
  <Paragraphs>586</Paragraphs>
  <ScaleCrop>false</ScaleCrop>
  <HeadingPairs>
    <vt:vector size="6" baseType="variant">
      <vt:variant>
        <vt:lpstr>Title</vt:lpstr>
      </vt:variant>
      <vt:variant>
        <vt:i4>1</vt:i4>
      </vt:variant>
      <vt:variant>
        <vt:lpstr>Titel</vt:lpstr>
      </vt:variant>
      <vt:variant>
        <vt:i4>1</vt:i4>
      </vt:variant>
      <vt:variant>
        <vt:lpstr>Titre</vt:lpstr>
      </vt:variant>
      <vt:variant>
        <vt:i4>1</vt:i4>
      </vt:variant>
    </vt:vector>
  </HeadingPairs>
  <TitlesOfParts>
    <vt:vector size="3" baseType="lpstr">
      <vt:lpstr/>
      <vt:lpstr/>
      <vt:lpstr/>
    </vt:vector>
  </TitlesOfParts>
  <Company/>
  <LinksUpToDate>false</LinksUpToDate>
  <CharactersWithSpaces>293130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Naciri, Walid</dc:creator>
  <cp:lastModifiedBy>Aima P</cp:lastModifiedBy>
  <cp:revision>4</cp:revision>
  <dcterms:created xsi:type="dcterms:W3CDTF">2022-03-22T12:26:00Z</dcterms:created>
  <dcterms:modified xsi:type="dcterms:W3CDTF">2022-03-22T14:14:00Z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zotero-version="5.0.96.3"&gt;&lt;session id="qX81ssgi"/&gt;&lt;style id="http://www.zotero.org/styles/conservation-biology" hasBibliography="1" bibliographyStyleHasBeenSet="1"/&gt;&lt;prefs&gt;&lt;pref name="fieldType" value="Field"/&gt;&lt;/prefs&gt;&lt;/data&gt;</vt:lpwstr>
  </property>
</Properties>
</file>