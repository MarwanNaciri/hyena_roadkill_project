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A3BB5" w14:textId="6EC2F737" w:rsidR="00A233BD" w:rsidRPr="001F6E03" w:rsidRDefault="00CF0D14" w:rsidP="00EE2A36">
      <w:pPr>
        <w:spacing w:after="0" w:line="600" w:lineRule="auto"/>
        <w:rPr>
          <w:rFonts w:ascii="Times New Roman" w:hAnsi="Times New Roman" w:cs="Times New Roman"/>
          <w:b/>
          <w:sz w:val="28"/>
          <w:szCs w:val="28"/>
          <w:lang w:val="en-US"/>
        </w:rPr>
      </w:pPr>
      <w:bookmarkStart w:id="0" w:name="_Hlk50723810"/>
      <w:r>
        <w:rPr>
          <w:rFonts w:ascii="Times New Roman" w:hAnsi="Times New Roman" w:cs="Times New Roman"/>
          <w:b/>
          <w:sz w:val="28"/>
          <w:szCs w:val="28"/>
          <w:lang w:val="en-US"/>
        </w:rPr>
        <w:t>T</w:t>
      </w:r>
      <w:r w:rsidR="00BD1DED" w:rsidRPr="001F6E03">
        <w:rPr>
          <w:rFonts w:ascii="Times New Roman" w:hAnsi="Times New Roman" w:cs="Times New Roman"/>
          <w:b/>
          <w:sz w:val="28"/>
          <w:szCs w:val="28"/>
          <w:lang w:val="en-US"/>
        </w:rPr>
        <w:t xml:space="preserve">raffic volume and long-distance foraging movements to migratory prey shape roadkill </w:t>
      </w:r>
      <w:r w:rsidR="009B1621" w:rsidRPr="001F6E03">
        <w:rPr>
          <w:rFonts w:ascii="Times New Roman" w:hAnsi="Times New Roman" w:cs="Times New Roman"/>
          <w:b/>
          <w:sz w:val="28"/>
          <w:szCs w:val="28"/>
          <w:lang w:val="en-US"/>
        </w:rPr>
        <w:t xml:space="preserve">patterns </w:t>
      </w:r>
      <w:r w:rsidR="00BD1DED" w:rsidRPr="001F6E03">
        <w:rPr>
          <w:rFonts w:ascii="Times New Roman" w:hAnsi="Times New Roman" w:cs="Times New Roman"/>
          <w:b/>
          <w:sz w:val="28"/>
          <w:szCs w:val="28"/>
          <w:lang w:val="en-US"/>
        </w:rPr>
        <w:t xml:space="preserve">in </w:t>
      </w:r>
      <w:del w:id="1" w:author="Sarah Benhaiem" w:date="2022-05-24T09:03:00Z">
        <w:r w:rsidR="00BD1DED" w:rsidRPr="001F6E03" w:rsidDel="00BE4011">
          <w:rPr>
            <w:rFonts w:ascii="Times New Roman" w:hAnsi="Times New Roman" w:cs="Times New Roman"/>
            <w:b/>
            <w:sz w:val="28"/>
            <w:szCs w:val="28"/>
            <w:lang w:val="en-US"/>
          </w:rPr>
          <w:delText xml:space="preserve">Serengeti </w:delText>
        </w:r>
      </w:del>
      <w:r w:rsidR="00BD1DED" w:rsidRPr="001F6E03">
        <w:rPr>
          <w:rFonts w:ascii="Times New Roman" w:hAnsi="Times New Roman" w:cs="Times New Roman"/>
          <w:b/>
          <w:sz w:val="28"/>
          <w:szCs w:val="28"/>
          <w:lang w:val="en-US"/>
        </w:rPr>
        <w:t xml:space="preserve">spotted </w:t>
      </w:r>
      <w:commentRangeStart w:id="2"/>
      <w:commentRangeStart w:id="3"/>
      <w:r w:rsidR="00BD1DED" w:rsidRPr="001F6E03">
        <w:rPr>
          <w:rFonts w:ascii="Times New Roman" w:hAnsi="Times New Roman" w:cs="Times New Roman"/>
          <w:b/>
          <w:sz w:val="28"/>
          <w:szCs w:val="28"/>
          <w:lang w:val="en-US"/>
        </w:rPr>
        <w:t>hyenas</w:t>
      </w:r>
      <w:commentRangeEnd w:id="2"/>
      <w:r w:rsidR="00BE4011">
        <w:rPr>
          <w:rStyle w:val="CommentReference"/>
        </w:rPr>
        <w:commentReference w:id="2"/>
      </w:r>
      <w:commentRangeEnd w:id="3"/>
      <w:r>
        <w:rPr>
          <w:rStyle w:val="CommentReference"/>
        </w:rPr>
        <w:commentReference w:id="3"/>
      </w:r>
      <w:r w:rsidR="00BD1DED" w:rsidRPr="001F6E03">
        <w:rPr>
          <w:rFonts w:ascii="Times New Roman" w:hAnsi="Times New Roman" w:cs="Times New Roman"/>
          <w:b/>
          <w:sz w:val="28"/>
          <w:szCs w:val="28"/>
          <w:lang w:val="en-US"/>
        </w:rPr>
        <w:t xml:space="preserve"> </w:t>
      </w:r>
      <w:ins w:id="4" w:author="Sarah Benhaiem" w:date="2022-05-24T09:03:00Z">
        <w:r w:rsidR="00BE4011">
          <w:rPr>
            <w:rFonts w:ascii="Times New Roman" w:hAnsi="Times New Roman" w:cs="Times New Roman"/>
            <w:b/>
            <w:sz w:val="28"/>
            <w:szCs w:val="28"/>
            <w:lang w:val="en-US"/>
          </w:rPr>
          <w:t xml:space="preserve">in a protected area </w:t>
        </w:r>
      </w:ins>
      <w:ins w:id="5" w:author="Sarah Benhaiem" w:date="2022-05-24T09:05:00Z">
        <w:r>
          <w:rPr>
            <w:rFonts w:ascii="Times New Roman" w:hAnsi="Times New Roman" w:cs="Times New Roman"/>
            <w:b/>
            <w:sz w:val="28"/>
            <w:szCs w:val="28"/>
            <w:lang w:val="en-US"/>
          </w:rPr>
          <w:t>between 1989 and 2022</w:t>
        </w:r>
      </w:ins>
    </w:p>
    <w:bookmarkEnd w:id="0"/>
    <w:p w14:paraId="2F424A62" w14:textId="28BC1C5F" w:rsidR="006B4C4F" w:rsidRDefault="00EE2A36" w:rsidP="006B4C4F">
      <w:pPr>
        <w:overflowPunct w:val="0"/>
        <w:spacing w:line="600" w:lineRule="auto"/>
        <w:rPr>
          <w:rFonts w:ascii="Times New Roman" w:hAnsi="Times New Roman" w:cs="Times New Roman"/>
          <w:sz w:val="24"/>
          <w:szCs w:val="24"/>
          <w:lang w:val="en-US"/>
        </w:rPr>
      </w:pPr>
      <w:r w:rsidRPr="001F6E03">
        <w:rPr>
          <w:rFonts w:ascii="Times New Roman" w:hAnsi="Times New Roman" w:cs="Times New Roman"/>
          <w:sz w:val="24"/>
          <w:szCs w:val="24"/>
          <w:lang w:val="en-US"/>
        </w:rPr>
        <w:t>Marwan Naciri</w:t>
      </w:r>
      <w:r w:rsidRPr="001F6E03">
        <w:rPr>
          <w:rFonts w:ascii="Times New Roman" w:hAnsi="Times New Roman" w:cs="Times New Roman"/>
          <w:sz w:val="24"/>
          <w:szCs w:val="24"/>
          <w:vertAlign w:val="superscript"/>
          <w:lang w:val="en-US"/>
        </w:rPr>
        <w:t>1,2</w:t>
      </w:r>
      <w:r w:rsidR="00E530A7">
        <w:rPr>
          <w:rFonts w:ascii="Times New Roman" w:hAnsi="Times New Roman" w:cs="Times New Roman"/>
          <w:sz w:val="24"/>
          <w:szCs w:val="24"/>
          <w:vertAlign w:val="superscript"/>
          <w:lang w:val="en-US"/>
        </w:rPr>
        <w:t>,3</w:t>
      </w:r>
      <w:r w:rsidR="00827231">
        <w:rPr>
          <w:rFonts w:ascii="Times New Roman" w:hAnsi="Times New Roman" w:cs="Times New Roman"/>
          <w:sz w:val="24"/>
          <w:szCs w:val="24"/>
          <w:vertAlign w:val="superscript"/>
          <w:lang w:val="en-US"/>
        </w:rPr>
        <w:t>,</w:t>
      </w:r>
      <w:r w:rsidR="00C26015" w:rsidRPr="001F6E03">
        <w:rPr>
          <w:rFonts w:ascii="Times New Roman" w:hAnsi="Times New Roman" w:cs="Times New Roman"/>
          <w:sz w:val="24"/>
          <w:szCs w:val="24"/>
          <w:vertAlign w:val="superscript"/>
          <w:lang w:val="en-US"/>
        </w:rPr>
        <w:t>*</w:t>
      </w:r>
      <w:r w:rsidRPr="001F6E03">
        <w:rPr>
          <w:rFonts w:ascii="Times New Roman" w:hAnsi="Times New Roman" w:cs="Times New Roman"/>
          <w:sz w:val="24"/>
          <w:szCs w:val="24"/>
          <w:lang w:val="en-US"/>
        </w:rPr>
        <w:t xml:space="preserve">, </w:t>
      </w:r>
      <w:commentRangeStart w:id="6"/>
      <w:r w:rsidRPr="001F6E03">
        <w:rPr>
          <w:rFonts w:ascii="Times New Roman" w:hAnsi="Times New Roman" w:cs="Times New Roman"/>
          <w:sz w:val="24"/>
          <w:szCs w:val="24"/>
          <w:lang w:val="en-US"/>
        </w:rPr>
        <w:t>Aimara Planillo</w:t>
      </w:r>
      <w:commentRangeEnd w:id="6"/>
      <w:r w:rsidR="000A2125">
        <w:rPr>
          <w:rStyle w:val="CommentReference"/>
        </w:rPr>
        <w:commentReference w:id="6"/>
      </w:r>
      <w:r w:rsidRPr="001F6E03">
        <w:rPr>
          <w:rFonts w:ascii="Times New Roman" w:hAnsi="Times New Roman" w:cs="Times New Roman"/>
          <w:sz w:val="24"/>
          <w:szCs w:val="24"/>
          <w:vertAlign w:val="superscript"/>
          <w:lang w:val="en-US"/>
        </w:rPr>
        <w:t>1</w:t>
      </w:r>
      <w:r w:rsidRPr="001F6E03">
        <w:rPr>
          <w:rFonts w:ascii="Times New Roman" w:hAnsi="Times New Roman" w:cs="Times New Roman"/>
          <w:sz w:val="24"/>
          <w:szCs w:val="24"/>
          <w:lang w:val="en-US"/>
        </w:rPr>
        <w:t>,</w:t>
      </w:r>
      <w:r w:rsidRPr="001F6E03">
        <w:rPr>
          <w:rFonts w:ascii="Times New Roman" w:hAnsi="Times New Roman" w:cs="Times New Roman"/>
          <w:sz w:val="24"/>
          <w:szCs w:val="24"/>
          <w:vertAlign w:val="superscript"/>
          <w:lang w:val="en-US"/>
        </w:rPr>
        <w:t xml:space="preserve"> </w:t>
      </w:r>
      <w:r w:rsidRPr="001F6E03">
        <w:rPr>
          <w:rFonts w:ascii="Times New Roman" w:hAnsi="Times New Roman" w:cs="Times New Roman"/>
          <w:sz w:val="24"/>
          <w:szCs w:val="24"/>
          <w:lang w:val="en-US"/>
        </w:rPr>
        <w:t>Morgane Gicquel</w:t>
      </w:r>
      <w:r w:rsidRPr="001F6E03">
        <w:rPr>
          <w:rFonts w:ascii="Times New Roman" w:hAnsi="Times New Roman" w:cs="Times New Roman"/>
          <w:sz w:val="24"/>
          <w:szCs w:val="24"/>
          <w:vertAlign w:val="superscript"/>
          <w:lang w:val="en-US"/>
        </w:rPr>
        <w:t>1,</w:t>
      </w:r>
      <w:r w:rsidR="00E530A7">
        <w:rPr>
          <w:rFonts w:ascii="Times New Roman" w:hAnsi="Times New Roman" w:cs="Times New Roman"/>
          <w:sz w:val="24"/>
          <w:szCs w:val="24"/>
          <w:vertAlign w:val="superscript"/>
          <w:lang w:val="en-US"/>
        </w:rPr>
        <w:t>4</w:t>
      </w:r>
      <w:r w:rsidRPr="001F6E03">
        <w:rPr>
          <w:rFonts w:ascii="Times New Roman" w:hAnsi="Times New Roman" w:cs="Times New Roman"/>
          <w:sz w:val="24"/>
          <w:szCs w:val="24"/>
          <w:lang w:val="en-US"/>
        </w:rPr>
        <w:t>, Marion L. East</w:t>
      </w:r>
      <w:r w:rsidRPr="001F6E03">
        <w:rPr>
          <w:rFonts w:ascii="Times New Roman" w:hAnsi="Times New Roman" w:cs="Times New Roman"/>
          <w:sz w:val="24"/>
          <w:szCs w:val="24"/>
          <w:vertAlign w:val="superscript"/>
          <w:lang w:val="en-US"/>
        </w:rPr>
        <w:t>1</w:t>
      </w:r>
      <w:r w:rsidRPr="001F6E03">
        <w:rPr>
          <w:rFonts w:ascii="Times New Roman" w:hAnsi="Times New Roman" w:cs="Times New Roman"/>
          <w:sz w:val="24"/>
          <w:szCs w:val="24"/>
          <w:lang w:val="en-US"/>
        </w:rPr>
        <w:t>, Heribert Hofer</w:t>
      </w:r>
      <w:r w:rsidR="00E530A7">
        <w:rPr>
          <w:rFonts w:ascii="Times New Roman" w:hAnsi="Times New Roman" w:cs="Times New Roman"/>
          <w:sz w:val="24"/>
          <w:szCs w:val="24"/>
          <w:vertAlign w:val="superscript"/>
          <w:lang w:val="en-US"/>
        </w:rPr>
        <w:t>4</w:t>
      </w:r>
      <w:r w:rsidRPr="001F6E03">
        <w:rPr>
          <w:rFonts w:ascii="Times New Roman" w:hAnsi="Times New Roman" w:cs="Times New Roman"/>
          <w:sz w:val="24"/>
          <w:szCs w:val="24"/>
          <w:vertAlign w:val="superscript"/>
          <w:lang w:val="en-US"/>
        </w:rPr>
        <w:t>,</w:t>
      </w:r>
      <w:r w:rsidR="00E530A7">
        <w:rPr>
          <w:rFonts w:ascii="Times New Roman" w:hAnsi="Times New Roman" w:cs="Times New Roman"/>
          <w:sz w:val="24"/>
          <w:szCs w:val="24"/>
          <w:vertAlign w:val="superscript"/>
          <w:lang w:val="en-US"/>
        </w:rPr>
        <w:t>5</w:t>
      </w:r>
      <w:r w:rsidRPr="001F6E03">
        <w:rPr>
          <w:rFonts w:ascii="Times New Roman" w:hAnsi="Times New Roman" w:cs="Times New Roman"/>
          <w:sz w:val="24"/>
          <w:szCs w:val="24"/>
          <w:vertAlign w:val="superscript"/>
          <w:lang w:val="en-US"/>
        </w:rPr>
        <w:t>,</w:t>
      </w:r>
      <w:r w:rsidR="00E530A7">
        <w:rPr>
          <w:rFonts w:ascii="Times New Roman" w:hAnsi="Times New Roman" w:cs="Times New Roman"/>
          <w:sz w:val="24"/>
          <w:szCs w:val="24"/>
          <w:vertAlign w:val="superscript"/>
          <w:lang w:val="en-US"/>
        </w:rPr>
        <w:t>6</w:t>
      </w:r>
      <w:r w:rsidR="00B04563">
        <w:rPr>
          <w:rFonts w:ascii="Times New Roman" w:hAnsi="Times New Roman" w:cs="Times New Roman"/>
          <w:sz w:val="24"/>
          <w:szCs w:val="24"/>
          <w:lang w:val="en-US"/>
        </w:rPr>
        <w:t>, Sonja Metzger</w:t>
      </w:r>
      <w:r w:rsidR="00B04563" w:rsidRPr="006B4C4F">
        <w:rPr>
          <w:rFonts w:ascii="Times New Roman" w:hAnsi="Times New Roman" w:cs="Times New Roman"/>
          <w:sz w:val="24"/>
          <w:szCs w:val="24"/>
          <w:vertAlign w:val="superscript"/>
          <w:lang w:val="en-US"/>
        </w:rPr>
        <w:t>1</w:t>
      </w:r>
      <w:r w:rsidR="00B04563">
        <w:rPr>
          <w:rFonts w:ascii="Times New Roman" w:hAnsi="Times New Roman" w:cs="Times New Roman"/>
          <w:sz w:val="24"/>
          <w:szCs w:val="24"/>
          <w:lang w:val="en-US"/>
        </w:rPr>
        <w:t xml:space="preserve">, </w:t>
      </w:r>
      <w:r w:rsidRPr="001F6E03">
        <w:rPr>
          <w:rFonts w:ascii="Times New Roman" w:hAnsi="Times New Roman" w:cs="Times New Roman"/>
          <w:sz w:val="24"/>
          <w:szCs w:val="24"/>
          <w:lang w:val="en-US"/>
        </w:rPr>
        <w:t>Sarah Benhaiem</w:t>
      </w:r>
      <w:r w:rsidRPr="001F6E03">
        <w:rPr>
          <w:rFonts w:ascii="Times New Roman" w:hAnsi="Times New Roman" w:cs="Times New Roman"/>
          <w:sz w:val="24"/>
          <w:szCs w:val="24"/>
          <w:vertAlign w:val="superscript"/>
          <w:lang w:val="en-US"/>
        </w:rPr>
        <w:t>1</w:t>
      </w:r>
    </w:p>
    <w:p w14:paraId="75A294D3" w14:textId="0C6C3BE4" w:rsidR="00EE2A36" w:rsidRPr="001F6E03" w:rsidRDefault="00EE2A36" w:rsidP="00A37E6A">
      <w:pPr>
        <w:overflowPunct w:val="0"/>
        <w:spacing w:after="0" w:line="600" w:lineRule="auto"/>
        <w:rPr>
          <w:rFonts w:ascii="Times New Roman" w:hAnsi="Times New Roman" w:cs="Times New Roman"/>
          <w:sz w:val="24"/>
          <w:szCs w:val="24"/>
          <w:lang w:val="en-US"/>
        </w:rPr>
      </w:pPr>
      <w:r w:rsidRPr="001F6E03">
        <w:rPr>
          <w:rFonts w:ascii="Times New Roman" w:hAnsi="Times New Roman" w:cs="Times New Roman"/>
          <w:sz w:val="24"/>
          <w:szCs w:val="24"/>
          <w:vertAlign w:val="superscript"/>
          <w:lang w:val="en-US"/>
        </w:rPr>
        <w:t xml:space="preserve">1 </w:t>
      </w:r>
      <w:r w:rsidRPr="001F6E03">
        <w:rPr>
          <w:rFonts w:ascii="Times New Roman" w:hAnsi="Times New Roman" w:cs="Times New Roman"/>
          <w:sz w:val="24"/>
          <w:szCs w:val="24"/>
          <w:lang w:val="en-US"/>
        </w:rPr>
        <w:t>Department of Ecological Dynamics, Leibniz Institute for Zoo and Wildlife Research, Alfred-Kowalke-Strasse 17, D-10315 Berlin, Germany</w:t>
      </w:r>
    </w:p>
    <w:p w14:paraId="79344B19" w14:textId="5EAE2FAF" w:rsidR="00EE2A36" w:rsidRDefault="00EE2A36" w:rsidP="00EE2A36">
      <w:pPr>
        <w:overflowPunct w:val="0"/>
        <w:spacing w:after="0" w:line="600" w:lineRule="auto"/>
        <w:rPr>
          <w:rFonts w:ascii="Times New Roman" w:hAnsi="Times New Roman" w:cs="Times New Roman"/>
          <w:sz w:val="24"/>
          <w:szCs w:val="24"/>
          <w:lang w:val="fr-FR"/>
        </w:rPr>
      </w:pPr>
      <w:r w:rsidRPr="001F6E03">
        <w:rPr>
          <w:rFonts w:ascii="Times New Roman" w:hAnsi="Times New Roman" w:cs="Times New Roman"/>
          <w:sz w:val="24"/>
          <w:szCs w:val="24"/>
          <w:vertAlign w:val="superscript"/>
          <w:lang w:val="fr-FR"/>
        </w:rPr>
        <w:t xml:space="preserve">2 </w:t>
      </w:r>
      <w:r w:rsidRPr="001F6E03">
        <w:rPr>
          <w:rFonts w:ascii="Times New Roman" w:hAnsi="Times New Roman" w:cs="Times New Roman"/>
          <w:sz w:val="24"/>
          <w:szCs w:val="24"/>
          <w:lang w:val="fr-FR"/>
        </w:rPr>
        <w:t xml:space="preserve">Master de Biologie, Ecole Normale Supérieure de Lyon, Université Claude Bernard Lyon I, Université de Lyon, 69342 Lyon Cedex 07, </w:t>
      </w:r>
      <w:r w:rsidR="00E530A7">
        <w:rPr>
          <w:rFonts w:ascii="Times New Roman" w:hAnsi="Times New Roman" w:cs="Times New Roman"/>
          <w:sz w:val="24"/>
          <w:szCs w:val="24"/>
          <w:lang w:val="fr-FR"/>
        </w:rPr>
        <w:t>France</w:t>
      </w:r>
    </w:p>
    <w:p w14:paraId="0851A134" w14:textId="2743A991" w:rsidR="00E530A7" w:rsidRPr="00E530A7" w:rsidRDefault="00E530A7" w:rsidP="00EE2A36">
      <w:pPr>
        <w:overflowPunct w:val="0"/>
        <w:spacing w:after="0" w:line="600" w:lineRule="auto"/>
        <w:rPr>
          <w:rFonts w:ascii="Times New Roman" w:hAnsi="Times New Roman" w:cs="Times New Roman"/>
          <w:sz w:val="24"/>
          <w:szCs w:val="24"/>
          <w:lang w:val="en-US"/>
        </w:rPr>
      </w:pPr>
      <w:r w:rsidRPr="001F6E03">
        <w:rPr>
          <w:rFonts w:ascii="Times New Roman" w:hAnsi="Times New Roman" w:cs="Times New Roman"/>
          <w:sz w:val="24"/>
          <w:szCs w:val="24"/>
          <w:vertAlign w:val="superscript"/>
          <w:lang w:val="en-US"/>
        </w:rPr>
        <w:t>3</w:t>
      </w:r>
      <w:r w:rsidRPr="001F6E03">
        <w:rPr>
          <w:rFonts w:ascii="Times New Roman" w:hAnsi="Times New Roman" w:cs="Times New Roman"/>
          <w:sz w:val="24"/>
          <w:szCs w:val="24"/>
          <w:lang w:val="en-US"/>
        </w:rPr>
        <w:t xml:space="preserve"> </w:t>
      </w:r>
      <w:r w:rsidRPr="00E530A7">
        <w:rPr>
          <w:rFonts w:ascii="Times New Roman" w:hAnsi="Times New Roman" w:cs="Times New Roman"/>
          <w:sz w:val="24"/>
          <w:szCs w:val="24"/>
          <w:lang w:val="en-US"/>
        </w:rPr>
        <w:t>CEFE, Univ Montpellier, CNRS, EPHE-PSL University, IRD, Montpellier, France</w:t>
      </w:r>
    </w:p>
    <w:p w14:paraId="66320660" w14:textId="09EE1A54" w:rsidR="00EE2A36" w:rsidRPr="001F6E03" w:rsidRDefault="00E530A7" w:rsidP="00EE2A36">
      <w:pPr>
        <w:overflowPunct w:val="0"/>
        <w:spacing w:after="0" w:line="600" w:lineRule="auto"/>
        <w:rPr>
          <w:rFonts w:ascii="Times New Roman" w:hAnsi="Times New Roman" w:cs="Times New Roman"/>
          <w:sz w:val="24"/>
          <w:szCs w:val="24"/>
          <w:lang w:val="en-US"/>
        </w:rPr>
      </w:pPr>
      <w:r>
        <w:rPr>
          <w:rFonts w:ascii="Times New Roman" w:hAnsi="Times New Roman" w:cs="Times New Roman"/>
          <w:sz w:val="24"/>
          <w:szCs w:val="24"/>
          <w:vertAlign w:val="superscript"/>
          <w:lang w:val="en-US"/>
        </w:rPr>
        <w:t>4</w:t>
      </w:r>
      <w:r w:rsidR="00EE2A36" w:rsidRPr="001F6E03">
        <w:rPr>
          <w:rFonts w:ascii="Times New Roman" w:hAnsi="Times New Roman" w:cs="Times New Roman"/>
          <w:sz w:val="24"/>
          <w:szCs w:val="24"/>
          <w:lang w:val="en-US"/>
        </w:rPr>
        <w:t xml:space="preserve"> Department of Biology, Chemistry, Pharmacy, Freie Universität Berlin, Berlin, Germany</w:t>
      </w:r>
    </w:p>
    <w:p w14:paraId="282B7A4D" w14:textId="64288500" w:rsidR="00EE2A36" w:rsidRPr="001F6E03" w:rsidRDefault="00E530A7" w:rsidP="00EE2A36">
      <w:pPr>
        <w:overflowPunct w:val="0"/>
        <w:spacing w:after="0" w:line="600" w:lineRule="auto"/>
        <w:rPr>
          <w:rFonts w:ascii="Times New Roman" w:hAnsi="Times New Roman" w:cs="Times New Roman"/>
          <w:sz w:val="24"/>
          <w:szCs w:val="24"/>
          <w:lang w:val="en-US"/>
        </w:rPr>
      </w:pPr>
      <w:r>
        <w:rPr>
          <w:rFonts w:ascii="Times New Roman" w:hAnsi="Times New Roman" w:cs="Times New Roman"/>
          <w:sz w:val="24"/>
          <w:szCs w:val="24"/>
          <w:vertAlign w:val="superscript"/>
          <w:lang w:val="en-US"/>
        </w:rPr>
        <w:t>5</w:t>
      </w:r>
      <w:r w:rsidR="00EE2A36" w:rsidRPr="001F6E03">
        <w:rPr>
          <w:rFonts w:ascii="Times New Roman" w:hAnsi="Times New Roman" w:cs="Times New Roman"/>
          <w:sz w:val="24"/>
          <w:szCs w:val="24"/>
          <w:lang w:val="en-US"/>
        </w:rPr>
        <w:t xml:space="preserve"> Leibniz Institute for Zoo and Wildlife Research, Alfred-Kowalke-Strasse 17, D-10315 Berlin, Germany</w:t>
      </w:r>
    </w:p>
    <w:p w14:paraId="26FFA541" w14:textId="7A0E2698" w:rsidR="00EE2A36" w:rsidRPr="001F6E03" w:rsidRDefault="00E530A7" w:rsidP="00EE2A36">
      <w:pPr>
        <w:overflowPunct w:val="0"/>
        <w:spacing w:after="0" w:line="600" w:lineRule="auto"/>
        <w:rPr>
          <w:rFonts w:ascii="Times New Roman" w:hAnsi="Times New Roman" w:cs="Times New Roman"/>
          <w:sz w:val="24"/>
          <w:szCs w:val="24"/>
          <w:lang w:val="en-US"/>
        </w:rPr>
      </w:pPr>
      <w:r>
        <w:rPr>
          <w:rFonts w:ascii="Times New Roman" w:hAnsi="Times New Roman" w:cs="Times New Roman"/>
          <w:sz w:val="24"/>
          <w:szCs w:val="24"/>
          <w:vertAlign w:val="superscript"/>
          <w:lang w:val="en-US"/>
        </w:rPr>
        <w:t>6</w:t>
      </w:r>
      <w:r w:rsidR="00EE2A36" w:rsidRPr="001F6E03">
        <w:rPr>
          <w:rFonts w:ascii="Times New Roman" w:hAnsi="Times New Roman" w:cs="Times New Roman"/>
          <w:sz w:val="24"/>
          <w:szCs w:val="24"/>
          <w:vertAlign w:val="superscript"/>
          <w:lang w:val="en-US"/>
        </w:rPr>
        <w:t xml:space="preserve"> </w:t>
      </w:r>
      <w:r w:rsidR="00EE2A36" w:rsidRPr="001F6E03">
        <w:rPr>
          <w:rFonts w:ascii="Times New Roman" w:hAnsi="Times New Roman" w:cs="Times New Roman"/>
          <w:sz w:val="24"/>
          <w:szCs w:val="24"/>
          <w:lang w:val="en-US"/>
        </w:rPr>
        <w:t>Department of Veterinary Medicine, Freie Universität Berlin, Berlin, Germany</w:t>
      </w:r>
    </w:p>
    <w:p w14:paraId="38737AD1" w14:textId="0E6BB5FA" w:rsidR="00EE2A36" w:rsidRPr="001F6E03" w:rsidRDefault="00EE2A36" w:rsidP="00EE2A36">
      <w:pPr>
        <w:overflowPunct w:val="0"/>
        <w:spacing w:after="0" w:line="600" w:lineRule="auto"/>
        <w:rPr>
          <w:rFonts w:ascii="Times New Roman" w:hAnsi="Times New Roman" w:cs="Times New Roman"/>
          <w:sz w:val="24"/>
          <w:szCs w:val="24"/>
          <w:lang w:val="en-US"/>
        </w:rPr>
      </w:pPr>
      <w:r w:rsidRPr="001F6E03">
        <w:rPr>
          <w:rFonts w:ascii="Times New Roman" w:hAnsi="Times New Roman" w:cs="Times New Roman"/>
          <w:sz w:val="24"/>
          <w:szCs w:val="24"/>
          <w:lang w:val="en-US"/>
        </w:rPr>
        <w:t xml:space="preserve">* Corresponding author: </w:t>
      </w:r>
      <w:r w:rsidRPr="001F6E03">
        <w:rPr>
          <w:rFonts w:ascii="Times New Roman" w:hAnsi="Times New Roman" w:cs="Times New Roman"/>
          <w:color w:val="0000FF"/>
          <w:sz w:val="24"/>
          <w:szCs w:val="24"/>
          <w:u w:val="single"/>
          <w:lang w:val="en-US"/>
        </w:rPr>
        <w:t>marwan.naciri@</w:t>
      </w:r>
      <w:r w:rsidR="00AB2A2E">
        <w:rPr>
          <w:rFonts w:ascii="Times New Roman" w:hAnsi="Times New Roman" w:cs="Times New Roman"/>
          <w:color w:val="0000FF"/>
          <w:sz w:val="24"/>
          <w:szCs w:val="24"/>
          <w:u w:val="single"/>
          <w:lang w:val="en-US"/>
        </w:rPr>
        <w:t>cefe.cnrs.fr</w:t>
      </w:r>
    </w:p>
    <w:p w14:paraId="0DCAC19E" w14:textId="77777777" w:rsidR="009F20F2" w:rsidRPr="001F6E03" w:rsidRDefault="009F20F2" w:rsidP="00EE2A36">
      <w:pPr>
        <w:spacing w:after="0" w:line="600" w:lineRule="auto"/>
        <w:rPr>
          <w:rFonts w:ascii="Times New Roman" w:hAnsi="Times New Roman" w:cs="Times New Roman"/>
          <w:b/>
          <w:sz w:val="24"/>
          <w:szCs w:val="24"/>
          <w:lang w:val="en-US"/>
        </w:rPr>
      </w:pPr>
    </w:p>
    <w:p w14:paraId="20C50BDA" w14:textId="32D18BF6" w:rsidR="00EE2A36" w:rsidRDefault="00EE2A36" w:rsidP="00EE2A36">
      <w:pPr>
        <w:spacing w:after="0" w:line="600" w:lineRule="auto"/>
        <w:rPr>
          <w:rFonts w:ascii="Times New Roman" w:hAnsi="Times New Roman" w:cs="Times New Roman"/>
          <w:b/>
          <w:sz w:val="24"/>
          <w:szCs w:val="24"/>
          <w:lang w:val="en-US"/>
        </w:rPr>
      </w:pPr>
      <w:r w:rsidRPr="001F6E03">
        <w:rPr>
          <w:rFonts w:ascii="Times New Roman" w:hAnsi="Times New Roman" w:cs="Times New Roman"/>
          <w:b/>
          <w:sz w:val="24"/>
          <w:szCs w:val="24"/>
          <w:lang w:val="en-US"/>
        </w:rPr>
        <w:t>ABSTRACT</w:t>
      </w:r>
    </w:p>
    <w:p w14:paraId="5E139305" w14:textId="2C5D3E35" w:rsidR="002D79A2" w:rsidRPr="001F03F6" w:rsidRDefault="00696395" w:rsidP="002D79A2">
      <w:pPr>
        <w:spacing w:line="600" w:lineRule="auto"/>
        <w:rPr>
          <w:ins w:id="7" w:author="Sarah Benhaiem" w:date="2022-05-24T09:21:00Z"/>
          <w:rFonts w:ascii="Times New Roman" w:hAnsi="Times New Roman" w:cs="Times New Roman"/>
          <w:bCs/>
          <w:sz w:val="24"/>
          <w:szCs w:val="24"/>
          <w:lang w:val="en-US"/>
        </w:rPr>
        <w:pPrChange w:id="8" w:author="Sarah Benhaiem" w:date="2022-05-24T09:24:00Z">
          <w:pPr>
            <w:spacing w:line="600" w:lineRule="auto"/>
            <w:ind w:firstLine="720"/>
            <w:jc w:val="both"/>
          </w:pPr>
        </w:pPrChange>
      </w:pPr>
      <w:r>
        <w:rPr>
          <w:rFonts w:ascii="Times New Roman" w:hAnsi="Times New Roman" w:cs="Times New Roman"/>
          <w:bCs/>
          <w:sz w:val="24"/>
          <w:szCs w:val="24"/>
          <w:lang w:val="en-US"/>
        </w:rPr>
        <w:t>Vehicles kill many wild animals worldwide</w:t>
      </w:r>
      <w:r w:rsidR="00A71861" w:rsidRPr="00076828">
        <w:rPr>
          <w:rFonts w:ascii="Times New Roman" w:hAnsi="Times New Roman" w:cs="Times New Roman"/>
          <w:color w:val="000000" w:themeColor="text1"/>
          <w:sz w:val="24"/>
          <w:szCs w:val="24"/>
          <w:lang w:val="en-US"/>
        </w:rPr>
        <w:t xml:space="preserve">, </w:t>
      </w:r>
      <w:r w:rsidR="00AB2A2E">
        <w:rPr>
          <w:rFonts w:ascii="Times New Roman" w:hAnsi="Times New Roman" w:cs="Times New Roman"/>
          <w:color w:val="000000" w:themeColor="text1"/>
          <w:sz w:val="24"/>
          <w:szCs w:val="24"/>
          <w:lang w:val="en-US"/>
        </w:rPr>
        <w:t>including</w:t>
      </w:r>
      <w:r w:rsidR="00A71861" w:rsidRPr="00076828">
        <w:rPr>
          <w:rFonts w:ascii="Times New Roman" w:hAnsi="Times New Roman" w:cs="Times New Roman"/>
          <w:color w:val="000000" w:themeColor="text1"/>
          <w:sz w:val="24"/>
          <w:szCs w:val="24"/>
          <w:lang w:val="en-US"/>
        </w:rPr>
        <w:t xml:space="preserve"> in protected areas</w:t>
      </w:r>
      <w:r w:rsidR="00AB2A2E">
        <w:rPr>
          <w:rFonts w:ascii="Times New Roman" w:hAnsi="Times New Roman" w:cs="Times New Roman"/>
          <w:color w:val="000000" w:themeColor="text1"/>
          <w:sz w:val="24"/>
          <w:szCs w:val="24"/>
          <w:lang w:val="en-US"/>
        </w:rPr>
        <w:t>,</w:t>
      </w:r>
      <w:r w:rsidR="00A71861" w:rsidRPr="00076828">
        <w:rPr>
          <w:rFonts w:ascii="Times New Roman" w:hAnsi="Times New Roman" w:cs="Times New Roman"/>
          <w:color w:val="000000" w:themeColor="text1"/>
          <w:sz w:val="24"/>
          <w:szCs w:val="24"/>
          <w:lang w:val="en-US"/>
        </w:rPr>
        <w:t xml:space="preserve"> </w:t>
      </w:r>
      <w:r w:rsidR="00990F0B">
        <w:rPr>
          <w:rFonts w:ascii="Times New Roman" w:hAnsi="Times New Roman" w:cs="Times New Roman"/>
          <w:color w:val="000000" w:themeColor="text1"/>
          <w:sz w:val="24"/>
          <w:szCs w:val="24"/>
          <w:lang w:val="en-US"/>
        </w:rPr>
        <w:t>that</w:t>
      </w:r>
      <w:r w:rsidR="00A71861" w:rsidRPr="00076828">
        <w:rPr>
          <w:rFonts w:ascii="Times New Roman" w:hAnsi="Times New Roman" w:cs="Times New Roman"/>
          <w:color w:val="000000" w:themeColor="text1"/>
          <w:sz w:val="24"/>
          <w:szCs w:val="24"/>
          <w:lang w:val="en-US"/>
        </w:rPr>
        <w:t xml:space="preserve"> </w:t>
      </w:r>
      <w:r w:rsidR="00F10E00">
        <w:rPr>
          <w:rFonts w:ascii="Times New Roman" w:hAnsi="Times New Roman" w:cs="Times New Roman"/>
          <w:color w:val="000000" w:themeColor="text1"/>
          <w:sz w:val="24"/>
          <w:szCs w:val="24"/>
          <w:lang w:val="en-US"/>
        </w:rPr>
        <w:t xml:space="preserve">are </w:t>
      </w:r>
      <w:r w:rsidR="00A71861" w:rsidRPr="00076828">
        <w:rPr>
          <w:rFonts w:ascii="Times New Roman" w:hAnsi="Times New Roman" w:cs="Times New Roman"/>
          <w:color w:val="000000" w:themeColor="text1"/>
          <w:sz w:val="24"/>
          <w:szCs w:val="24"/>
          <w:lang w:val="en-US"/>
        </w:rPr>
        <w:t>fac</w:t>
      </w:r>
      <w:r w:rsidR="00F10E00">
        <w:rPr>
          <w:rFonts w:ascii="Times New Roman" w:hAnsi="Times New Roman" w:cs="Times New Roman"/>
          <w:color w:val="000000" w:themeColor="text1"/>
          <w:sz w:val="24"/>
          <w:szCs w:val="24"/>
          <w:lang w:val="en-US"/>
        </w:rPr>
        <w:t>ing</w:t>
      </w:r>
      <w:r w:rsidR="00A71861" w:rsidRPr="00076828">
        <w:rPr>
          <w:rFonts w:ascii="Times New Roman" w:hAnsi="Times New Roman" w:cs="Times New Roman"/>
          <w:color w:val="000000" w:themeColor="text1"/>
          <w:sz w:val="24"/>
          <w:szCs w:val="24"/>
          <w:lang w:val="en-US"/>
        </w:rPr>
        <w:t xml:space="preserve"> increasing road use due to the rise of human population at their boundaries and the growing interest in wildlife tourism. </w:t>
      </w:r>
      <w:r w:rsidR="00575C16">
        <w:rPr>
          <w:rFonts w:ascii="Times New Roman" w:hAnsi="Times New Roman" w:cs="Times New Roman"/>
          <w:color w:val="000000" w:themeColor="text1"/>
          <w:sz w:val="24"/>
          <w:szCs w:val="24"/>
          <w:lang w:val="en-US"/>
        </w:rPr>
        <w:t xml:space="preserve">Yet, knowledge on </w:t>
      </w:r>
      <w:r w:rsidR="001C4305">
        <w:rPr>
          <w:rFonts w:ascii="Times New Roman" w:hAnsi="Times New Roman" w:cs="Times New Roman"/>
          <w:color w:val="000000" w:themeColor="text1"/>
          <w:sz w:val="24"/>
          <w:szCs w:val="24"/>
          <w:lang w:val="en-US"/>
        </w:rPr>
        <w:t xml:space="preserve">the factors influencing </w:t>
      </w:r>
      <w:r w:rsidR="00575C16">
        <w:rPr>
          <w:rFonts w:ascii="Times New Roman" w:hAnsi="Times New Roman" w:cs="Times New Roman"/>
          <w:color w:val="000000" w:themeColor="text1"/>
          <w:sz w:val="24"/>
          <w:szCs w:val="24"/>
          <w:lang w:val="en-US"/>
        </w:rPr>
        <w:t>wildlife</w:t>
      </w:r>
      <w:r w:rsidR="00AB2A2E">
        <w:rPr>
          <w:rFonts w:ascii="Times New Roman" w:hAnsi="Times New Roman" w:cs="Times New Roman"/>
          <w:color w:val="000000" w:themeColor="text1"/>
          <w:sz w:val="24"/>
          <w:szCs w:val="24"/>
          <w:lang w:val="en-US"/>
        </w:rPr>
        <w:t xml:space="preserve"> roadkills </w:t>
      </w:r>
      <w:r w:rsidR="00575C16">
        <w:rPr>
          <w:rFonts w:ascii="Times New Roman" w:hAnsi="Times New Roman" w:cs="Times New Roman"/>
          <w:color w:val="000000" w:themeColor="text1"/>
          <w:sz w:val="24"/>
          <w:szCs w:val="24"/>
          <w:lang w:val="en-US"/>
        </w:rPr>
        <w:lastRenderedPageBreak/>
        <w:t>within</w:t>
      </w:r>
      <w:r w:rsidR="00575C16" w:rsidRPr="00850320">
        <w:rPr>
          <w:rFonts w:ascii="Times New Roman" w:hAnsi="Times New Roman" w:cs="Times New Roman"/>
          <w:color w:val="000000" w:themeColor="text1"/>
          <w:sz w:val="24"/>
          <w:szCs w:val="24"/>
          <w:lang w:val="en-US"/>
        </w:rPr>
        <w:t xml:space="preserve"> protected areas</w:t>
      </w:r>
      <w:r w:rsidR="00575C16">
        <w:rPr>
          <w:rFonts w:ascii="Times New Roman" w:hAnsi="Times New Roman" w:cs="Times New Roman"/>
          <w:color w:val="000000" w:themeColor="text1"/>
          <w:sz w:val="24"/>
          <w:szCs w:val="24"/>
          <w:lang w:val="en-US"/>
        </w:rPr>
        <w:t xml:space="preserve"> is</w:t>
      </w:r>
      <w:r w:rsidR="00AB2A2E">
        <w:rPr>
          <w:rFonts w:ascii="Times New Roman" w:hAnsi="Times New Roman" w:cs="Times New Roman"/>
          <w:color w:val="000000" w:themeColor="text1"/>
          <w:sz w:val="24"/>
          <w:szCs w:val="24"/>
          <w:lang w:val="en-US"/>
        </w:rPr>
        <w:t xml:space="preserve"> </w:t>
      </w:r>
      <w:r w:rsidR="00575C16">
        <w:rPr>
          <w:rFonts w:ascii="Times New Roman" w:hAnsi="Times New Roman" w:cs="Times New Roman"/>
          <w:color w:val="000000" w:themeColor="text1"/>
          <w:sz w:val="24"/>
          <w:szCs w:val="24"/>
          <w:lang w:val="en-US"/>
        </w:rPr>
        <w:t>limited</w:t>
      </w:r>
      <w:r w:rsidR="00DF311B">
        <w:rPr>
          <w:rFonts w:ascii="Times New Roman" w:hAnsi="Times New Roman" w:cs="Times New Roman"/>
          <w:color w:val="000000" w:themeColor="text1"/>
          <w:sz w:val="24"/>
          <w:szCs w:val="24"/>
          <w:lang w:val="en-US"/>
        </w:rPr>
        <w:t xml:space="preserve">, </w:t>
      </w:r>
      <w:r w:rsidR="00DF311B" w:rsidRPr="00DF311B">
        <w:rPr>
          <w:rFonts w:ascii="Times New Roman" w:hAnsi="Times New Roman" w:cs="Times New Roman"/>
          <w:color w:val="FF0000"/>
          <w:sz w:val="24"/>
          <w:szCs w:val="24"/>
          <w:lang w:val="en-US"/>
        </w:rPr>
        <w:t>particularly for large carnivores,</w:t>
      </w:r>
      <w:r w:rsidR="00763132">
        <w:rPr>
          <w:rFonts w:ascii="Times New Roman" w:hAnsi="Times New Roman" w:cs="Times New Roman"/>
          <w:color w:val="FF0000"/>
          <w:sz w:val="24"/>
          <w:szCs w:val="24"/>
          <w:lang w:val="en-US"/>
        </w:rPr>
        <w:t xml:space="preserve"> for which </w:t>
      </w:r>
      <w:r w:rsidR="00DF311B" w:rsidRPr="00DF311B">
        <w:rPr>
          <w:rFonts w:ascii="Times New Roman" w:hAnsi="Times New Roman" w:cs="Times New Roman"/>
          <w:color w:val="FF0000"/>
          <w:sz w:val="24"/>
          <w:szCs w:val="24"/>
          <w:lang w:val="en-US"/>
        </w:rPr>
        <w:t xml:space="preserve">multiple years of </w:t>
      </w:r>
      <w:r w:rsidR="00127568">
        <w:rPr>
          <w:rFonts w:ascii="Times New Roman" w:hAnsi="Times New Roman" w:cs="Times New Roman"/>
          <w:color w:val="FF0000"/>
          <w:sz w:val="24"/>
          <w:szCs w:val="24"/>
          <w:lang w:val="en-US"/>
        </w:rPr>
        <w:t>records</w:t>
      </w:r>
      <w:r w:rsidR="00763132">
        <w:rPr>
          <w:rFonts w:ascii="Times New Roman" w:hAnsi="Times New Roman" w:cs="Times New Roman"/>
          <w:color w:val="FF0000"/>
          <w:sz w:val="24"/>
          <w:szCs w:val="24"/>
          <w:lang w:val="en-US"/>
        </w:rPr>
        <w:t xml:space="preserve"> are required to detect patterns</w:t>
      </w:r>
      <w:r w:rsidR="00575C16">
        <w:rPr>
          <w:rFonts w:ascii="Times New Roman" w:hAnsi="Times New Roman" w:cs="Times New Roman"/>
          <w:color w:val="000000" w:themeColor="text1"/>
          <w:sz w:val="24"/>
          <w:szCs w:val="24"/>
          <w:lang w:val="en-US"/>
        </w:rPr>
        <w:t xml:space="preserve">. </w:t>
      </w:r>
      <w:r w:rsidR="00575C16" w:rsidRPr="00850320">
        <w:rPr>
          <w:rFonts w:ascii="Times New Roman" w:hAnsi="Times New Roman" w:cs="Times New Roman"/>
          <w:color w:val="000000" w:themeColor="text1"/>
          <w:sz w:val="24"/>
          <w:szCs w:val="24"/>
          <w:lang w:val="en-US"/>
        </w:rPr>
        <w:t xml:space="preserve">Here </w:t>
      </w:r>
      <w:r w:rsidR="00575C16">
        <w:rPr>
          <w:rFonts w:ascii="Times New Roman" w:hAnsi="Times New Roman" w:cs="Times New Roman"/>
          <w:color w:val="000000" w:themeColor="text1"/>
          <w:sz w:val="24"/>
          <w:szCs w:val="24"/>
          <w:lang w:val="en-US"/>
        </w:rPr>
        <w:t>we investigate</w:t>
      </w:r>
      <w:r w:rsidR="00AB2A2E">
        <w:rPr>
          <w:rFonts w:ascii="Times New Roman" w:hAnsi="Times New Roman" w:cs="Times New Roman"/>
          <w:color w:val="000000" w:themeColor="text1"/>
          <w:sz w:val="24"/>
          <w:szCs w:val="24"/>
          <w:lang w:val="en-US"/>
        </w:rPr>
        <w:t>d</w:t>
      </w:r>
      <w:r w:rsidR="00575C16">
        <w:rPr>
          <w:rFonts w:ascii="Times New Roman" w:hAnsi="Times New Roman" w:cs="Times New Roman"/>
          <w:color w:val="000000" w:themeColor="text1"/>
          <w:sz w:val="24"/>
          <w:szCs w:val="24"/>
          <w:lang w:val="en-US"/>
        </w:rPr>
        <w:t xml:space="preserve"> </w:t>
      </w:r>
      <w:r w:rsidR="00575C16" w:rsidRPr="00850320">
        <w:rPr>
          <w:rFonts w:ascii="Times New Roman" w:hAnsi="Times New Roman" w:cs="Times New Roman"/>
          <w:color w:val="000000" w:themeColor="text1"/>
          <w:sz w:val="24"/>
          <w:szCs w:val="24"/>
          <w:lang w:val="en-US"/>
        </w:rPr>
        <w:t>spotted hyena (</w:t>
      </w:r>
      <w:r w:rsidR="00575C16" w:rsidRPr="00850320">
        <w:rPr>
          <w:rFonts w:ascii="Times New Roman" w:hAnsi="Times New Roman" w:cs="Times New Roman"/>
          <w:i/>
          <w:iCs/>
          <w:color w:val="000000" w:themeColor="text1"/>
          <w:sz w:val="24"/>
          <w:szCs w:val="24"/>
          <w:lang w:val="en-US"/>
        </w:rPr>
        <w:t>Crocuta crocuta</w:t>
      </w:r>
      <w:r w:rsidR="00575C16" w:rsidRPr="00850320">
        <w:rPr>
          <w:rFonts w:ascii="Times New Roman" w:hAnsi="Times New Roman" w:cs="Times New Roman"/>
          <w:color w:val="000000" w:themeColor="text1"/>
          <w:sz w:val="24"/>
          <w:szCs w:val="24"/>
          <w:lang w:val="en-US"/>
        </w:rPr>
        <w:t>)</w:t>
      </w:r>
      <w:r w:rsidR="00575C16">
        <w:rPr>
          <w:rFonts w:ascii="Times New Roman" w:hAnsi="Times New Roman" w:cs="Times New Roman"/>
          <w:color w:val="000000" w:themeColor="text1"/>
          <w:sz w:val="24"/>
          <w:szCs w:val="24"/>
          <w:lang w:val="en-US"/>
        </w:rPr>
        <w:t xml:space="preserve"> </w:t>
      </w:r>
      <w:r w:rsidR="00575C16" w:rsidRPr="00850320">
        <w:rPr>
          <w:rFonts w:ascii="Times New Roman" w:hAnsi="Times New Roman" w:cs="Times New Roman"/>
          <w:color w:val="000000" w:themeColor="text1"/>
          <w:sz w:val="24"/>
          <w:szCs w:val="24"/>
          <w:lang w:val="en-US"/>
        </w:rPr>
        <w:t>roadkills insi</w:t>
      </w:r>
      <w:r w:rsidR="00575C16">
        <w:rPr>
          <w:rFonts w:ascii="Times New Roman" w:hAnsi="Times New Roman" w:cs="Times New Roman"/>
          <w:color w:val="000000" w:themeColor="text1"/>
          <w:sz w:val="24"/>
          <w:szCs w:val="24"/>
          <w:lang w:val="en-US"/>
        </w:rPr>
        <w:t xml:space="preserve">de the Serengeti National Park, </w:t>
      </w:r>
      <w:ins w:id="9" w:author="Sarah Benhaiem" w:date="2022-05-24T09:08:00Z">
        <w:r w:rsidR="00271B0F">
          <w:rPr>
            <w:rFonts w:ascii="Times New Roman" w:hAnsi="Times New Roman" w:cs="Times New Roman"/>
            <w:color w:val="000000" w:themeColor="text1"/>
            <w:sz w:val="24"/>
            <w:szCs w:val="24"/>
            <w:lang w:val="en-US"/>
          </w:rPr>
          <w:t xml:space="preserve">a protected area in </w:t>
        </w:r>
      </w:ins>
      <w:r w:rsidR="00575C16" w:rsidRPr="00850320">
        <w:rPr>
          <w:rFonts w:ascii="Times New Roman" w:hAnsi="Times New Roman" w:cs="Times New Roman"/>
          <w:color w:val="000000" w:themeColor="text1"/>
          <w:sz w:val="24"/>
          <w:szCs w:val="24"/>
          <w:lang w:val="en-US"/>
        </w:rPr>
        <w:t>Tanzania, between 1989 and 202</w:t>
      </w:r>
      <w:r w:rsidR="00575C16">
        <w:rPr>
          <w:rFonts w:ascii="Times New Roman" w:hAnsi="Times New Roman" w:cs="Times New Roman"/>
          <w:color w:val="000000" w:themeColor="text1"/>
          <w:sz w:val="24"/>
          <w:szCs w:val="24"/>
          <w:lang w:val="en-US"/>
        </w:rPr>
        <w:t>2</w:t>
      </w:r>
      <w:r w:rsidR="00BE4C9F">
        <w:rPr>
          <w:rFonts w:ascii="Times New Roman" w:hAnsi="Times New Roman" w:cs="Times New Roman"/>
          <w:color w:val="000000" w:themeColor="text1"/>
          <w:sz w:val="24"/>
          <w:szCs w:val="24"/>
          <w:lang w:val="en-US"/>
        </w:rPr>
        <w:t xml:space="preserve"> (n = 96</w:t>
      </w:r>
      <w:r w:rsidR="00AB2A2E">
        <w:rPr>
          <w:rFonts w:ascii="Times New Roman" w:hAnsi="Times New Roman" w:cs="Times New Roman"/>
          <w:color w:val="000000" w:themeColor="text1"/>
          <w:sz w:val="24"/>
          <w:szCs w:val="24"/>
          <w:lang w:val="en-US"/>
        </w:rPr>
        <w:t>).</w:t>
      </w:r>
      <w:r w:rsidR="00D55124">
        <w:rPr>
          <w:rFonts w:ascii="Times New Roman" w:hAnsi="Times New Roman" w:cs="Times New Roman"/>
          <w:color w:val="000000" w:themeColor="text1"/>
          <w:sz w:val="24"/>
          <w:szCs w:val="24"/>
          <w:lang w:val="en-US"/>
        </w:rPr>
        <w:t xml:space="preserve"> We studied the spatial determinants of roadkill incidence using a generalized linear model and</w:t>
      </w:r>
      <w:r w:rsidR="00327B55">
        <w:rPr>
          <w:rFonts w:ascii="Times New Roman" w:hAnsi="Times New Roman" w:cs="Times New Roman"/>
          <w:color w:val="000000" w:themeColor="text1"/>
          <w:sz w:val="24"/>
          <w:szCs w:val="24"/>
          <w:lang w:val="en-US"/>
        </w:rPr>
        <w:t xml:space="preserve"> </w:t>
      </w:r>
      <w:r w:rsidR="00A81E8B">
        <w:rPr>
          <w:rFonts w:ascii="Times New Roman" w:hAnsi="Times New Roman" w:cs="Times New Roman"/>
          <w:color w:val="000000" w:themeColor="text1"/>
          <w:sz w:val="24"/>
          <w:szCs w:val="24"/>
          <w:lang w:val="en-US"/>
        </w:rPr>
        <w:t xml:space="preserve">assessed </w:t>
      </w:r>
      <w:r w:rsidR="00D0443A">
        <w:rPr>
          <w:rFonts w:ascii="Times New Roman" w:hAnsi="Times New Roman" w:cs="Times New Roman"/>
          <w:color w:val="000000" w:themeColor="text1"/>
          <w:sz w:val="24"/>
          <w:szCs w:val="24"/>
          <w:lang w:val="en-US"/>
        </w:rPr>
        <w:t xml:space="preserve">potential temporal and spatiotemporal patterns in roadkill incidence, as well as the effect of age, sex and </w:t>
      </w:r>
      <w:r w:rsidR="00327B55">
        <w:rPr>
          <w:rFonts w:ascii="Times New Roman" w:hAnsi="Times New Roman" w:cs="Times New Roman"/>
          <w:color w:val="000000" w:themeColor="text1"/>
          <w:sz w:val="24"/>
          <w:szCs w:val="24"/>
          <w:lang w:val="en-US"/>
        </w:rPr>
        <w:t xml:space="preserve">social </w:t>
      </w:r>
      <w:r w:rsidR="00D0443A">
        <w:rPr>
          <w:rFonts w:ascii="Times New Roman" w:hAnsi="Times New Roman" w:cs="Times New Roman"/>
          <w:color w:val="000000" w:themeColor="text1"/>
          <w:sz w:val="24"/>
          <w:szCs w:val="24"/>
          <w:lang w:val="en-US"/>
        </w:rPr>
        <w:t>rank</w:t>
      </w:r>
      <w:r w:rsidR="00C95A63">
        <w:rPr>
          <w:rFonts w:ascii="Times New Roman" w:hAnsi="Times New Roman" w:cs="Times New Roman"/>
          <w:color w:val="000000" w:themeColor="text1"/>
          <w:sz w:val="24"/>
          <w:szCs w:val="24"/>
          <w:lang w:val="en-US"/>
        </w:rPr>
        <w:t>.</w:t>
      </w:r>
      <w:r w:rsidR="00C95A63" w:rsidRPr="00850320">
        <w:rPr>
          <w:rFonts w:ascii="Times New Roman" w:hAnsi="Times New Roman" w:cs="Times New Roman"/>
          <w:color w:val="000000" w:themeColor="text1"/>
          <w:sz w:val="24"/>
          <w:szCs w:val="24"/>
          <w:lang w:val="en-US"/>
        </w:rPr>
        <w:t xml:space="preserve"> </w:t>
      </w:r>
      <w:r w:rsidR="00BE4C9F" w:rsidRPr="00AB2A2E">
        <w:rPr>
          <w:rFonts w:ascii="Times New Roman" w:hAnsi="Times New Roman" w:cs="Times New Roman"/>
          <w:color w:val="000000" w:themeColor="text1"/>
          <w:sz w:val="24"/>
          <w:szCs w:val="24"/>
          <w:lang w:val="en-US"/>
        </w:rPr>
        <w:t>R</w:t>
      </w:r>
      <w:r w:rsidR="00BE4C9F" w:rsidRPr="00850320">
        <w:rPr>
          <w:rFonts w:ascii="Times New Roman" w:hAnsi="Times New Roman" w:cs="Times New Roman"/>
          <w:color w:val="000000" w:themeColor="text1"/>
          <w:sz w:val="24"/>
          <w:szCs w:val="24"/>
          <w:lang w:val="en-US"/>
        </w:rPr>
        <w:t>oadkills</w:t>
      </w:r>
      <w:r w:rsidR="00BE4C9F">
        <w:rPr>
          <w:rFonts w:ascii="Times New Roman" w:hAnsi="Times New Roman" w:cs="Times New Roman"/>
          <w:color w:val="000000" w:themeColor="text1"/>
          <w:sz w:val="24"/>
          <w:szCs w:val="24"/>
          <w:lang w:val="en-US"/>
        </w:rPr>
        <w:t xml:space="preserve"> </w:t>
      </w:r>
      <w:r w:rsidR="00BE4C9F" w:rsidRPr="00850320">
        <w:rPr>
          <w:rFonts w:ascii="Times New Roman" w:hAnsi="Times New Roman" w:cs="Times New Roman"/>
          <w:color w:val="000000" w:themeColor="text1"/>
          <w:sz w:val="24"/>
          <w:szCs w:val="24"/>
          <w:lang w:val="en-US"/>
        </w:rPr>
        <w:t xml:space="preserve">were more likely </w:t>
      </w:r>
      <w:r w:rsidR="00BE4C9F">
        <w:rPr>
          <w:rFonts w:ascii="Times New Roman" w:hAnsi="Times New Roman" w:cs="Times New Roman"/>
          <w:color w:val="000000" w:themeColor="text1"/>
          <w:sz w:val="24"/>
          <w:szCs w:val="24"/>
          <w:lang w:val="en-US"/>
        </w:rPr>
        <w:t>on</w:t>
      </w:r>
      <w:r w:rsidR="00BE4C9F" w:rsidRPr="00850320">
        <w:rPr>
          <w:rFonts w:ascii="Times New Roman" w:hAnsi="Times New Roman" w:cs="Times New Roman"/>
          <w:color w:val="000000" w:themeColor="text1"/>
          <w:sz w:val="24"/>
          <w:szCs w:val="24"/>
          <w:lang w:val="en-US"/>
        </w:rPr>
        <w:t xml:space="preserve"> main roads</w:t>
      </w:r>
      <w:r w:rsidR="00BC0857">
        <w:rPr>
          <w:rFonts w:ascii="Times New Roman" w:hAnsi="Times New Roman" w:cs="Times New Roman"/>
          <w:color w:val="000000" w:themeColor="text1"/>
          <w:sz w:val="24"/>
          <w:szCs w:val="24"/>
          <w:lang w:val="en-US"/>
        </w:rPr>
        <w:t xml:space="preserve"> and t</w:t>
      </w:r>
      <w:r w:rsidR="00BE4C9F">
        <w:rPr>
          <w:rFonts w:ascii="Times New Roman" w:hAnsi="Times New Roman" w:cs="Times New Roman"/>
          <w:color w:val="000000" w:themeColor="text1"/>
          <w:sz w:val="24"/>
          <w:szCs w:val="24"/>
          <w:lang w:val="en-US"/>
        </w:rPr>
        <w:t xml:space="preserve">he </w:t>
      </w:r>
      <w:r w:rsidR="00917440">
        <w:rPr>
          <w:rFonts w:ascii="Times New Roman" w:hAnsi="Times New Roman" w:cs="Times New Roman"/>
          <w:color w:val="000000" w:themeColor="text1"/>
          <w:sz w:val="24"/>
          <w:szCs w:val="24"/>
          <w:lang w:val="en-US"/>
        </w:rPr>
        <w:t xml:space="preserve">locations </w:t>
      </w:r>
      <w:r w:rsidR="001E3FAC">
        <w:rPr>
          <w:rFonts w:ascii="Times New Roman" w:hAnsi="Times New Roman" w:cs="Times New Roman"/>
          <w:color w:val="000000" w:themeColor="text1"/>
          <w:sz w:val="24"/>
          <w:szCs w:val="24"/>
          <w:lang w:val="en-US"/>
        </w:rPr>
        <w:t xml:space="preserve">and number </w:t>
      </w:r>
      <w:r w:rsidR="00BE4C9F">
        <w:rPr>
          <w:rFonts w:ascii="Times New Roman" w:hAnsi="Times New Roman" w:cs="Times New Roman"/>
          <w:color w:val="000000" w:themeColor="text1"/>
          <w:sz w:val="24"/>
          <w:szCs w:val="24"/>
          <w:lang w:val="en-US"/>
        </w:rPr>
        <w:t>of roadkill</w:t>
      </w:r>
      <w:r w:rsidR="00917440">
        <w:rPr>
          <w:rFonts w:ascii="Times New Roman" w:hAnsi="Times New Roman" w:cs="Times New Roman"/>
          <w:color w:val="000000" w:themeColor="text1"/>
          <w:sz w:val="24"/>
          <w:szCs w:val="24"/>
          <w:lang w:val="en-US"/>
        </w:rPr>
        <w:t>s</w:t>
      </w:r>
      <w:r w:rsidR="00BE4C9F">
        <w:rPr>
          <w:rFonts w:ascii="Times New Roman" w:hAnsi="Times New Roman" w:cs="Times New Roman"/>
          <w:color w:val="000000" w:themeColor="text1"/>
          <w:sz w:val="24"/>
          <w:szCs w:val="24"/>
          <w:lang w:val="en-US"/>
        </w:rPr>
        <w:t xml:space="preserve"> </w:t>
      </w:r>
      <w:r w:rsidR="00917440">
        <w:rPr>
          <w:rFonts w:ascii="Times New Roman" w:hAnsi="Times New Roman" w:cs="Times New Roman"/>
          <w:color w:val="000000" w:themeColor="text1"/>
          <w:sz w:val="24"/>
          <w:szCs w:val="24"/>
          <w:lang w:val="en-US"/>
        </w:rPr>
        <w:t>varied according to</w:t>
      </w:r>
      <w:r w:rsidR="00BE4C9F">
        <w:rPr>
          <w:rFonts w:ascii="Times New Roman" w:hAnsi="Times New Roman" w:cs="Times New Roman"/>
          <w:color w:val="000000" w:themeColor="text1"/>
          <w:sz w:val="24"/>
          <w:szCs w:val="24"/>
          <w:lang w:val="en-US"/>
        </w:rPr>
        <w:t xml:space="preserve"> seasonal changes in the locations of vast migratory ungulate herd</w:t>
      </w:r>
      <w:r w:rsidR="00917440">
        <w:rPr>
          <w:rFonts w:ascii="Times New Roman" w:hAnsi="Times New Roman" w:cs="Times New Roman"/>
          <w:color w:val="000000" w:themeColor="text1"/>
          <w:sz w:val="24"/>
          <w:szCs w:val="24"/>
          <w:lang w:val="en-US"/>
        </w:rPr>
        <w:t xml:space="preserve">s, which are the main prey of hyenas. </w:t>
      </w:r>
      <w:r w:rsidR="00917440" w:rsidRPr="00850320">
        <w:rPr>
          <w:rFonts w:ascii="Times New Roman" w:hAnsi="Times New Roman" w:cs="Times New Roman"/>
          <w:color w:val="000000" w:themeColor="text1"/>
          <w:sz w:val="24"/>
          <w:szCs w:val="24"/>
          <w:lang w:val="en-US"/>
        </w:rPr>
        <w:t>Adult females,</w:t>
      </w:r>
      <w:r w:rsidR="00917440">
        <w:rPr>
          <w:rFonts w:ascii="Times New Roman" w:hAnsi="Times New Roman" w:cs="Times New Roman"/>
          <w:color w:val="000000" w:themeColor="text1"/>
          <w:sz w:val="24"/>
          <w:szCs w:val="24"/>
          <w:lang w:val="en-US"/>
        </w:rPr>
        <w:t xml:space="preserve"> who travel the most</w:t>
      </w:r>
      <w:r w:rsidR="003A5190">
        <w:rPr>
          <w:rFonts w:ascii="Times New Roman" w:hAnsi="Times New Roman" w:cs="Times New Roman"/>
          <w:color w:val="000000" w:themeColor="text1"/>
          <w:sz w:val="24"/>
          <w:szCs w:val="24"/>
          <w:lang w:val="en-US"/>
        </w:rPr>
        <w:t>,</w:t>
      </w:r>
      <w:r w:rsidR="00917440">
        <w:rPr>
          <w:rFonts w:ascii="Times New Roman" w:hAnsi="Times New Roman" w:cs="Times New Roman"/>
          <w:color w:val="000000" w:themeColor="text1"/>
          <w:sz w:val="24"/>
          <w:szCs w:val="24"/>
          <w:lang w:val="en-US"/>
        </w:rPr>
        <w:t xml:space="preserve"> </w:t>
      </w:r>
      <w:r w:rsidR="00917440" w:rsidRPr="00850320">
        <w:rPr>
          <w:rFonts w:ascii="Times New Roman" w:hAnsi="Times New Roman" w:cs="Times New Roman"/>
          <w:color w:val="000000" w:themeColor="text1"/>
          <w:sz w:val="24"/>
          <w:szCs w:val="24"/>
          <w:lang w:val="en-US"/>
        </w:rPr>
        <w:t>suffered the highest levels of road mortality</w:t>
      </w:r>
      <w:r w:rsidR="00C95A63" w:rsidRPr="00850320">
        <w:rPr>
          <w:rFonts w:ascii="Times New Roman" w:hAnsi="Times New Roman" w:cs="Times New Roman"/>
          <w:color w:val="000000" w:themeColor="text1"/>
          <w:sz w:val="24"/>
          <w:szCs w:val="24"/>
          <w:lang w:val="en-US"/>
        </w:rPr>
        <w:t>.</w:t>
      </w:r>
      <w:r w:rsidR="009B3423" w:rsidRPr="00113DC8">
        <w:rPr>
          <w:rFonts w:ascii="Times New Roman" w:hAnsi="Times New Roman" w:cs="Times New Roman"/>
          <w:color w:val="000000" w:themeColor="text1"/>
          <w:sz w:val="24"/>
          <w:szCs w:val="24"/>
          <w:lang w:val="en-US"/>
        </w:rPr>
        <w:t xml:space="preserve"> </w:t>
      </w:r>
      <w:r w:rsidR="009B3423" w:rsidRPr="00FA2E0C">
        <w:rPr>
          <w:rFonts w:ascii="Times New Roman" w:hAnsi="Times New Roman" w:cs="Times New Roman"/>
          <w:color w:val="FF0000"/>
          <w:sz w:val="24"/>
          <w:szCs w:val="24"/>
          <w:lang w:val="en-US"/>
        </w:rPr>
        <w:t xml:space="preserve">Our results indicate that </w:t>
      </w:r>
      <w:ins w:id="10" w:author="Sarah Benhaiem" w:date="2022-05-24T09:10:00Z">
        <w:r w:rsidR="00991D88">
          <w:rPr>
            <w:rFonts w:ascii="Times New Roman" w:hAnsi="Times New Roman" w:cs="Times New Roman"/>
            <w:color w:val="FF0000"/>
            <w:sz w:val="24"/>
            <w:szCs w:val="24"/>
            <w:lang w:val="en-US"/>
          </w:rPr>
          <w:t xml:space="preserve">spotted hyena </w:t>
        </w:r>
      </w:ins>
      <w:r w:rsidR="009B3423" w:rsidRPr="00FA2E0C">
        <w:rPr>
          <w:rFonts w:ascii="Times New Roman" w:hAnsi="Times New Roman" w:cs="Times New Roman"/>
          <w:color w:val="FF0000"/>
          <w:sz w:val="24"/>
          <w:szCs w:val="24"/>
          <w:lang w:val="en-US"/>
        </w:rPr>
        <w:t>roadkill patterns were shaped by traffic volume and speed</w:t>
      </w:r>
      <w:ins w:id="11" w:author="Sarah Benhaiem" w:date="2022-05-24T09:09:00Z">
        <w:r w:rsidR="00991D88">
          <w:rPr>
            <w:rFonts w:ascii="Times New Roman" w:hAnsi="Times New Roman" w:cs="Times New Roman"/>
            <w:color w:val="FF0000"/>
            <w:sz w:val="24"/>
            <w:szCs w:val="24"/>
            <w:lang w:val="en-US"/>
          </w:rPr>
          <w:t xml:space="preserve">, as well as </w:t>
        </w:r>
      </w:ins>
      <w:del w:id="12" w:author="Sarah Benhaiem" w:date="2022-05-24T09:09:00Z">
        <w:r w:rsidR="0031687B" w:rsidRPr="00FA2E0C" w:rsidDel="00991D88">
          <w:rPr>
            <w:rFonts w:ascii="Times New Roman" w:hAnsi="Times New Roman" w:cs="Times New Roman"/>
            <w:color w:val="FF0000"/>
            <w:sz w:val="24"/>
            <w:szCs w:val="24"/>
            <w:lang w:val="en-US"/>
          </w:rPr>
          <w:delText xml:space="preserve"> </w:delText>
        </w:r>
        <w:r w:rsidR="009B3423" w:rsidRPr="00FA2E0C" w:rsidDel="00991D88">
          <w:rPr>
            <w:rFonts w:ascii="Times New Roman" w:hAnsi="Times New Roman" w:cs="Times New Roman"/>
            <w:color w:val="FF0000"/>
            <w:sz w:val="24"/>
            <w:szCs w:val="24"/>
            <w:lang w:val="en-US"/>
          </w:rPr>
          <w:delText xml:space="preserve">and </w:delText>
        </w:r>
      </w:del>
      <w:r w:rsidR="00CD1CC5" w:rsidRPr="00FA2E0C">
        <w:rPr>
          <w:rFonts w:ascii="Times New Roman" w:hAnsi="Times New Roman" w:cs="Times New Roman"/>
          <w:color w:val="FF0000"/>
          <w:sz w:val="24"/>
          <w:szCs w:val="24"/>
          <w:lang w:val="en-US"/>
        </w:rPr>
        <w:t>large-scale change</w:t>
      </w:r>
      <w:ins w:id="13" w:author="Sarah Benhaiem" w:date="2022-05-24T09:10:00Z">
        <w:r w:rsidR="00991D88">
          <w:rPr>
            <w:rFonts w:ascii="Times New Roman" w:hAnsi="Times New Roman" w:cs="Times New Roman"/>
            <w:color w:val="FF0000"/>
            <w:sz w:val="24"/>
            <w:szCs w:val="24"/>
            <w:lang w:val="en-US"/>
          </w:rPr>
          <w:t>s</w:t>
        </w:r>
      </w:ins>
      <w:r w:rsidR="00CD1CC5" w:rsidRPr="00FA2E0C">
        <w:rPr>
          <w:rFonts w:ascii="Times New Roman" w:hAnsi="Times New Roman" w:cs="Times New Roman"/>
          <w:color w:val="FF0000"/>
          <w:sz w:val="24"/>
          <w:szCs w:val="24"/>
          <w:lang w:val="en-US"/>
        </w:rPr>
        <w:t xml:space="preserve"> in </w:t>
      </w:r>
      <w:r w:rsidR="00FA2E0C">
        <w:rPr>
          <w:rFonts w:ascii="Times New Roman" w:hAnsi="Times New Roman" w:cs="Times New Roman"/>
          <w:color w:val="FF0000"/>
          <w:sz w:val="24"/>
          <w:szCs w:val="24"/>
          <w:lang w:val="en-US"/>
        </w:rPr>
        <w:t xml:space="preserve">the position of </w:t>
      </w:r>
      <w:ins w:id="14" w:author="Sarah Benhaiem" w:date="2022-05-24T09:11:00Z">
        <w:r w:rsidR="00991D88">
          <w:rPr>
            <w:rFonts w:ascii="Times New Roman" w:hAnsi="Times New Roman" w:cs="Times New Roman"/>
            <w:color w:val="FF0000"/>
            <w:sz w:val="24"/>
            <w:szCs w:val="24"/>
            <w:lang w:val="en-US"/>
          </w:rPr>
          <w:t xml:space="preserve">their </w:t>
        </w:r>
      </w:ins>
      <w:r w:rsidR="00FA2E0C">
        <w:rPr>
          <w:rFonts w:ascii="Times New Roman" w:hAnsi="Times New Roman" w:cs="Times New Roman"/>
          <w:color w:val="FF0000"/>
          <w:sz w:val="24"/>
          <w:szCs w:val="24"/>
          <w:lang w:val="en-US"/>
        </w:rPr>
        <w:t>prey</w:t>
      </w:r>
      <w:del w:id="15" w:author="Sarah Benhaiem" w:date="2022-05-24T09:11:00Z">
        <w:r w:rsidR="00FA2E0C" w:rsidDel="00991D88">
          <w:rPr>
            <w:rFonts w:ascii="Times New Roman" w:hAnsi="Times New Roman" w:cs="Times New Roman"/>
            <w:color w:val="FF0000"/>
            <w:sz w:val="24"/>
            <w:szCs w:val="24"/>
            <w:lang w:val="en-US"/>
          </w:rPr>
          <w:delText xml:space="preserve"> migratory herbivores</w:delText>
        </w:r>
      </w:del>
      <w:r w:rsidR="00CD1CC5" w:rsidRPr="00FA2E0C">
        <w:rPr>
          <w:rFonts w:ascii="Times New Roman" w:hAnsi="Times New Roman" w:cs="Times New Roman"/>
          <w:color w:val="FF0000"/>
          <w:sz w:val="24"/>
          <w:szCs w:val="24"/>
          <w:lang w:val="en-US"/>
        </w:rPr>
        <w:t xml:space="preserve">. Further, the </w:t>
      </w:r>
      <w:r w:rsidR="009B3423" w:rsidRPr="00FA2E0C">
        <w:rPr>
          <w:rFonts w:ascii="Times New Roman" w:hAnsi="Times New Roman" w:cs="Times New Roman"/>
          <w:color w:val="FF0000"/>
          <w:sz w:val="24"/>
          <w:szCs w:val="24"/>
          <w:lang w:val="en-US"/>
        </w:rPr>
        <w:t xml:space="preserve">incidence </w:t>
      </w:r>
      <w:r w:rsidR="00CD1CC5" w:rsidRPr="00FA2E0C">
        <w:rPr>
          <w:rFonts w:ascii="Times New Roman" w:hAnsi="Times New Roman" w:cs="Times New Roman"/>
          <w:color w:val="FF0000"/>
          <w:sz w:val="24"/>
          <w:szCs w:val="24"/>
          <w:lang w:val="en-US"/>
        </w:rPr>
        <w:t xml:space="preserve">of roadkills was </w:t>
      </w:r>
      <w:r w:rsidR="009B3423" w:rsidRPr="00FA2E0C">
        <w:rPr>
          <w:rFonts w:ascii="Times New Roman" w:hAnsi="Times New Roman" w:cs="Times New Roman"/>
          <w:color w:val="FF0000"/>
          <w:sz w:val="24"/>
          <w:szCs w:val="24"/>
          <w:lang w:val="en-US"/>
        </w:rPr>
        <w:t xml:space="preserve">exacerbated by the long-distance ‘commuting’ trips that Serengeti hyenas regularly undergo to </w:t>
      </w:r>
      <w:r w:rsidR="00FA2E0C">
        <w:rPr>
          <w:rFonts w:ascii="Times New Roman" w:hAnsi="Times New Roman" w:cs="Times New Roman"/>
          <w:color w:val="FF0000"/>
          <w:sz w:val="24"/>
          <w:szCs w:val="24"/>
          <w:lang w:val="en-US"/>
        </w:rPr>
        <w:t>access the migratory herbivores</w:t>
      </w:r>
      <w:r w:rsidR="009B3423" w:rsidRPr="00113DC8">
        <w:rPr>
          <w:rFonts w:ascii="Times New Roman" w:hAnsi="Times New Roman" w:cs="Times New Roman"/>
          <w:color w:val="000000" w:themeColor="text1"/>
          <w:sz w:val="24"/>
          <w:szCs w:val="24"/>
          <w:lang w:val="en-US"/>
        </w:rPr>
        <w:t xml:space="preserve">. </w:t>
      </w:r>
      <w:commentRangeStart w:id="16"/>
      <w:del w:id="17" w:author="Sarah Benhaiem" w:date="2022-05-24T09:24:00Z">
        <w:r w:rsidR="003A5190" w:rsidDel="002D79A2">
          <w:rPr>
            <w:rFonts w:ascii="Times New Roman" w:hAnsi="Times New Roman" w:cs="Times New Roman"/>
            <w:color w:val="000000" w:themeColor="text1"/>
            <w:sz w:val="24"/>
            <w:szCs w:val="24"/>
            <w:lang w:val="en-US"/>
          </w:rPr>
          <w:delText>Measures such as enforcement of existing speed limits, particularly on main roads, and more stringent restriction on night driving could mitigate this threat.</w:delText>
        </w:r>
        <w:commentRangeEnd w:id="16"/>
        <w:r w:rsidR="00991D88" w:rsidDel="002D79A2">
          <w:rPr>
            <w:rStyle w:val="CommentReference"/>
          </w:rPr>
          <w:commentReference w:id="16"/>
        </w:r>
      </w:del>
      <w:ins w:id="18" w:author="Sarah Benhaiem" w:date="2022-05-24T09:23:00Z">
        <w:r w:rsidR="002D79A2">
          <w:rPr>
            <w:rFonts w:ascii="Times New Roman" w:hAnsi="Times New Roman" w:cs="Times New Roman"/>
            <w:bCs/>
            <w:sz w:val="24"/>
            <w:szCs w:val="24"/>
            <w:lang w:val="en-US"/>
          </w:rPr>
          <w:t>W</w:t>
        </w:r>
      </w:ins>
      <w:ins w:id="19" w:author="Sarah Benhaiem" w:date="2022-05-24T09:21:00Z">
        <w:r w:rsidR="002D79A2">
          <w:rPr>
            <w:rFonts w:ascii="Times New Roman" w:hAnsi="Times New Roman" w:cs="Times New Roman"/>
            <w:bCs/>
            <w:sz w:val="24"/>
            <w:szCs w:val="24"/>
            <w:lang w:val="en-US"/>
          </w:rPr>
          <w:t xml:space="preserve">e </w:t>
        </w:r>
      </w:ins>
      <w:ins w:id="20" w:author="Sarah Benhaiem" w:date="2022-05-24T09:40:00Z">
        <w:r w:rsidR="00972359">
          <w:rPr>
            <w:rFonts w:ascii="Times New Roman" w:hAnsi="Times New Roman" w:cs="Times New Roman"/>
            <w:bCs/>
            <w:sz w:val="24"/>
            <w:szCs w:val="24"/>
            <w:lang w:val="en-US"/>
          </w:rPr>
          <w:t>recommend</w:t>
        </w:r>
      </w:ins>
      <w:ins w:id="21" w:author="Sarah Benhaiem" w:date="2022-05-24T09:21:00Z">
        <w:r w:rsidR="002D79A2">
          <w:rPr>
            <w:rFonts w:ascii="Times New Roman" w:hAnsi="Times New Roman" w:cs="Times New Roman"/>
            <w:bCs/>
            <w:sz w:val="24"/>
            <w:szCs w:val="24"/>
            <w:lang w:val="en-US"/>
          </w:rPr>
          <w:t xml:space="preserve"> m</w:t>
        </w:r>
        <w:r w:rsidR="002D79A2" w:rsidRPr="00850320">
          <w:rPr>
            <w:rFonts w:ascii="Times New Roman" w:hAnsi="Times New Roman" w:cs="Times New Roman"/>
            <w:bCs/>
            <w:sz w:val="24"/>
            <w:szCs w:val="24"/>
            <w:lang w:val="en-US"/>
          </w:rPr>
          <w:t xml:space="preserve">itigation measures </w:t>
        </w:r>
        <w:r w:rsidR="002D79A2">
          <w:rPr>
            <w:rFonts w:ascii="Times New Roman" w:hAnsi="Times New Roman" w:cs="Times New Roman"/>
            <w:bCs/>
            <w:sz w:val="24"/>
            <w:szCs w:val="24"/>
            <w:lang w:val="en-US"/>
          </w:rPr>
          <w:t xml:space="preserve">such as </w:t>
        </w:r>
        <w:r w:rsidR="002D79A2">
          <w:rPr>
            <w:rFonts w:ascii="Times New Roman" w:hAnsi="Times New Roman" w:cs="Times New Roman"/>
            <w:color w:val="000000" w:themeColor="text1"/>
            <w:sz w:val="24"/>
            <w:szCs w:val="24"/>
            <w:lang w:val="en-US"/>
          </w:rPr>
          <w:t>enforcement of existing speed limits, particularly on main roads, and more stringent restriction on night driving</w:t>
        </w:r>
      </w:ins>
      <w:ins w:id="22" w:author="Sarah Benhaiem" w:date="2022-05-24T09:23:00Z">
        <w:r w:rsidR="002D79A2">
          <w:rPr>
            <w:rFonts w:ascii="Times New Roman" w:hAnsi="Times New Roman" w:cs="Times New Roman"/>
            <w:color w:val="000000" w:themeColor="text1"/>
            <w:sz w:val="24"/>
            <w:szCs w:val="24"/>
            <w:lang w:val="en-US"/>
          </w:rPr>
          <w:t>,</w:t>
        </w:r>
      </w:ins>
      <w:ins w:id="23" w:author="Sarah Benhaiem" w:date="2022-05-24T09:21:00Z">
        <w:r w:rsidR="002D79A2">
          <w:rPr>
            <w:rFonts w:ascii="Times New Roman" w:hAnsi="Times New Roman" w:cs="Times New Roman"/>
            <w:color w:val="000000" w:themeColor="text1"/>
            <w:sz w:val="24"/>
            <w:szCs w:val="24"/>
            <w:lang w:val="en-US"/>
          </w:rPr>
          <w:t xml:space="preserve"> </w:t>
        </w:r>
        <w:r w:rsidR="002D79A2">
          <w:rPr>
            <w:rFonts w:ascii="Times New Roman" w:hAnsi="Times New Roman" w:cs="Times New Roman"/>
            <w:bCs/>
            <w:sz w:val="24"/>
            <w:szCs w:val="24"/>
            <w:lang w:val="en-US"/>
          </w:rPr>
          <w:t xml:space="preserve">to reduce </w:t>
        </w:r>
      </w:ins>
      <w:ins w:id="24" w:author="Sarah Benhaiem" w:date="2022-05-24T09:24:00Z">
        <w:r w:rsidR="002D79A2">
          <w:rPr>
            <w:rFonts w:ascii="Times New Roman" w:hAnsi="Times New Roman" w:cs="Times New Roman"/>
            <w:bCs/>
            <w:sz w:val="24"/>
            <w:szCs w:val="24"/>
            <w:lang w:val="en-US"/>
          </w:rPr>
          <w:t>this threat.</w:t>
        </w:r>
      </w:ins>
    </w:p>
    <w:p w14:paraId="4FAACAD2" w14:textId="77777777" w:rsidR="002D79A2" w:rsidRDefault="002D79A2" w:rsidP="00122286">
      <w:pPr>
        <w:spacing w:line="600" w:lineRule="auto"/>
        <w:rPr>
          <w:rFonts w:ascii="Times New Roman" w:hAnsi="Times New Roman" w:cs="Times New Roman"/>
          <w:color w:val="000000" w:themeColor="text1"/>
          <w:sz w:val="24"/>
          <w:szCs w:val="24"/>
          <w:lang w:val="en-US"/>
        </w:rPr>
      </w:pPr>
    </w:p>
    <w:p w14:paraId="444FD5EA" w14:textId="56D4D2DA" w:rsidR="00C76FC7" w:rsidRPr="00AB2A2E" w:rsidRDefault="00EE2A36" w:rsidP="002A3B9A">
      <w:pPr>
        <w:spacing w:line="600" w:lineRule="auto"/>
        <w:rPr>
          <w:rFonts w:ascii="Times New Roman" w:hAnsi="Times New Roman" w:cs="Times New Roman"/>
          <w:color w:val="000000" w:themeColor="text1"/>
          <w:sz w:val="24"/>
          <w:szCs w:val="24"/>
          <w:lang w:val="en-US"/>
        </w:rPr>
      </w:pPr>
      <w:commentRangeStart w:id="25"/>
      <w:commentRangeStart w:id="26"/>
      <w:r w:rsidRPr="00850320">
        <w:rPr>
          <w:rFonts w:ascii="Times New Roman" w:hAnsi="Times New Roman" w:cs="Times New Roman"/>
          <w:b/>
          <w:sz w:val="24"/>
          <w:szCs w:val="24"/>
          <w:lang w:val="en-US"/>
        </w:rPr>
        <w:t>KEYWORDS</w:t>
      </w:r>
      <w:commentRangeEnd w:id="25"/>
      <w:r w:rsidR="004502A7">
        <w:rPr>
          <w:rStyle w:val="CommentReference"/>
        </w:rPr>
        <w:commentReference w:id="25"/>
      </w:r>
      <w:commentRangeEnd w:id="26"/>
      <w:r w:rsidR="002A73C3">
        <w:rPr>
          <w:rStyle w:val="CommentReference"/>
        </w:rPr>
        <w:commentReference w:id="26"/>
      </w:r>
    </w:p>
    <w:p w14:paraId="32AAE76D" w14:textId="54169544" w:rsidR="00EE2A36" w:rsidRPr="00850320" w:rsidRDefault="003A6D35" w:rsidP="00EE2A36">
      <w:pPr>
        <w:spacing w:line="600" w:lineRule="auto"/>
        <w:rPr>
          <w:rFonts w:ascii="Times New Roman" w:hAnsi="Times New Roman" w:cs="Times New Roman"/>
          <w:color w:val="000000" w:themeColor="text1"/>
          <w:sz w:val="24"/>
          <w:szCs w:val="24"/>
          <w:lang w:val="en-US"/>
        </w:rPr>
      </w:pPr>
      <w:ins w:id="27" w:author="Sarah Benhaiem" w:date="2022-05-24T09:24:00Z">
        <w:r>
          <w:rPr>
            <w:rFonts w:ascii="Times New Roman" w:hAnsi="Times New Roman" w:cs="Times New Roman"/>
            <w:sz w:val="24"/>
            <w:szCs w:val="24"/>
            <w:lang w:val="en-US"/>
          </w:rPr>
          <w:t>r</w:t>
        </w:r>
      </w:ins>
      <w:del w:id="28" w:author="Sarah Benhaiem" w:date="2022-05-24T09:24:00Z">
        <w:r w:rsidDel="003A6D35">
          <w:rPr>
            <w:rFonts w:ascii="Times New Roman" w:hAnsi="Times New Roman" w:cs="Times New Roman"/>
            <w:sz w:val="24"/>
            <w:szCs w:val="24"/>
            <w:lang w:val="en-US"/>
          </w:rPr>
          <w:delText>R</w:delText>
        </w:r>
      </w:del>
      <w:r w:rsidR="002A3B9A">
        <w:rPr>
          <w:rFonts w:ascii="Times New Roman" w:hAnsi="Times New Roman" w:cs="Times New Roman"/>
          <w:sz w:val="24"/>
          <w:szCs w:val="24"/>
          <w:lang w:val="en-US"/>
        </w:rPr>
        <w:t>oadkill</w:t>
      </w:r>
      <w:ins w:id="29" w:author="Sarah Benhaiem" w:date="2022-05-24T09:24:00Z">
        <w:r>
          <w:rPr>
            <w:rFonts w:ascii="Times New Roman" w:hAnsi="Times New Roman" w:cs="Times New Roman"/>
            <w:sz w:val="24"/>
            <w:szCs w:val="24"/>
            <w:lang w:val="en-US"/>
          </w:rPr>
          <w:t>;</w:t>
        </w:r>
      </w:ins>
      <w:del w:id="30" w:author="Sarah Benhaiem" w:date="2022-05-24T09:24:00Z">
        <w:r w:rsidR="002A3B9A" w:rsidDel="003A6D35">
          <w:rPr>
            <w:rFonts w:ascii="Times New Roman" w:hAnsi="Times New Roman" w:cs="Times New Roman"/>
            <w:sz w:val="24"/>
            <w:szCs w:val="24"/>
            <w:lang w:val="en-US"/>
          </w:rPr>
          <w:delText>,</w:delText>
        </w:r>
      </w:del>
      <w:r w:rsidR="00EE2A36" w:rsidRPr="00850320">
        <w:rPr>
          <w:rFonts w:ascii="Times New Roman" w:hAnsi="Times New Roman" w:cs="Times New Roman"/>
          <w:sz w:val="24"/>
          <w:szCs w:val="24"/>
          <w:lang w:val="en-US"/>
        </w:rPr>
        <w:t xml:space="preserve"> road ecology; protected area</w:t>
      </w:r>
      <w:del w:id="31" w:author="Sarah Benhaiem" w:date="2022-05-24T09:25:00Z">
        <w:r w:rsidR="00EE2A36" w:rsidRPr="00850320" w:rsidDel="003A6D35">
          <w:rPr>
            <w:rFonts w:ascii="Times New Roman" w:hAnsi="Times New Roman" w:cs="Times New Roman"/>
            <w:sz w:val="24"/>
            <w:szCs w:val="24"/>
            <w:lang w:val="en-US"/>
          </w:rPr>
          <w:delText>s</w:delText>
        </w:r>
      </w:del>
      <w:r w:rsidR="00EE2A36" w:rsidRPr="00850320">
        <w:rPr>
          <w:rFonts w:ascii="Times New Roman" w:hAnsi="Times New Roman" w:cs="Times New Roman"/>
          <w:sz w:val="24"/>
          <w:szCs w:val="24"/>
          <w:lang w:val="en-US"/>
        </w:rPr>
        <w:t>; human-wildlife conflict</w:t>
      </w:r>
      <w:del w:id="32" w:author="Sarah Benhaiem" w:date="2022-05-24T09:25:00Z">
        <w:r w:rsidR="00EE2A36" w:rsidRPr="00850320" w:rsidDel="003A6D35">
          <w:rPr>
            <w:rFonts w:ascii="Times New Roman" w:hAnsi="Times New Roman" w:cs="Times New Roman"/>
            <w:sz w:val="24"/>
            <w:szCs w:val="24"/>
            <w:lang w:val="en-US"/>
          </w:rPr>
          <w:delText>s</w:delText>
        </w:r>
      </w:del>
      <w:r w:rsidR="00EE2A36" w:rsidRPr="00850320">
        <w:rPr>
          <w:rFonts w:ascii="Times New Roman" w:hAnsi="Times New Roman" w:cs="Times New Roman"/>
          <w:sz w:val="24"/>
          <w:szCs w:val="24"/>
          <w:lang w:val="en-US"/>
        </w:rPr>
        <w:t xml:space="preserve">; </w:t>
      </w:r>
      <w:r w:rsidR="00EE2A36" w:rsidRPr="00850320">
        <w:rPr>
          <w:rFonts w:ascii="Times New Roman" w:hAnsi="Times New Roman" w:cs="Times New Roman"/>
          <w:i/>
          <w:iCs/>
          <w:sz w:val="24"/>
          <w:szCs w:val="24"/>
          <w:lang w:val="en-US"/>
        </w:rPr>
        <w:t xml:space="preserve">Crocuta </w:t>
      </w:r>
      <w:r w:rsidR="004714FF" w:rsidRPr="00850320">
        <w:rPr>
          <w:rFonts w:ascii="Times New Roman" w:hAnsi="Times New Roman" w:cs="Times New Roman"/>
          <w:i/>
          <w:iCs/>
          <w:sz w:val="24"/>
          <w:szCs w:val="24"/>
          <w:lang w:val="en-US"/>
        </w:rPr>
        <w:t>c</w:t>
      </w:r>
      <w:r w:rsidR="00EE2A36" w:rsidRPr="00850320">
        <w:rPr>
          <w:rFonts w:ascii="Times New Roman" w:hAnsi="Times New Roman" w:cs="Times New Roman"/>
          <w:i/>
          <w:iCs/>
          <w:sz w:val="24"/>
          <w:szCs w:val="24"/>
          <w:lang w:val="en-US"/>
        </w:rPr>
        <w:t>rocuta</w:t>
      </w:r>
      <w:r w:rsidR="00EE2A36" w:rsidRPr="00850320">
        <w:rPr>
          <w:rFonts w:ascii="Times New Roman" w:hAnsi="Times New Roman" w:cs="Times New Roman"/>
          <w:sz w:val="24"/>
          <w:szCs w:val="24"/>
          <w:lang w:val="en-US"/>
        </w:rPr>
        <w:t>; large carnivore; predator-prey relationships</w:t>
      </w:r>
      <w:r w:rsidR="002A73C3">
        <w:rPr>
          <w:rFonts w:ascii="Times New Roman" w:hAnsi="Times New Roman" w:cs="Times New Roman"/>
          <w:sz w:val="24"/>
          <w:szCs w:val="24"/>
          <w:lang w:val="en-US"/>
        </w:rPr>
        <w:t>; carnivore ecology, wildlife conservation</w:t>
      </w:r>
    </w:p>
    <w:p w14:paraId="749D7F2C" w14:textId="46EB8A91" w:rsidR="002B60C9" w:rsidRPr="00850320" w:rsidRDefault="00C31F50" w:rsidP="00C31F50">
      <w:pPr>
        <w:pStyle w:val="Heading1"/>
        <w:rPr>
          <w:lang w:val="en-US"/>
        </w:rPr>
      </w:pPr>
      <w:r>
        <w:rPr>
          <w:lang w:val="en-US"/>
        </w:rPr>
        <w:lastRenderedPageBreak/>
        <w:t>Introduction</w:t>
      </w:r>
    </w:p>
    <w:p w14:paraId="141E162D" w14:textId="71425E38" w:rsidR="00EE2A36" w:rsidRPr="00850320" w:rsidRDefault="00EE2A36" w:rsidP="00EE2A36">
      <w:pPr>
        <w:pStyle w:val="ListParagraph1"/>
        <w:spacing w:line="600" w:lineRule="auto"/>
        <w:ind w:left="0"/>
        <w:rPr>
          <w:rFonts w:ascii="Times New Roman" w:hAnsi="Times New Roman" w:cs="Times New Roman"/>
          <w:sz w:val="24"/>
          <w:szCs w:val="24"/>
          <w:lang w:val="en-US"/>
        </w:rPr>
      </w:pPr>
      <w:r w:rsidRPr="00850320">
        <w:rPr>
          <w:rFonts w:ascii="Times New Roman" w:hAnsi="Times New Roman" w:cs="Times New Roman"/>
          <w:b/>
          <w:sz w:val="24"/>
          <w:szCs w:val="24"/>
          <w:lang w:val="en-US"/>
        </w:rPr>
        <w:t>INTRODUCTION</w:t>
      </w:r>
    </w:p>
    <w:p w14:paraId="5BE8D2C6" w14:textId="4679A7D0" w:rsidR="0034362C" w:rsidRPr="000916BA" w:rsidRDefault="00B0717A" w:rsidP="001A7798">
      <w:pPr>
        <w:spacing w:line="600" w:lineRule="auto"/>
        <w:rPr>
          <w:rFonts w:ascii="Times New Roman" w:hAnsi="Times New Roman" w:cs="Times New Roman"/>
          <w:color w:val="000000" w:themeColor="text1"/>
          <w:sz w:val="24"/>
          <w:szCs w:val="24"/>
          <w:lang w:val="fr-FR"/>
        </w:rPr>
      </w:pPr>
      <w:r>
        <w:rPr>
          <w:rFonts w:ascii="Times New Roman" w:hAnsi="Times New Roman" w:cs="Times New Roman"/>
          <w:color w:val="000000" w:themeColor="text1"/>
          <w:sz w:val="24"/>
          <w:szCs w:val="24"/>
          <w:lang w:val="en-US"/>
        </w:rPr>
        <w:t>Large p</w:t>
      </w:r>
      <w:r w:rsidR="00EE2A36" w:rsidRPr="00850320">
        <w:rPr>
          <w:rFonts w:ascii="Times New Roman" w:hAnsi="Times New Roman" w:cs="Times New Roman"/>
          <w:color w:val="000000" w:themeColor="text1"/>
          <w:sz w:val="24"/>
          <w:szCs w:val="24"/>
          <w:lang w:val="en-US"/>
        </w:rPr>
        <w:t>rotected areas</w:t>
      </w:r>
      <w:r w:rsidR="001A2134">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that </w:t>
      </w:r>
      <w:r w:rsidR="001A2134">
        <w:rPr>
          <w:rFonts w:ascii="Times New Roman" w:hAnsi="Times New Roman" w:cs="Times New Roman"/>
          <w:color w:val="000000" w:themeColor="text1"/>
          <w:sz w:val="24"/>
          <w:szCs w:val="24"/>
          <w:lang w:val="en-US"/>
        </w:rPr>
        <w:t>limit</w:t>
      </w:r>
      <w:r w:rsidR="00EE2A36" w:rsidRPr="00850320">
        <w:rPr>
          <w:rFonts w:ascii="Times New Roman" w:hAnsi="Times New Roman" w:cs="Times New Roman"/>
          <w:color w:val="000000" w:themeColor="text1"/>
          <w:sz w:val="24"/>
          <w:szCs w:val="24"/>
          <w:lang w:val="en-US"/>
        </w:rPr>
        <w:t xml:space="preserve"> </w:t>
      </w:r>
      <w:r w:rsidR="001A2134" w:rsidRPr="00850320">
        <w:rPr>
          <w:rFonts w:ascii="Times New Roman" w:hAnsi="Times New Roman" w:cs="Times New Roman"/>
          <w:color w:val="000000" w:themeColor="text1"/>
          <w:sz w:val="24"/>
          <w:szCs w:val="24"/>
          <w:lang w:val="en-US"/>
        </w:rPr>
        <w:t xml:space="preserve">human activities within their boundaries </w:t>
      </w:r>
      <w:r w:rsidR="00EE2A36" w:rsidRPr="00850320">
        <w:rPr>
          <w:rFonts w:ascii="Times New Roman" w:hAnsi="Times New Roman" w:cs="Times New Roman"/>
          <w:color w:val="000000" w:themeColor="text1"/>
          <w:sz w:val="24"/>
          <w:szCs w:val="24"/>
          <w:lang w:val="en-US"/>
        </w:rPr>
        <w:t xml:space="preserve">are </w:t>
      </w:r>
      <w:r>
        <w:rPr>
          <w:rFonts w:ascii="Times New Roman" w:hAnsi="Times New Roman" w:cs="Times New Roman"/>
          <w:color w:val="000000" w:themeColor="text1"/>
          <w:sz w:val="24"/>
          <w:szCs w:val="24"/>
          <w:lang w:val="en-US"/>
        </w:rPr>
        <w:t xml:space="preserve">considered </w:t>
      </w:r>
      <w:r w:rsidR="001A74C0">
        <w:rPr>
          <w:rFonts w:ascii="Times New Roman" w:hAnsi="Times New Roman" w:cs="Times New Roman"/>
          <w:color w:val="000000" w:themeColor="text1"/>
          <w:sz w:val="24"/>
          <w:szCs w:val="24"/>
          <w:lang w:val="en-US"/>
        </w:rPr>
        <w:t xml:space="preserve">a </w:t>
      </w:r>
      <w:r w:rsidR="00EE2A36" w:rsidRPr="00850320">
        <w:rPr>
          <w:rFonts w:ascii="Times New Roman" w:hAnsi="Times New Roman" w:cs="Times New Roman"/>
          <w:color w:val="000000" w:themeColor="text1"/>
          <w:sz w:val="24"/>
          <w:szCs w:val="24"/>
          <w:lang w:val="en-US"/>
        </w:rPr>
        <w:t xml:space="preserve">cornerstone of biodiversity conservation, </w:t>
      </w:r>
      <w:r>
        <w:rPr>
          <w:rFonts w:ascii="Times New Roman" w:hAnsi="Times New Roman" w:cs="Times New Roman"/>
          <w:color w:val="000000" w:themeColor="text1"/>
          <w:sz w:val="24"/>
          <w:szCs w:val="24"/>
          <w:lang w:val="en-US"/>
        </w:rPr>
        <w:t>particularly for large carnivores</w:t>
      </w:r>
      <w:r w:rsidR="001A74C0">
        <w:rPr>
          <w:rFonts w:ascii="Times New Roman" w:hAnsi="Times New Roman" w:cs="Times New Roman"/>
          <w:color w:val="000000" w:themeColor="text1"/>
          <w:sz w:val="24"/>
          <w:szCs w:val="24"/>
          <w:lang w:val="en-US"/>
        </w:rPr>
        <w:t xml:space="preserve"> </w:t>
      </w:r>
      <w:r w:rsidR="001A74C0">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{"citationID":"OsbIxG6h","properties":{"formattedCitation":"(Hofer &amp; Mills 1998; Woodroffe &amp; Ginsberg 1998)","plainCitation":"(Hofer &amp; Mills 1998; Woodroffe &amp; Ginsberg 1998)","noteIndex":0},"citationItems":[{"id":"3PXEn7Ky/VLtfZx6y","uris":["http://zotero.org/users/5432491/items/US3BLEIP"],"itemData":{"id":"1OY9volh/qxG8QKNH","type":"book","abstract":"Despite their low species density, hyaenas are both unique and vital components of most African and some Asian ecosystems. Although there are only 4 species, they tend to clash with the interests of humans to a greater extent than many other mammals and one of the biggest obstacles facing those committed to the conservation of this species is the negative feelings that many people have towards hyaenas. This action plan sets out to address some of the problems facing this species of animal, particularly the issue of public perception and awareness, and provides guidelines to rectify this situation.","ISBN":"978-2-8317-0442-5","language":"en","source":"portals.iucn.org","title":"Hyaenas : status survey and conservation action plan","title-short":"Hyaenas","URL":"https://portals.iucn.org/library/node/7402","author":[{"family":"Hofer","given":"Heribert"},{"family":"Mills","given":"Gus"}],"accessed":{"date-parts":[["2021",1,19]]},"issued":{"date-parts":[["1998"]]}}},{"id":740,"uris":["http://zotero.org/users/local/9XAuDGlL/items/ISMKJVFU"],"itemData":{"id":740,"type":"article-journal","abstract":"Theory predicts that small populations may be driven to extinction by random fluctuations in demography and loss of genetic diversity through drift. However, population size is a poor predictor of extinction in large carnivores inhabiting protected areas. Conflict with people on reserve borders is the major cause of mortality in such populations, so that border areas represent population sinks. The species most likely to disappear from small reserves are those that range widely—and are therefore most exposed to threats on reserve borders—irrespective of population size. Conservation efforts that combat only stochastic processes are therefore unlikely to avert extinction.","container-title":"Science","DOI":"10.1126/science.280.5372.2126","ISSN":"0036-8075, 1095-9203","issue":"5372","language":"en","note":"number: 5372\npublisher: American Association for the Advancement of Science\nsection: Report\nPMID: 9641920","page":"2126-2128","source":"science-sciencemag-org.acces.bibliotheque-diderot.fr","title":"Edge Effects and the Extinction of Populations Inside Protected Areas","volume":"280","author":[{"family":"Woodroffe","given":"Rosie"},{"family":"Ginsberg","given":"Joshua R."}],"issued":{"date-parts":[["1998",6,26]]}}}],"schema":"https://github.com/citation-style-language/schema/raw/master/csl-citation.json"} </w:instrText>
      </w:r>
      <w:r w:rsidR="001A74C0">
        <w:rPr>
          <w:rFonts w:ascii="Times New Roman" w:hAnsi="Times New Roman" w:cs="Times New Roman"/>
          <w:color w:val="000000" w:themeColor="text1"/>
          <w:sz w:val="24"/>
          <w:szCs w:val="24"/>
          <w:lang w:val="en-US"/>
        </w:rPr>
        <w:fldChar w:fldCharType="separate"/>
      </w:r>
      <w:r w:rsidR="001A74C0" w:rsidRPr="0081546A">
        <w:rPr>
          <w:rFonts w:ascii="Times New Roman" w:hAnsi="Times New Roman" w:cs="Times New Roman"/>
          <w:sz w:val="24"/>
          <w:lang w:val="en-US"/>
        </w:rPr>
        <w:t>(Hofer &amp; Mills 1998; Woodroffe &amp; Ginsberg 1998)</w:t>
      </w:r>
      <w:r w:rsidR="001A74C0">
        <w:rPr>
          <w:rFonts w:ascii="Times New Roman" w:hAnsi="Times New Roman" w:cs="Times New Roman"/>
          <w:color w:val="000000" w:themeColor="text1"/>
          <w:sz w:val="24"/>
          <w:szCs w:val="24"/>
          <w:lang w:val="en-US"/>
        </w:rPr>
        <w:fldChar w:fldCharType="end"/>
      </w:r>
      <w:r w:rsidR="00EE2A36" w:rsidRPr="00850320">
        <w:rPr>
          <w:rFonts w:ascii="Times New Roman" w:hAnsi="Times New Roman" w:cs="Times New Roman"/>
          <w:color w:val="000000" w:themeColor="text1"/>
          <w:sz w:val="24"/>
          <w:szCs w:val="24"/>
          <w:lang w:val="en-US"/>
        </w:rPr>
        <w:t xml:space="preserve">. Although they have proven </w:t>
      </w:r>
      <w:r w:rsidR="00B142D6">
        <w:rPr>
          <w:rFonts w:ascii="Times New Roman" w:hAnsi="Times New Roman" w:cs="Times New Roman"/>
          <w:color w:val="000000" w:themeColor="text1"/>
          <w:sz w:val="24"/>
          <w:szCs w:val="24"/>
          <w:lang w:val="en-US"/>
        </w:rPr>
        <w:t xml:space="preserve">useful in this respect </w:t>
      </w:r>
      <w:r w:rsidR="00EE2A36" w:rsidRPr="001F6E03">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{"citationID":"jf1jXYdt","properties":{"formattedCitation":"(Watson et al. 2014; Gray et al. 2016)","plainCitation":"(Watson et al. 2014; Gray et al. 2016)","noteIndex":0},"citationItems":[{"id":"3PXEn7Ky/U9pTbm7G","uris":["http://zotero.org/users/5432491/items/G87WYW4V"],"itemData":{"id":4737,"type":"article-journal","abstract":"Originally conceived to conserve iconic landscapes and wildlife, protected areas are now expected to achieve an increasingly diverse set of conservation, social and economic objectives. The amount of land and sea designated as formally protected has markedly increased over the past century, but there is still a major shortfall in political commitments to enhance the coverage and effectiveness of protected areas. Financial support for protected areas is dwarfed by the benefits that they provide, but these returns depend on effective management. A step change involving increased recognition, funding, planning and enforcement is urgently needed if protected areas are going to fulfil their potential.","container-title":"Nature","DOI":"10.1038/nature13947","ISSN":"1476-4687","issue":"7525","language":"en","note":"number: 7525\npublisher: Nature Publishing Group","page":"67-73","source":"www.nature.com","title":"The performance and potential of protected areas","volume":"515","author":[{"family":"Watson","given":"James E. M."},{"family":"Dudley","given":"Nigel"},{"family":"Segan","given":"Daniel B."},{"family":"Hockings","given":"Marc"}],"issued":{"date-parts":[["2014",11]]}}},{"id":"3PXEn7Ky/6xxR0PlD","uris":["http://zotero.org/users/5432491/items/M8VKSAFT"],"itemData":{"id":1884,"type":"article-journal","abstract":"Protected areas are widely considered essential for biodiversity conservation. However, few global studies have demonstrated that protection benefits a broad range of species. Here, using a new global biodiversity database with unprecedented geographic and taxonomic coverage, we compare four biodiversity measures at sites sampled in multiple land uses inside and outside protected areas. Globally, species richness is 10.6% higher and abundance 14.5% higher in samples taken inside protected areas compared with samples taken outside, but neither rarefaction-based richness nor endemicity differ significantly. Importantly, we show that the positive effects of protection are mostly attributable to differences in land use between protected and unprotected sites. Nonetheless, even within some human-dominated land uses, species richness and abundance are higher in protected sites. Our results reinforce the global importance of protected areas but suggest that protection does not consistently benefit species with small ranges or increase the variety of ecological niches., \nProtected areas are thought essential for biodiversity conservation, but few studies confirm that protection benefits species. Here, Gray and Hill et al. analyse a global, taxonomically broad database to show that local species richness and abundance are higher inside protected areas than outside.","container-title":"Nature Communications","DOI":"10.1038/ncomms12306","ISSN":"2041-1723","journalAbbreviation":"Nat Commun","note":"PMID: 27465407\nPMCID: PMC4974472","source":"PubMed Central","title":"Local biodiversity is higher inside than outside terrestrial protected areas worldwide","URL":"https://www.ncbi.nlm.nih.gov/pmc/articles/PMC4974472/","volume":"7","author":[{"family":"Gray","given":"Claudia L."},{"family":"Hill","given":"Samantha L. L."},{"family":"Newbold","given":"Tim"},{"family":"Hudson","given":"Lawrence N."},{"family":"Börger","given":"Luca"},{"family":"Contu","given":"Sara"},{"family":"Hoskins","given":"Andrew J."},{"family":"Ferrier","given":"Simon"},{"family":"Purvis","given":"Andy"},{"family":"Scharlemann","given":"Jörn P. W."}],"accessed":{"date-parts":[["2019",10,14]]},"issued":{"date-parts":[["2016",7,28]]}}}],"schema":"https://github.com/citation-style-language/schema/raw/master/csl-citation.json"} </w:instrText>
      </w:r>
      <w:r w:rsidR="00EE2A36" w:rsidRPr="001F6E03">
        <w:rPr>
          <w:rFonts w:ascii="Times New Roman" w:hAnsi="Times New Roman" w:cs="Times New Roman"/>
          <w:color w:val="000000" w:themeColor="text1"/>
          <w:sz w:val="24"/>
          <w:szCs w:val="24"/>
          <w:lang w:val="en-US"/>
        </w:rPr>
        <w:fldChar w:fldCharType="separate"/>
      </w:r>
      <w:r w:rsidR="00A923E4" w:rsidRPr="00A5365B">
        <w:rPr>
          <w:rFonts w:ascii="Times New Roman" w:hAnsi="Times New Roman" w:cs="Times New Roman"/>
          <w:sz w:val="24"/>
          <w:lang w:val="en-US"/>
        </w:rPr>
        <w:t>(Watson et al. 2014; Gray et al. 2016)</w:t>
      </w:r>
      <w:r w:rsidR="00EE2A36" w:rsidRPr="001F6E03">
        <w:rPr>
          <w:rFonts w:ascii="Times New Roman" w:hAnsi="Times New Roman" w:cs="Times New Roman"/>
          <w:color w:val="000000" w:themeColor="text1"/>
          <w:sz w:val="24"/>
          <w:szCs w:val="24"/>
          <w:lang w:val="en-US"/>
        </w:rPr>
        <w:fldChar w:fldCharType="end"/>
      </w:r>
      <w:r w:rsidR="00EE2A36" w:rsidRPr="00850320">
        <w:rPr>
          <w:rFonts w:ascii="Times New Roman" w:hAnsi="Times New Roman" w:cs="Times New Roman"/>
          <w:color w:val="000000" w:themeColor="text1"/>
          <w:sz w:val="24"/>
          <w:szCs w:val="24"/>
          <w:lang w:val="en-US"/>
        </w:rPr>
        <w:t>, protected areas are not free of anthropogenic pressure</w:t>
      </w:r>
      <w:r w:rsidR="00EE010F">
        <w:rPr>
          <w:rFonts w:ascii="Times New Roman" w:hAnsi="Times New Roman" w:cs="Times New Roman"/>
          <w:color w:val="000000" w:themeColor="text1"/>
          <w:sz w:val="24"/>
          <w:szCs w:val="24"/>
          <w:lang w:val="en-US"/>
        </w:rPr>
        <w:t xml:space="preserve"> </w:t>
      </w:r>
      <w:r w:rsidR="00EE010F">
        <w:rPr>
          <w:rFonts w:ascii="Times New Roman" w:hAnsi="Times New Roman" w:cs="Times New Roman"/>
          <w:color w:val="000000" w:themeColor="text1"/>
          <w:sz w:val="24"/>
          <w:szCs w:val="24"/>
          <w:lang w:val="en-US"/>
        </w:rPr>
        <w:fldChar w:fldCharType="begin"/>
      </w:r>
      <w:r w:rsidR="00EE010F">
        <w:rPr>
          <w:rFonts w:ascii="Times New Roman" w:hAnsi="Times New Roman" w:cs="Times New Roman"/>
          <w:color w:val="000000" w:themeColor="text1"/>
          <w:sz w:val="24"/>
          <w:szCs w:val="24"/>
          <w:lang w:val="en-US"/>
        </w:rPr>
        <w:instrText xml:space="preserve"> ADDIN ZOTERO_ITEM CSL_CITATION {"citationID":"Osdmx5c2","properties":{"formattedCitation":"(Hofer et al. 1996; Geldmann et al. 2019)","plainCitation":"(Hofer et al. 1996; Geldmann et al. 2019)","noteIndex":0},"citationItems":[{"id":3960,"uris":["http://zotero.org/users/local/9XAuDGlL/items/7Q8KJX3G"],"itemData":{"id":3960,"type":"chapter","abstract":"In the Serengeti National Park (SNP), illegal game meat hunting is largely carried out using snares in the south-western, western and north-western areas. Game meat hunting provides cash income and protein to communities outside the SNP. The economic benefits of game meat hunting have drawn people to villages close to the park boundary, causing a rise in human population density well above the regional average. Game meat hunting has already drastically reduced populations of Cape buffalo and must in the long term be considered unsustainable for a number of other herbivore species. In this chapter an estimate of the current wildlife offtake from the National Park is made and the impact of unselective hunting methods on carnivore species, the most common non-target species, is considered. The analysis demonstrates that game meat hunting poses a threat to both target and non-target species of the Serengeti wildlife community. Optimality models, commonly used in behavioural ecology and economics, are introduced to assess a hunter’s profit in relation to hunting effort (costs) and to ask whether unchecked illegal hunting is likely to be sustainable in the long term. A review of studies on African systems demonstrates that whenever costs are reduced, the impact on wildlife due to illegal hunting is dramatically increased and reaches unsustainable levels. Proposals to limit wildlife offtake to sustainable levels, including limited legalization of game meat hunting in areas adjacent to SNP and the development of alternative sources of income and protein for local communities, are considered. The evaluation of these proposals suggests that the situation in the Serengeti does not meet the pre-conditions and assumptions of programmes developed elsewhere for maximizing economic returns from wildlife utilization as an incentive to preserve wildlife; hence such programmes are unlikely to be successful here. This is because the Serengeti is a wildlife system dominated by migratory herbivores, exacerbating the problem of assigning unambiguous ownership of wildlife outside the protected area to a given local community — a pre-condition for any successful privatization or commercialization scheme. Also, if future community conservation services are focused only on those communities that currently benefit most from illegal exploitation, i.e. communities adjacent to the protected areas, then such programmes are likely to reinforce a vicious cycle. They are likely to attract more people to villages close to the protected area and ultimately put greater demands on the proted areas, just as currently people are attached to these villages because of enhanced oppurtunities for illegal hunting. The analysis suggests that in ecosystems dominated by migration herbivores and wih low levels of law enforcement a large investment is required in both law enforcement and rural development of local communities, that the success of the latter may be linked to investment in the former, and that without both of these the long-term conservation of Serengeti wildlife populations is unlikely to be ensured.","container-title":"The Exploitation of Mammal Populations","event-place":"Dordrecht","ISBN":"978-94-009-1525-1","language":"en","note":"DOI: 10.1007/978-94-009-1525-1_9","page":"117-146","publisher":"Springer Netherlands","publisher-place":"Dordrecht","source":"Springer Link","title":"The impact of game meat hunting on target and non-target species in the Serengeti","URL":"https://doi.org/10.1007/978-94-009-1525-1_9","author":[{"family":"Hofer","given":"Heribert"},{"family":"Campbell","given":"Kenneth L. I."},{"family":"East","given":"Marion L."},{"family":"Huish","given":"Sally A."}],"editor":[{"family":"Taylor","given":"Victoria J."},{"family":"Dunstone","given":"Nigel"}],"accessed":{"date-parts":[["2022",3,27]]},"issued":{"date-parts":[["1996"]]}}},{"id":3958,"uris":["http://zotero.org/users/local/9XAuDGlL/items/GVRBPSII"],"itemData":{"id":3958,"type":"article-journal","container-title":"Proceedings of the National Academy of Sciences","DOI":"10.1073/pnas.1908221116","issue":"46","note":"publisher: Proceedings of the National Academy of Sciences","page":"23209-23215","source":"pnas.org (Atypon)","title":"A global-level assessment of the effectiveness of protected areas at resisting anthropogenic pressures","volume":"116","author":[{"family":"Geldmann","given":"Jonas"},{"family":"Manica","given":"Andrea"},{"family":"Burgess","given":"Neil D."},{"family":"Coad","given":"Lauren"},{"family":"Balmford","given":"Andrew"}],"issued":{"date-parts":[["2019",11,12]]}}}],"schema":"https://github.com/citation-style-language/schema/raw/master/csl-citation.json"} </w:instrText>
      </w:r>
      <w:r w:rsidR="00EE010F">
        <w:rPr>
          <w:rFonts w:ascii="Times New Roman" w:hAnsi="Times New Roman" w:cs="Times New Roman"/>
          <w:color w:val="000000" w:themeColor="text1"/>
          <w:sz w:val="24"/>
          <w:szCs w:val="24"/>
          <w:lang w:val="en-US"/>
        </w:rPr>
        <w:fldChar w:fldCharType="separate"/>
      </w:r>
      <w:r w:rsidR="00EE010F" w:rsidRPr="0081546A">
        <w:rPr>
          <w:rFonts w:ascii="Times New Roman" w:hAnsi="Times New Roman" w:cs="Times New Roman"/>
          <w:sz w:val="24"/>
          <w:lang w:val="en-US"/>
        </w:rPr>
        <w:t>(Hofer et al. 1996; Geldmann et al. 2019)</w:t>
      </w:r>
      <w:r w:rsidR="00EE010F">
        <w:rPr>
          <w:rFonts w:ascii="Times New Roman" w:hAnsi="Times New Roman" w:cs="Times New Roman"/>
          <w:color w:val="000000" w:themeColor="text1"/>
          <w:sz w:val="24"/>
          <w:szCs w:val="24"/>
          <w:lang w:val="en-US"/>
        </w:rPr>
        <w:fldChar w:fldCharType="end"/>
      </w:r>
      <w:r w:rsidR="00EE010F">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 xml:space="preserve">and wildlife populations are still declining in some </w:t>
      </w:r>
      <w:r w:rsidR="001B0AF5">
        <w:rPr>
          <w:rFonts w:ascii="Times New Roman" w:hAnsi="Times New Roman" w:cs="Times New Roman"/>
          <w:color w:val="000000" w:themeColor="text1"/>
          <w:sz w:val="24"/>
          <w:szCs w:val="24"/>
          <w:lang w:val="en-US"/>
        </w:rPr>
        <w:t>of them</w:t>
      </w:r>
      <w:r w:rsidR="00CC3CB0">
        <w:rPr>
          <w:rFonts w:ascii="Times New Roman" w:hAnsi="Times New Roman" w:cs="Times New Roman"/>
          <w:color w:val="000000" w:themeColor="text1"/>
          <w:sz w:val="24"/>
          <w:szCs w:val="24"/>
          <w:lang w:val="en-US"/>
        </w:rPr>
        <w:t xml:space="preserve"> </w:t>
      </w:r>
      <w:r w:rsidR="00CC3CB0" w:rsidRPr="00CC3CB0">
        <w:rPr>
          <w:rFonts w:ascii="Times New Roman" w:hAnsi="Times New Roman" w:cs="Times New Roman"/>
          <w:color w:val="000000" w:themeColor="text1"/>
          <w:sz w:val="24"/>
          <w:szCs w:val="24"/>
          <w:lang w:val="en-US"/>
        </w:rPr>
        <w:t>due to human activities</w:t>
      </w:r>
      <w:r w:rsidR="006457BC">
        <w:rPr>
          <w:rFonts w:ascii="Times New Roman" w:hAnsi="Times New Roman" w:cs="Times New Roman"/>
          <w:color w:val="000000" w:themeColor="text1"/>
          <w:sz w:val="24"/>
          <w:szCs w:val="24"/>
          <w:lang w:val="en-US"/>
        </w:rPr>
        <w:t xml:space="preserve"> </w:t>
      </w:r>
      <w:r w:rsidR="00EE010F">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{"citationID":"fUSfRGVw","properties":{"formattedCitation":"(Craigie et al. 2010; Laurance et al. 2012; Veldhuis et al. 2019)","plainCitation":"(Craigie et al. 2010; Laurance et al. 2012; Veldhuis et al. 2019)","noteIndex":0},"citationItems":[{"id":"3PXEn7Ky/gszPL0rf","uris":["http://zotero.org/users/5432491/items/M7DGZ2TA"],"itemData":{"id":"1OY9volh/c6hNQCdD","type":"article-journal","abstract":"Protected areas (PAs) are the cornerstone of global conservation efforts but their performance in maintaining populations of their key species remains poorly documented. Here, we address this gap using a new database of 583 population abundance time series for 69 species of large mammals in 78 African PAs. Population abundance time series were aggregated to form a multi-species index of overall change in population abundance. The index reveals on average a 59% decline in population abundance between 1970 and 2005. Indices for different parts of Africa demonstrate large regional differences, with southern African PAs typically maintaining their populations and western African PAs suffering the most severe declines. These results indicate that African PAs have generally failed to mitigate human-induced threats to African large mammal populations, but they also show some successes. Further development of our index could help to measure future progress towards post-2010 targets for reducing biodiversity loss.","container-title":"Biological Conservation","DOI":"10.1016/j.biocon.2010.06.007","ISSN":"0006-3207","issue":"9","journalAbbreviation":"Biological Conservation","language":"en","page":"2221-2228","source":"ScienceDirect","title":"Large mammal population declines in Africa’s protected areas","volume":"143","author":[{"family":"Craigie","given":"Ian D."},{"family":"Baillie","given":"Jonathan E. M."},{"family":"Balmford","given":"Andrew"},{"family":"Carbone","given":"Chris"},{"family":"Collen","given":"Ben"},{"family":"Green","given":"Rhys E."},{"family":"Hutton","given":"Jon M."}],"issued":{"date-parts":[["2010",9,1]]}}},{"id":3065,"uris":["http://zotero.org/users/local/9XAuDGlL/items/56ZW49B2"],"itemData":{"id":3065,"type":"article-journal","abstract":"Analysis of changes in functional groups of species and potential drivers of environmental change for protected areas across the world’s major tropical regions reveals large variation between reserves that have been effective and those experiencing an erosion of biodiversity, and shows that environmental changes immediately outside reserves are nearly as important as those inside in determining their ecological fate.","container-title":"Nature","DOI":"10.1038/nature11318","ISSN":"1476-4687","issue":"7415","language":"en","note":"Bandiera_abtest: a\nCg_type: Nature Research Journals\nnumber: 7415\nPrimary_atype: Research\npublisher: Nature Publishing Group\nSubject_term: Biodiversity;Conservation biology;Forest ecology;Scientific community\nSubject_term_id: biodiversity;conservation;forest-ecology;scientific-community","page":"290-294","source":"www.nature.com","title":"Averting biodiversity collapse in tropical forest protected areas","volume":"489","author":[{"family":"Laurance","given":"William F."},{"family":"Carolina Useche","given":"D."},{"family":"Rendeiro","given":"Julio"},{"family":"Kalka","given":"Margareta"},{"family":"Bradshaw","given":"Corey J. A."},{"family":"Sloan","given":"Sean P."},{"family":"Laurance","given":"Susan G."},{"family":"Campbell","given":"Mason"},{"family":"Abernethy","given":"Kate"},{"family":"Alvarez","given":"Patricia"},{"family":"Arroyo-Rodriguez","given":"Victor"},{"family":"Ashton","given":"Peter"},{"family":"Benítez-Malvido","given":"Julieta"},{"family":"Blom","given":"Allard"},{"family":"Bobo","given":"Kadiri S."},{"family":"Cannon","given":"Charles H."},{"family":"Cao","given":"Min"},{"family":"Carroll","given":"Richard"},{"family":"Chapman","given":"Colin"},{"family":"Coates","given":"Rosamond"},{"family":"Cords","given":"Marina"},{"family":"Danielsen","given":"Finn"},{"family":"De Dijn","given":"Bart"},{"family":"Dinerstein","given":"Eric"},{"family":"Donnelly","given":"Maureen A."},{"family":"Edwards","given":"David"},{"family":"Edwards","given":"Felicity"},{"family":"Farwig","given":"Nina"},{"family":"Fashing","given":"Peter"},{"family":"Forget","given":"Pierre-Michel"},{"family":"Foster","given":"Mercedes"},{"family":"Gale","given":"George"},{"family":"Harris","given":"David"},{"family":"Harrison","given":"Rhett"},{"family":"Hart","given":"John"},{"family":"Karpanty","given":"Sarah"},{"family":"John Kress","given":"W."},{"family":"Krishnaswamy","given":"Jagdish"},{"family":"Logsdon","given":"Willis"},{"family":"Lovett","given":"Jon"},{"family":"Magnusson","given":"William"},{"family":"Maisels","given":"Fiona"},{"family":"Marshall","given":"Andrew R."},{"family":"McClearn","given":"Deedra"},{"family":"Mudappa","given":"Divya"},{"family":"Nielsen","given":"Martin R."},{"family":"Pearson","given":"Richard"},{"family":"Pitman","given":"Nigel"},{"family":"Ploeg","given":"Jan","non-dropping-particle":"van der"},{"family":"Plumptre","given":"Andrew"},{"family":"Poulsen","given":"John"},{"family":"Quesada","given":"Mauricio"},{"family":"Rainey","given":"Hugo"},{"family":"Robinson","given":"Douglas"},{"family":"Roetgers","given":"Christiane"},{"family":"Rovero","given":"Francesco"},{"family":"Scatena","given":"Frederick"},{"family":"Schulze","given":"Christian"},{"family":"Sheil","given":"Douglas"},{"family":"Struhsaker","given":"Thomas"},{"family":"Terborgh","given":"John"},{"family":"Thomas","given":"Duncan"},{"family":"Timm","given":"Robert"},{"family":"Nicolas Urbina-Cardona","given":"J."},{"family":"Vasudevan","given":"Karthikeyan"},{"family":"Joseph Wright","given":"S."},{"family":"Carlos Arias-G.","given":"Juan"},{"family":"Arroyo","given":"Luzmila"},{"family":"Ashton","given":"Mark"},{"family":"Auzel","given":"Philippe"},{"family":"Babaasa","given":"Dennis"},{"family":"Babweteera","given":"Fred"},{"family":"Baker","given":"Patrick"},{"family":"Banki","given":"Olaf"},{"family":"Bass","given":"Margot"},{"family":"Bila-Isia","given":"Inogwabini"},{"family":"Blake","given":"Stephen"},{"family":"Brockelman","given":"Warren"},{"family":"Brokaw","given":"Nicholas"},{"family":"Brühl","given":"Carsten A."},{"family":"Bunyavejchewin","given":"Sarayudh"},{"family":"Chao","given":"Jung-Tai"},{"family":"Chave","given":"Jerome"},{"family":"Chellam","given":"Ravi"},{"family":"Clark","given":"Connie J."},{"family":"Clavijo","given":"José"},{"family":"Congdon","given":"Robert"},{"family":"Corlett","given":"Richard"},{"family":"Dattaraja","given":"H. S."},{"family":"Dave","given":"Chittaranjan"},{"family":"Davies","given":"Glyn"},{"family":"Mello Beisiegel","given":"Beatriz","non-dropping-particle":"de"},{"family":"Nazaré Paes da Silva","given":"Rosa","non-dropping-particle":"de"},{"family":"Di Fiore","given":"Anthony"},{"family":"Diesmos","given":"Arvin"},{"family":"Dirzo","given":"Rodolfo"},{"family":"Doran-Sheehy","given":"Diane"},{"family":"Eaton","given":"Mitchell"},{"family":"Emmons","given":"Louise"},{"family":"Estrada","given":"Alejandro"},{"family":"Ewango","given":"Corneille"},{"family":"Fedigan","given":"Linda"},{"family":"Feer","given":"François"},{"family":"Fruth","given":"Barbara"},{"family":"Giacalone Willis","given":"Jacalyn"},{"family":"Goodale","given":"Uromi"},{"family":"Goodman","given":"Steven"},{"family":"Guix","given":"Juan C."},{"family":"Guthiga","given":"Paul"},{"family":"Haber","given":"William"},{"family":"Hamer","given":"Keith"},{"family":"Herbinger","given":"Ilka"},{"family":"Hill","given":"Jane"},{"family":"Huang","given":"Zhongliang"},{"family":"Fang Sun","given":"I."},{"family":"Ickes","given":"Kalan"},{"family":"Itoh","given":"Akira"},{"family":"Ivanauskas","given":"Natália"},{"family":"Jackes","given":"Betsy"},{"family":"Janovec","given":"John"},{"family":"Janzen","given":"Daniel"},{"family":"Jiangming","given":"Mo"},{"family":"Jin","given":"Chen"},{"family":"Jones","given":"Trevor"},{"family":"Justiniano","given":"Hermes"},{"family":"Kalko","given":"Elisabeth"},{"family":"Kasangaki","given":"Aventino"},{"family":"Killeen","given":"Timothy"},{"family":"King","given":"Hen-biau"},{"family":"Klop","given":"Erik"},{"family":"Knott","given":"Cheryl"},{"family":"Koné","given":"Inza"},{"family":"Kudavidanage","given":"Enoka"},{"family":"Lahoz da Silva Ribeiro","given":"José"},{"family":"Lattke","given":"John"},{"family":"Laval","given":"Richard"},{"family":"Lawton","given":"Robert"},{"family":"Leal","given":"Miguel"},{"family":"Leighton","given":"Mark"},{"family":"Lentino","given":"Miguel"},{"family":"Leonel","given":"Cristiane"},{"family":"Lindsell","given":"Jeremy"},{"family":"Ling-Ling","given":"Lee"},{"family":"Eduard Linsenmair","given":"K."},{"family":"Losos","given":"Elizabeth"},{"family":"Lugo","given":"Ariel"},{"family":"Lwanga","given":"Jeremiah"},{"family":"Mack","given":"Andrew L."},{"family":"Martins","given":"Marlucia"},{"family":"Scott McGraw","given":"W."},{"family":"McNab","given":"Roan"},{"family":"Montag","given":"Luciano"},{"family":"Myers Thompson","given":"Jo"},{"family":"Nabe-Nielsen","given":"Jacob"},{"family":"Nakagawa","given":"Michiko"},{"family":"Nepal","given":"Sanjay"},{"family":"Norconk","given":"Marilyn"},{"family":"Novotny","given":"Vojtech"},{"family":"O'Donnell","given":"Sean"},{"family":"Opiang","given":"Muse"},{"family":"Ouboter","given":"Paul"},{"family":"Parker","given":"Kenneth"},{"family":"Parthasarathy","given":"N."},{"family":"Pisciotta","given":"Kátia"},{"family":"Prawiradilaga","given":"Dewi"},{"family":"Pringle","given":"Catherine"},{"family":"Rajathurai","given":"Subaraj"},{"family":"Reichard","given":"Ulrich"},{"family":"Reinartz","given":"Gay"},{"family":"Renton","given":"Katherine"},{"family":"Reynolds","given":"Glen"},{"family":"Reynolds","given":"Vernon"},{"family":"Riley","given":"Erin"},{"family":"Rödel","given":"Mark-Oliver"},{"family":"Rothman","given":"Jessica"},{"family":"Round","given":"Philip"},{"family":"Sakai","given":"Shoko"},{"family":"Sanaiotti","given":"Tania"},{"family":"Savini","given":"Tommaso"},{"family":"Schaab","given":"Gertrud"},{"family":"Seidensticker","given":"John"},{"family":"Siaka","given":"Alhaji"},{"family":"Silman","given":"Miles R."},{"family":"Smith","given":"Thomas B."},{"family":"Almeida","given":"Samuel Soares","non-dropping-particle":"de"},{"family":"Sodhi","given":"Navjot"},{"family":"Stanford","given":"Craig"},{"family":"Stewart","given":"Kristine"},{"family":"Stokes","given":"Emma"},{"family":"Stoner","given":"Kathryn E."},{"family":"Sukumar","given":"Raman"},{"family":"Surbeck","given":"Martin"},{"family":"Tobler","given":"Mathias"},{"family":"Tscharntke","given":"Teja"},{"family":"Turkalo","given":"Andrea"},{"family":"Umapathy","given":"Govindaswamy"},{"family":"Weerd","given":"Merlijn","non-dropping-particle":"van"},{"family":"Vega Rivera","given":"Jorge"},{"family":"Venkataraman","given":"Meena"},{"family":"Venn","given":"Linda"},{"family":"Verea","given":"Carlos"},{"family":"Volkmer de Castilho","given":"Carolina"},{"family":"Waltert","given":"Matthias"},{"family":"Wang","given":"Benjamin"},{"family":"Watts","given":"David"},{"family":"Weber","given":"William"},{"family":"West","given":"Paige"},{"family":"Whitacre","given":"David"},{"family":"Whitney","given":"Ken"},{"family":"Wilkie","given":"David"},{"family":"Williams","given":"Stephen"},{"family":"Wright","given":"Debra D."},{"family":"Wright","given":"Patricia"},{"family":"Xiankai","given":"Lu"},{"family":"Yonzon","given":"Pralad"},{"family":"Zamzani","given":"Franky"}],"issued":{"date-parts":[["2012",9]]}}},{"id":"3PXEn7Ky/J4DF56Nd","uris":["http://zotero.org/users/5432491/items/TU9T9XU5"],"itemData":{"id":"1OY9volh/mLZhChdV","type":"article-journal","abstract":"Threats to the Serengeti\nProtected areas are an important tool for conserving biodiversity and ecosystem functioning. But how well do these areas withstand pressure from human activity in surrounding landscapes? Veldhuis et al. studied long-term data from the Serengeti-Mara ecosystem in East Africa. Human activities at boundary regions cause animals to concentrate in the core of the protected area, which eventually reduces soil carbon storage and nitrogen fixation rates and increases vulnerability to extreme droughts. Similar patterns are likely for many, if not all, large protected areas.\nScience, this issue p. 1424\nProtected areas provide major benefits for humans in the form of ecosystem services, but landscape degradation by human activity at their edges may compromise their ecological functioning. Using multiple lines of evidence from 40 years of research in the Serengeti-Mara ecosystem, we find that such edge degradation has effectively “squeezed” wildlife into the core protected area and has altered the ecosystem’s dynamics even within this 40,000-square-kilometer ecosystem. This spatial cascade reduced resilience in the core and was mediated by the movement of grazers, which reduced grass fuel and fires, weakened the capacity of soils to sequester nutrients and carbon, and decreased the responsiveness of primary production to rainfall. Similar effects in other protected ecosystems worldwide may require rethinking of natural resource management outside protected areas.\nHuman impacts at the edges of a protected area lead to pronounced changes in the ecological function at its core.\nHuman impacts at the edges of a protected area lead to pronounced changes in the ecological function at its core.","container-title":"Science","DOI":"10.1126/science.aav0564","ISSN":"0036-8075, 1095-9203","issue":"6434","language":"en","note":"PMID: 30923217","page":"1424-1428","source":"science.sciencemag.org","title":"Cross-boundary human impacts compromise the Serengeti-Mara ecosystem","volume":"363","author":[{"family":"Veldhuis","given":"Michiel P."},{"family":"Ritchie","given":"Mark E."},{"family":"Ogutu","given":"Joseph O."},{"family":"Morrison","given":"Thomas A."},{"family":"Beale","given":"Colin M."},{"family":"Estes","given":"Anna B."},{"family":"Mwakilema","given":"William"},{"family":"Ojwang","given":"Gordon O."},{"family":"Parr","given":"Catherine L."},{"family":"Probert","given":"James"},{"family":"Wargute","given":"Patrick W."},{"family":"Hopcraft","given":"J. Grant C."},{"family":"Olff","given":"Han"}],"issued":{"date-parts":[["2019",3,29]]}}}],"schema":"https://github.com/citation-style-language/schema/raw/master/csl-citation.json"} </w:instrText>
      </w:r>
      <w:r w:rsidR="00EE010F">
        <w:rPr>
          <w:rFonts w:ascii="Times New Roman" w:hAnsi="Times New Roman" w:cs="Times New Roman"/>
          <w:color w:val="000000" w:themeColor="text1"/>
          <w:sz w:val="24"/>
          <w:szCs w:val="24"/>
          <w:lang w:val="en-US"/>
        </w:rPr>
        <w:fldChar w:fldCharType="separate"/>
      </w:r>
      <w:r w:rsidR="00EE010F" w:rsidRPr="0081546A">
        <w:rPr>
          <w:rFonts w:ascii="Times New Roman" w:hAnsi="Times New Roman" w:cs="Times New Roman"/>
          <w:sz w:val="24"/>
          <w:lang w:val="en-US"/>
        </w:rPr>
        <w:t>(Craigie et al. 2010; Laurance et al. 2012; Veldhuis et al. 2019)</w:t>
      </w:r>
      <w:r w:rsidR="00EE010F">
        <w:rPr>
          <w:rFonts w:ascii="Times New Roman" w:hAnsi="Times New Roman" w:cs="Times New Roman"/>
          <w:color w:val="000000" w:themeColor="text1"/>
          <w:sz w:val="24"/>
          <w:szCs w:val="24"/>
          <w:lang w:val="en-US"/>
        </w:rPr>
        <w:fldChar w:fldCharType="end"/>
      </w:r>
      <w:r w:rsidR="003E7F78">
        <w:rPr>
          <w:rFonts w:ascii="Times New Roman" w:hAnsi="Times New Roman" w:cs="Times New Roman"/>
          <w:color w:val="000000" w:themeColor="text1"/>
          <w:sz w:val="24"/>
          <w:szCs w:val="24"/>
          <w:lang w:val="en-US"/>
        </w:rPr>
        <w:t>.</w:t>
      </w:r>
      <w:r w:rsidR="00EE010F">
        <w:rPr>
          <w:rFonts w:ascii="Times New Roman" w:hAnsi="Times New Roman" w:cs="Times New Roman"/>
          <w:color w:val="000000" w:themeColor="text1"/>
          <w:sz w:val="24"/>
          <w:szCs w:val="24"/>
          <w:lang w:val="en-US"/>
        </w:rPr>
        <w:t xml:space="preserve"> </w:t>
      </w:r>
      <w:r w:rsidR="002A73C3">
        <w:rPr>
          <w:rFonts w:ascii="Times New Roman" w:hAnsi="Times New Roman" w:cs="Times New Roman"/>
          <w:color w:val="000000" w:themeColor="text1"/>
          <w:sz w:val="24"/>
          <w:szCs w:val="24"/>
          <w:lang w:val="en-US"/>
        </w:rPr>
        <w:t xml:space="preserve">Among anthropogenic impacts, </w:t>
      </w:r>
      <w:r w:rsidR="00EE010F">
        <w:rPr>
          <w:rFonts w:ascii="Times New Roman" w:hAnsi="Times New Roman" w:cs="Times New Roman"/>
          <w:color w:val="000000" w:themeColor="text1"/>
          <w:sz w:val="24"/>
          <w:szCs w:val="24"/>
          <w:lang w:val="en-US"/>
        </w:rPr>
        <w:t>r</w:t>
      </w:r>
      <w:r w:rsidR="00241A80" w:rsidRPr="00850320">
        <w:rPr>
          <w:rFonts w:ascii="Times New Roman" w:hAnsi="Times New Roman" w:cs="Times New Roman"/>
          <w:color w:val="000000" w:themeColor="text1"/>
          <w:sz w:val="24"/>
          <w:szCs w:val="24"/>
          <w:lang w:val="en-US"/>
        </w:rPr>
        <w:t>oadkill</w:t>
      </w:r>
      <w:r w:rsidR="001F2EC9" w:rsidRPr="00850320">
        <w:rPr>
          <w:rFonts w:ascii="Times New Roman" w:hAnsi="Times New Roman" w:cs="Times New Roman"/>
          <w:color w:val="000000" w:themeColor="text1"/>
          <w:sz w:val="24"/>
          <w:szCs w:val="24"/>
          <w:lang w:val="en-US"/>
        </w:rPr>
        <w:t>s</w:t>
      </w:r>
      <w:r w:rsidR="00904532"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 xml:space="preserve">are one of the main </w:t>
      </w:r>
      <w:r w:rsidR="00B142D6">
        <w:rPr>
          <w:rFonts w:ascii="Times New Roman" w:hAnsi="Times New Roman" w:cs="Times New Roman"/>
          <w:color w:val="000000" w:themeColor="text1"/>
          <w:sz w:val="24"/>
          <w:szCs w:val="24"/>
          <w:lang w:val="en-US"/>
        </w:rPr>
        <w:t>sources</w:t>
      </w:r>
      <w:r w:rsidR="00B142D6"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of wildlife mortality in</w:t>
      </w:r>
      <w:r w:rsidR="00267059">
        <w:rPr>
          <w:rFonts w:ascii="Times New Roman" w:hAnsi="Times New Roman" w:cs="Times New Roman"/>
          <w:color w:val="000000" w:themeColor="text1"/>
          <w:sz w:val="24"/>
          <w:szCs w:val="24"/>
          <w:lang w:val="en-US"/>
        </w:rPr>
        <w:t xml:space="preserve"> some</w:t>
      </w:r>
      <w:r w:rsidR="00EE2A36" w:rsidRPr="00850320">
        <w:rPr>
          <w:rFonts w:ascii="Times New Roman" w:hAnsi="Times New Roman" w:cs="Times New Roman"/>
          <w:color w:val="000000" w:themeColor="text1"/>
          <w:sz w:val="24"/>
          <w:szCs w:val="24"/>
          <w:lang w:val="en-US"/>
        </w:rPr>
        <w:t xml:space="preserve"> protected areas </w:t>
      </w:r>
      <w:r w:rsidR="00EE2A36" w:rsidRPr="001F6E03">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{"citationID":"mhCPiuQo","properties":{"formattedCitation":"(Garriga et al. 2012; Grilo et al. 2015; Hill et al. 2019, 2020)","plainCitation":"(Garriga et al. 2012; Grilo et al. 2015; Hill et al. 2019, 2020)","noteIndex":0},"citationItems":[{"id":"3PXEn7Ky/GRn1FiMP","uris":["http://zotero.org/users/5432491/items/W98DLUN5"],"itemData":{"id":1936,"type":"article-journal","abstract":"The extension of road networks is considered one of the major factors affecting fauna survival. Roadkill has been documented widely and affects all taxonomic groups. Although roadkill is associated mainly with traffic density, some life-history traits of species and the area surrounding roads are expected to modify number of roadkills both taxonomically and geographically. Here we studied the number of roadkills of vertebrates in an extensive region in the northeastern Iberian Peninsula. We surveyed 820 km of 41 roads in two different seasons (spring and autumn), that differ in traffic intensity. In addition, we covered zones with distinct climatic characteristics and levels of protection of the surrounding habitats. Amphibians showed the highest number of roadkills whereas reptiles, birds and mammals had similar rates. General Linear Model tests showed no differences in roadkills by climatic region; however, differences in number of roadkills were linked to protection status, with the highest number of casualties in highly protected areas. Redundancy Analysis demonstrated that the number of amphibians and reptiles killed was associated with roads in highly protected areas whereas that of mammals and birds was linked to unprotected areas. Protected areas often receive many visitors, which in turn may increase wildlife casualties as a result of greater traffic density. We recommend that correction measures be taken to reduce the high number of vertebrate fauna killed along roads that cross protected areas.","container-title":"Biodiversity and Conservation","DOI":"10.1007/s10531-012-0332-0","ISSN":"1572-9710","issue":"11","journalAbbreviation":"Biodivers Conserv","language":"en","page":"2761-2774","source":"Springer Link","title":"Are protected areas truly protected? The impact of road traffic on vertebrate fauna","title-short":"Are protected areas truly protected?","volume":"21","author":[{"family":"Garriga","given":"Núria"},{"family":"Santos","given":"Xavier"},{"family":"Montori","given":"Albert"},{"family":"Richter-Boix","given":"Alex"},{"family":"Franch","given":"Marc"},{"family":"Llorente","given":"Gustavo A."}],"issued":{"date-parts":[["2012",10,1]]}}},{"id":"3PXEn7Ky/OfUtP8Wm","uris":["http://zotero.org/users/5432491/items/WIQLM6Z2"],"itemData":{"id":4906,"type":"chapter","abstract":"Carnivores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J."},{"family":"Klar","given":"Nina"}],"accessed":{"date-parts":[["2020",5,18]]},"issued":{"date-parts":[["2015"]]}}},{"id":"3PXEn7Ky/0uTeum36","uris":["http://zotero.org/users/5432491/items/AWBRX2PC"],"itemData":{"id":4007,"type":"article-journal","abstract":"Aim: Vertebrates are declining worldwide, yet a comprehensive examination of the sources of mortality is lacking. We conducted a global synthesis of terrestrial vertebrate cause‐specific mortality to compare the sources of mortality across taxa and determine predictors of susceptibility to these sources of mortality.","container-title":"Global Ecology and Biogeography","DOI":"10.1111/geb.12881","ISSN":"1466-822X, 1466-8238","issue":"5","journalAbbreviation":"Global Ecol Biogeogr","language":"en","note":"number: 5\ncontainer-title: Global Ecology and Biogeography","page":"680-689","source":"DOI.org (Crossref)","title":"Cause‐specific mortality of the world’s terrestrial vertebrates","volume":"28","author":[{"family":"Hill","given":"Jacob E."},{"family":"DeVault","given":"Travis L."},{"family":"Belant","given":"Jerrold L."}],"editor":[{"family":"Algar","given":"Adam"}],"issued":{"date-parts":[["2019",5]]}}},{"id":"3PXEn7Ky/QWis2eHv","uris":["http://zotero.org/users/5432491/items/HGNVWYFB"],"itemData":{"id":4013,"type":"article-journal","abstract":"Over the Earth's terrestrial surface, wildlife species are adversely affected by an increasing number of anthropogenic impacts to the landscape, collectively termed the “human footprint”. However, there is limited understanding of how the human footprint influences cause-specific mortality in wildlife. We conducted a synthesis of cause-specific mortality of North American terrestrial mammals, compiling 247 studies that as a group determined the cause of death of 6607 adult mammals among 19,910 individuals monitored. Species lifespan as well as the interaction between lifespan and the human footprint were positively associated with the proportion of mortality attributed to anthropogenic sources. Our results indicate that anthropogenic mortality in mammals increases with increasing human-associated impacts on the landscape, and that longer-lived species are affected more than their shorter-lived counterparts. This pattern likely accounts for the extirpation of longer-lived, larger-bodied mammals from many human-dominated areas. We also found that as the human footprint increased in magnitude, harvest mortality declined while vehicle mortality increased. These shifts in mortality can have substantial implications for understanding wildlife population dynamics and managing wildlife populations across landscapes impacted by anthropogenic activities.","container-title":"Frontiers in Ecology and the Environment","DOI":"10.1002/fee.2127","ISSN":"1540-9309","issue":"1","language":"en","note":"number: 1\ncontainer-title: Frontiers in Ecology and the Environment\n_eprint: https://esajournals.onlinelibrary.wiley.com/doi/pdf/10.1002/fee.2127","page":"13-18","source":"Wiley Online Library","title":"Anthropogenic mortality in mammals increases with the human footprint","volume":"18","author":[{"family":"Hill","given":"Jacob E."},{"family":"DeVault","given":"Travis L."},{"family":"Wang","given":"Guiming"},{"family":"Belant","given":"Jerrold L."}],"issued":{"date-parts":[["2020"]]}}}],"schema":"https://github.com/citation-style-language/schema/raw/master/csl-citation.json"} </w:instrText>
      </w:r>
      <w:r w:rsidR="00EE2A36" w:rsidRPr="001F6E03">
        <w:rPr>
          <w:rFonts w:ascii="Times New Roman" w:hAnsi="Times New Roman" w:cs="Times New Roman"/>
          <w:color w:val="000000" w:themeColor="text1"/>
          <w:sz w:val="24"/>
          <w:szCs w:val="24"/>
          <w:lang w:val="en-US"/>
        </w:rPr>
        <w:fldChar w:fldCharType="separate"/>
      </w:r>
      <w:r w:rsidR="00A77372" w:rsidRPr="0081546A">
        <w:rPr>
          <w:rFonts w:ascii="Times New Roman" w:hAnsi="Times New Roman" w:cs="Times New Roman"/>
          <w:sz w:val="24"/>
          <w:lang w:val="en-US"/>
        </w:rPr>
        <w:t>(Garriga et al. 2012; Grilo et al. 2015; Hill et al. 2019, 2020)</w:t>
      </w:r>
      <w:r w:rsidR="00EE2A36" w:rsidRPr="001F6E03">
        <w:rPr>
          <w:rFonts w:ascii="Times New Roman" w:hAnsi="Times New Roman" w:cs="Times New Roman"/>
          <w:color w:val="000000" w:themeColor="text1"/>
          <w:sz w:val="24"/>
          <w:szCs w:val="24"/>
          <w:lang w:val="en-US"/>
        </w:rPr>
        <w:fldChar w:fldCharType="end"/>
      </w:r>
      <w:r w:rsidR="003E7F78" w:rsidRPr="001E5C53">
        <w:rPr>
          <w:rFonts w:ascii="Times New Roman" w:hAnsi="Times New Roman" w:cs="Times New Roman"/>
          <w:color w:val="000000" w:themeColor="text1"/>
          <w:sz w:val="24"/>
          <w:szCs w:val="24"/>
          <w:lang w:val="en-US"/>
        </w:rPr>
        <w:t xml:space="preserve">. </w:t>
      </w:r>
      <w:r w:rsidR="003E7F78">
        <w:rPr>
          <w:rFonts w:ascii="Times New Roman" w:hAnsi="Times New Roman" w:cs="Times New Roman"/>
          <w:color w:val="000000" w:themeColor="text1"/>
          <w:sz w:val="24"/>
          <w:szCs w:val="24"/>
          <w:lang w:val="en-US"/>
        </w:rPr>
        <w:t>Roadkills c</w:t>
      </w:r>
      <w:r w:rsidR="003E7F78" w:rsidRPr="00850320">
        <w:rPr>
          <w:rFonts w:ascii="Times New Roman" w:hAnsi="Times New Roman" w:cs="Times New Roman"/>
          <w:color w:val="000000" w:themeColor="text1"/>
          <w:sz w:val="24"/>
          <w:szCs w:val="24"/>
          <w:lang w:val="en-US"/>
        </w:rPr>
        <w:t xml:space="preserve">an significantly hinder wildlife population growth and potentially cause </w:t>
      </w:r>
      <w:r w:rsidR="003E7F78">
        <w:rPr>
          <w:rFonts w:ascii="Times New Roman" w:hAnsi="Times New Roman" w:cs="Times New Roman"/>
          <w:color w:val="000000" w:themeColor="text1"/>
          <w:sz w:val="24"/>
          <w:szCs w:val="24"/>
          <w:lang w:val="en-US"/>
        </w:rPr>
        <w:t xml:space="preserve">population </w:t>
      </w:r>
      <w:r w:rsidR="003E7F78" w:rsidRPr="00850320">
        <w:rPr>
          <w:rFonts w:ascii="Times New Roman" w:hAnsi="Times New Roman" w:cs="Times New Roman"/>
          <w:color w:val="000000" w:themeColor="text1"/>
          <w:sz w:val="24"/>
          <w:szCs w:val="24"/>
          <w:lang w:val="en-US"/>
        </w:rPr>
        <w:t>extirpation</w:t>
      </w:r>
      <w:r w:rsidR="000916BA">
        <w:rPr>
          <w:rFonts w:ascii="Times New Roman" w:hAnsi="Times New Roman" w:cs="Times New Roman"/>
          <w:color w:val="000000" w:themeColor="text1"/>
          <w:sz w:val="24"/>
          <w:szCs w:val="24"/>
          <w:lang w:val="en-US"/>
        </w:rPr>
        <w:t xml:space="preserve"> </w:t>
      </w:r>
      <w:r w:rsidR="000916BA">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{"citationID":"8CuJ8rIH","properties":{"formattedCitation":"(Jones 2000; Roger et al. 2011; Grilo et al. 2015; Parchizadeh et al. 2018)","plainCitation":"(Jones 2000; Roger et al. 2011; Grilo et al. 2015; Parchizadeh et al. 2018)","noteIndex":0},"citationItems":[{"id":3961,"uris":["http://zotero.org/users/local/9XAuDGlL/items/EPB24QLH"],"itemData":{"id":3961,"type":"article-journal","abstract":"The impact of road mortality on local populations of wildlife has rarely been quantified. In June 1991, the access road into the northern end of the Cradle Mountain – Lake St Clair National Park in Tasmania was widened and sealed. This occurred part-way through an ecological study of the dasyurid carnivore guild, during which populations were being monitored. In 17 months, the resident population of 19 eastern quolls became extinct and the devil population, of 39 individuals, halved. Concurrently, there was a dramatic increase in the number of road-kills. The main causal factor was probably an increase in modal speed of about 20 km h–1 and a greater increase in maximum speed. Measures were implemented to reduce the incidence of vehicle/wildlife collisions. Measures directed at people included physically slowing traffic speed (using ‘slow points’) and increasing driver awareness (signs and pamphlets). Those directed at wildlife included deterring wildlife from crossing the road in the path of approaching vehicles (wildlife reflectors), and encouraging escape off the road (ramps across gutters and banks, and pipes for shelter). The ‘slow points’ were effective in reducing vehicle speeds by 20 km h–1. Wildlife used the ramps and pipes. The eastern quoll population was re-establishing within six months, and after two years, had recovered to 50% of its former level. There was some indication that devil populations were recovering.","container-title":"Wildlife Research","DOI":"10.1071/wr98069","ISSN":"1448-5494","issue":"3","journalAbbreviation":"Wildl. Res.","language":"en","note":"publisher: CSIRO PUBLISHING","page":"289-296","source":"www.publish.csiro.au","title":"Road upgrade, road mortality and remedial measures: impacts on a population of eastern quolls and Tasmanian devils","title-short":"Road upgrade, road mortality and remedial measures","volume":"27","author":[{"family":"Jones","given":"Menna E."}],"issued":{"date-parts":[["2000"]]}}},{"id":"3PXEn7Ky/MbVjjPcM","uris":["http://zotero.org/users/5432491/items/WSFU3WNI"],"itemData":{"id":"1OY9volh/opnkWUQG","type":"article-journal","abstract":"The conservation of wildlife populations living adjacent to roads is gaining international recognition as a worldwide concern. Populations living in road-impacted environments are influenced by spatial parameters including the amount and arrangement of suitable habitat. Similarly, heterogeneity in threatening processes can act at a variety of spatial scales and be crucial in affecting population persistence. Common wombats (Vombatus ursinus) are considered both widespread and abundant throughout their eastern Australian continental distribution. They nevertheless face many threats, primarily human induced. As well as impacts from disease and predation by introduced species, high roadside fatality rates on many rural roads are frequently reported. We parameterized a model for common wombat population viability analysis within a 750-km2 area of the northwestern corner of Kosciuszko National Park in New South Wales, Australia, and tested its sensitivity to changes in the values of basic parameters. We then assessed the relative efficiency of various mitigation measures by examining the combined impact from roads, disease and predation on wombat subpopulation persistence in the area. We constructed a stage-structured and spatially explicit model incorporating estimates of survival and fecundity parameters for each of the identified subpopulations using RAMAS GIS. Estimates of current threatening processes suggest mitigating road-kill is the most effective management solution. Results highlight the importance of recognizing the interplay between various threats and how their combination has the capacity to drive local depletion events.","container-title":"Population Ecology","DOI":"10.1007/s10144-010-0209-6","ISSN":"1438-390X","issue":"1","journalAbbreviation":"Popul Ecol","language":"en","note":"number: 1\ncontainer-title: Population Ecology","page":"215-227","source":"Springer Link","title":"Road impacts a tipping point for wildlife populations in threatened landscapes","volume":"53","author":[{"family":"Roger","given":"Erin"},{"family":"Laffan","given":"Shawn W."},{"family":"Ramp","given":"Daniel"}],"issued":{"date-parts":[["2011",1,1]]}}},{"id":"3PXEn7Ky/OfUtP8Wm","uris":["http://zotero.org/users/5432491/items/WIQLM6Z2"],"itemData":{"id":"1OY9volh/nJYgsB6w","type":"chapter","abstract":"Carnivores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J."},{"family":"Klar","given":"Nina"}],"accessed":{"date-parts":[["2020",5,18]]},"issued":{"date-parts":[["2015"]]}}},{"id":875,"uris":["http://zotero.org/users/local/9XAuDGlL/items/JHADGFBA"],"itemData":{"id":875,"type":"article-journal","abstract":"Wildlife–vehicle collisions are an important cause of mortality for many animal species. They also prove extremely d</w:instrText>
      </w:r>
      <w:r w:rsidR="00A555AB" w:rsidRPr="00A555AB">
        <w:rPr>
          <w:rFonts w:ascii="Times New Roman" w:hAnsi="Times New Roman" w:cs="Times New Roman"/>
          <w:color w:val="000000" w:themeColor="text1"/>
          <w:sz w:val="24"/>
          <w:szCs w:val="24"/>
          <w:lang w:val="fr-FR"/>
        </w:rPr>
        <w:instrText xml:space="preserve">etrimental to the critically endangered Asiatic cheetah (Acinonyx jubatus venaticus) 1, 2. One to two Asiatic cheetahs are killed by vehicles on Iran’s roads annually 3, 4. As such, the Asiatic cheetah could be the next charismatic felid subspecies to go extinct in the near future [5]. We identified one statistically-significant cluster of cheetah–vehicle collisions on the Shahroud-Sabzevar Highway (SSH), in Semnan Province. Because of the extremely small population of cheetahs and the corresponding difficulty of finding statistically-significant clusters, we propose that every single cheetah–vehicle collision should be considered important. We further recommend that wildlife underpasses and associated fencing be constructed in areas of previous cheetah–vehicle collisions.","container-title":"Current Biology","DOI":"10.1016/j.cub.2018.09.005","ISSN":"0960-9822","issue":"19","journalAbbreviation":"Current Biology","language":"en","note":"number: 19","page":"R1141-R1142","source":"ScienceDirect","title":"Roads threaten Asiatic cheetahs in Iran","volume":"28","author":[{"family":"Parchizadeh","given":"Jamshid"},{"family":"Shilling","given":"Fraser"},{"family":"Gatta","given":"Maria"},{"family":"Bencini","given":"Roberta"},{"family":"Qashqaei","given":"Ali Turk"},{"family":"Adibi","given":"Mohammad Ali"},{"family":"Williams","given":"Samual T."}],"issued":{"date-parts":[["2018",10,8]]}}}],"schema":"https://github.com/citation-style-language/schema/raw/master/csl-citation.json"} </w:instrText>
      </w:r>
      <w:r w:rsidR="000916BA">
        <w:rPr>
          <w:rFonts w:ascii="Times New Roman" w:hAnsi="Times New Roman" w:cs="Times New Roman"/>
          <w:color w:val="000000" w:themeColor="text1"/>
          <w:sz w:val="24"/>
          <w:szCs w:val="24"/>
          <w:lang w:val="en-US"/>
        </w:rPr>
        <w:fldChar w:fldCharType="separate"/>
      </w:r>
      <w:r w:rsidR="00F76BD3" w:rsidRPr="0081546A">
        <w:rPr>
          <w:rFonts w:ascii="Times New Roman" w:hAnsi="Times New Roman" w:cs="Times New Roman"/>
          <w:sz w:val="24"/>
          <w:lang w:val="fr-FR"/>
        </w:rPr>
        <w:t>(Jones 2000; Roger et al. 2011; Grilo et al. 2015; Parchizadeh et al. 2018)</w:t>
      </w:r>
      <w:r w:rsidR="000916BA">
        <w:rPr>
          <w:rFonts w:ascii="Times New Roman" w:hAnsi="Times New Roman" w:cs="Times New Roman"/>
          <w:color w:val="000000" w:themeColor="text1"/>
          <w:sz w:val="24"/>
          <w:szCs w:val="24"/>
          <w:lang w:val="en-US"/>
        </w:rPr>
        <w:fldChar w:fldCharType="end"/>
      </w:r>
      <w:r w:rsidR="000916BA" w:rsidRPr="000916BA">
        <w:rPr>
          <w:rFonts w:ascii="Times New Roman" w:hAnsi="Times New Roman" w:cs="Times New Roman"/>
          <w:color w:val="000000" w:themeColor="text1"/>
          <w:sz w:val="24"/>
          <w:szCs w:val="24"/>
          <w:lang w:val="fr-FR"/>
        </w:rPr>
        <w:t>.</w:t>
      </w:r>
    </w:p>
    <w:p w14:paraId="614576CA" w14:textId="33641A3C" w:rsidR="00EE2A36" w:rsidRPr="007A79DC" w:rsidRDefault="005B48E2" w:rsidP="00E80F66">
      <w:pPr>
        <w:spacing w:line="600" w:lineRule="auto"/>
        <w:ind w:firstLine="72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Within protected areas,</w:t>
      </w:r>
      <w:r w:rsidR="005E57DB" w:rsidRPr="00850320">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vehicles are </w:t>
      </w:r>
      <w:r w:rsidR="00464E65">
        <w:rPr>
          <w:rFonts w:ascii="Times New Roman" w:hAnsi="Times New Roman" w:cs="Times New Roman"/>
          <w:color w:val="000000" w:themeColor="text1"/>
          <w:sz w:val="24"/>
          <w:szCs w:val="24"/>
          <w:lang w:val="en-US"/>
        </w:rPr>
        <w:t xml:space="preserve">typically </w:t>
      </w:r>
      <w:r>
        <w:rPr>
          <w:rFonts w:ascii="Times New Roman" w:hAnsi="Times New Roman" w:cs="Times New Roman"/>
          <w:color w:val="000000" w:themeColor="text1"/>
          <w:sz w:val="24"/>
          <w:szCs w:val="24"/>
          <w:lang w:val="en-US"/>
        </w:rPr>
        <w:t xml:space="preserve">expected to give way to </w:t>
      </w:r>
      <w:r w:rsidR="005E57DB" w:rsidRPr="00850320">
        <w:rPr>
          <w:rFonts w:ascii="Times New Roman" w:hAnsi="Times New Roman" w:cs="Times New Roman"/>
          <w:color w:val="000000" w:themeColor="text1"/>
          <w:sz w:val="24"/>
          <w:szCs w:val="24"/>
          <w:lang w:val="en-US"/>
        </w:rPr>
        <w:t xml:space="preserve">wildlife and </w:t>
      </w:r>
      <w:r w:rsidR="0034362C">
        <w:rPr>
          <w:rFonts w:ascii="Times New Roman" w:hAnsi="Times New Roman" w:cs="Times New Roman"/>
          <w:color w:val="000000" w:themeColor="text1"/>
          <w:sz w:val="24"/>
          <w:szCs w:val="24"/>
          <w:lang w:val="en-US"/>
        </w:rPr>
        <w:t>vehicle</w:t>
      </w:r>
      <w:r>
        <w:rPr>
          <w:rFonts w:ascii="Times New Roman" w:hAnsi="Times New Roman" w:cs="Times New Roman"/>
          <w:color w:val="000000" w:themeColor="text1"/>
          <w:sz w:val="24"/>
          <w:szCs w:val="24"/>
          <w:lang w:val="en-US"/>
        </w:rPr>
        <w:t xml:space="preserve"> </w:t>
      </w:r>
      <w:r w:rsidR="005E57DB" w:rsidRPr="00850320">
        <w:rPr>
          <w:rFonts w:ascii="Times New Roman" w:hAnsi="Times New Roman" w:cs="Times New Roman"/>
          <w:color w:val="000000" w:themeColor="text1"/>
          <w:sz w:val="24"/>
          <w:szCs w:val="24"/>
          <w:lang w:val="en-US"/>
        </w:rPr>
        <w:t xml:space="preserve">speed </w:t>
      </w:r>
      <w:r w:rsidR="0034362C">
        <w:rPr>
          <w:rFonts w:ascii="Times New Roman" w:hAnsi="Times New Roman" w:cs="Times New Roman"/>
          <w:color w:val="000000" w:themeColor="text1"/>
          <w:sz w:val="24"/>
          <w:szCs w:val="24"/>
          <w:lang w:val="en-US"/>
        </w:rPr>
        <w:t xml:space="preserve">is often regulated </w:t>
      </w:r>
      <w:r w:rsidR="00A04E8C">
        <w:rPr>
          <w:rFonts w:ascii="Times New Roman" w:hAnsi="Times New Roman" w:cs="Times New Roman"/>
          <w:color w:val="000000" w:themeColor="text1"/>
          <w:sz w:val="24"/>
          <w:szCs w:val="24"/>
          <w:lang w:val="en-US"/>
        </w:rPr>
        <w:t xml:space="preserve">to reduce </w:t>
      </w:r>
      <w:r>
        <w:rPr>
          <w:rFonts w:ascii="Times New Roman" w:hAnsi="Times New Roman" w:cs="Times New Roman"/>
          <w:color w:val="000000" w:themeColor="text1"/>
          <w:sz w:val="24"/>
          <w:szCs w:val="24"/>
          <w:lang w:val="en-US"/>
        </w:rPr>
        <w:t>wildlife roadkills</w:t>
      </w:r>
      <w:r w:rsidR="000958AE">
        <w:rPr>
          <w:rFonts w:ascii="Times New Roman" w:hAnsi="Times New Roman" w:cs="Times New Roman"/>
          <w:color w:val="000000" w:themeColor="text1"/>
          <w:sz w:val="24"/>
          <w:szCs w:val="24"/>
          <w:lang w:val="en-US"/>
        </w:rPr>
        <w:t xml:space="preserve"> </w:t>
      </w:r>
      <w:r w:rsidR="000958AE">
        <w:rPr>
          <w:rFonts w:ascii="Times New Roman" w:hAnsi="Times New Roman" w:cs="Times New Roman"/>
          <w:color w:val="000000" w:themeColor="text1"/>
          <w:sz w:val="24"/>
          <w:szCs w:val="24"/>
          <w:lang w:val="en-US"/>
        </w:rPr>
        <w:fldChar w:fldCharType="begin"/>
      </w:r>
      <w:r w:rsidR="000958AE">
        <w:rPr>
          <w:rFonts w:ascii="Times New Roman" w:hAnsi="Times New Roman" w:cs="Times New Roman"/>
          <w:color w:val="000000" w:themeColor="text1"/>
          <w:sz w:val="24"/>
          <w:szCs w:val="24"/>
          <w:lang w:val="en-US"/>
        </w:rPr>
        <w:instrText xml:space="preserve"> ADDIN ZOTERO_ITEM CSL_CITATION {"citationID":"5wkpOf7n","properties":{"formattedCitation":"(Collinson et al. 2019)","plainCitation":"(Collinson et al. 2019)","noteIndex":0},"citationItems":[{"id":3982,"uris":["http://zotero.org/users/local/9XAuDGlL/items/S6ZXPBSS"],"itemData":{"id":3982,"type":"article-journal","abstract":"Social media discussions highlight public concern for wildlife-vehicle collisions (WVCs) inside protected areas. Using a quasi-experimental field trial, we investigated factors affecting the likelihood of WVCs within Pilanesberg National Park, South Africa, and assessed the comparative effectiveness of wildlife-warning signage (WWS) for altering driver behaviour. We laid a dummy snake crosswise on roads across four combinations of habitat and road shape and recorded 10 driver-related variables for 1454 vehicles that passed the dummy snake, including whether there was a collision. An interaction between speeding and driver occupation (staff/visitor) was the best indicator for WVC. When driving below the speed limit, visitors were almost three times more likely than staff to hit the dummy snake. Collision probabilities increased when speeding and became more similar between visitors and staff, although still significantly higher for visitors. We then investigated the effectiveness of roadside signage in modifying driver behaviour by erecting four variations of WWS, depicting a snake or a cheetah, and in photographic or silhouette form. We positioned the dummy snake 100 m or 1 km after the signage and recorded our 10 variables (n = 6400 vehicles). Sixty-one per cent of drivers who passed a WWS changed their behaviour when they saw the dummy snake, compared to 37% with no sign present. Further, this behaviour change significantly reduced collisions, where 98% of drivers who changed their behaviour avoided a collision. Finally, an interaction between the animal depicted and distance before the dummy snake affected collisions. A WWS depicting a snake, and placed 100 m before the dummy snake, was most effective at reducing collisions. Our results suggest that drivers adapt their behaviour to signage that portrays smaller animals and awareness retention is low. Ultimately, to reduce WVCs within protected areas, we suggest steeper penalties for speeding and WWS placed in WVC hotpot areas.","container-title":"Animal Conservation","DOI":"10.1111/acv.12481","ISSN":"1469-1795","issue":"4","language":"en","note":"_eprint: https://zslpublications.onlinelibrary.wiley.com/doi/pdf/10.1111/acv.12481","page":"396-403","source":"Wiley Online Library","title":"Protecting the protected: reducing wildlife roadkill in protected areas","title-short":"Protecting the protected","volume":"22","author":[{"family":"Collinson","given":"W. J."},{"family":"Marneweck","given":"C."},{"family":"Davies-Mostert","given":"H. T."}],"issued":{"date-parts":[["2019"]]}}}],"schema":"https://github.com/citation-style-language/schema/raw/master/csl-citation.json"} </w:instrText>
      </w:r>
      <w:r w:rsidR="000958AE">
        <w:rPr>
          <w:rFonts w:ascii="Times New Roman" w:hAnsi="Times New Roman" w:cs="Times New Roman"/>
          <w:color w:val="000000" w:themeColor="text1"/>
          <w:sz w:val="24"/>
          <w:szCs w:val="24"/>
          <w:lang w:val="en-US"/>
        </w:rPr>
        <w:fldChar w:fldCharType="separate"/>
      </w:r>
      <w:r w:rsidR="000958AE" w:rsidRPr="0081546A">
        <w:rPr>
          <w:rFonts w:ascii="Times New Roman" w:hAnsi="Times New Roman" w:cs="Times New Roman"/>
          <w:sz w:val="24"/>
          <w:lang w:val="en-US"/>
        </w:rPr>
        <w:t>(Collinson et al. 2019)</w:t>
      </w:r>
      <w:r w:rsidR="000958AE">
        <w:rPr>
          <w:rFonts w:ascii="Times New Roman" w:hAnsi="Times New Roman" w:cs="Times New Roman"/>
          <w:color w:val="000000" w:themeColor="text1"/>
          <w:sz w:val="24"/>
          <w:szCs w:val="24"/>
          <w:lang w:val="en-US"/>
        </w:rPr>
        <w:fldChar w:fldCharType="end"/>
      </w:r>
      <w:r>
        <w:rPr>
          <w:rFonts w:ascii="Times New Roman" w:hAnsi="Times New Roman" w:cs="Times New Roman"/>
          <w:color w:val="000000" w:themeColor="text1"/>
          <w:sz w:val="24"/>
          <w:szCs w:val="24"/>
          <w:lang w:val="en-US"/>
        </w:rPr>
        <w:t>.</w:t>
      </w:r>
      <w:del w:id="33" w:author="Sarah Benhaiem" w:date="2022-05-24T09:26:00Z">
        <w:r w:rsidR="0034362C" w:rsidRPr="00850320" w:rsidDel="009811B7">
          <w:rPr>
            <w:rFonts w:ascii="Times New Roman" w:hAnsi="Times New Roman" w:cs="Times New Roman"/>
            <w:color w:val="000000" w:themeColor="text1"/>
            <w:sz w:val="24"/>
            <w:szCs w:val="24"/>
            <w:lang w:val="en-US"/>
          </w:rPr>
          <w:delText xml:space="preserve"> </w:delText>
        </w:r>
      </w:del>
      <w:r w:rsidR="002C73B3">
        <w:rPr>
          <w:rFonts w:ascii="Times New Roman" w:hAnsi="Times New Roman" w:cs="Times New Roman"/>
          <w:color w:val="000000" w:themeColor="text1"/>
          <w:sz w:val="24"/>
          <w:szCs w:val="24"/>
          <w:lang w:val="en-US"/>
        </w:rPr>
        <w:t xml:space="preserve"> However, t</w:t>
      </w:r>
      <w:r w:rsidR="00EE2A36" w:rsidRPr="00850320">
        <w:rPr>
          <w:rFonts w:ascii="Times New Roman" w:hAnsi="Times New Roman" w:cs="Times New Roman"/>
          <w:color w:val="000000" w:themeColor="text1"/>
          <w:sz w:val="24"/>
          <w:szCs w:val="24"/>
          <w:lang w:val="en-US"/>
        </w:rPr>
        <w:t xml:space="preserve">he </w:t>
      </w:r>
      <w:r w:rsidR="0034362C">
        <w:rPr>
          <w:rFonts w:ascii="Times New Roman" w:hAnsi="Times New Roman" w:cs="Times New Roman"/>
          <w:color w:val="000000" w:themeColor="text1"/>
          <w:sz w:val="24"/>
          <w:szCs w:val="24"/>
          <w:lang w:val="en-US"/>
        </w:rPr>
        <w:t>h</w:t>
      </w:r>
      <w:r w:rsidR="0034362C" w:rsidRPr="00850320">
        <w:rPr>
          <w:rFonts w:ascii="Times New Roman" w:hAnsi="Times New Roman" w:cs="Times New Roman"/>
          <w:color w:val="000000" w:themeColor="text1"/>
          <w:sz w:val="24"/>
          <w:szCs w:val="24"/>
          <w:lang w:val="en-US"/>
        </w:rPr>
        <w:t>uman population</w:t>
      </w:r>
      <w:r w:rsidR="002C73B3">
        <w:rPr>
          <w:rFonts w:ascii="Times New Roman" w:hAnsi="Times New Roman" w:cs="Times New Roman"/>
          <w:color w:val="000000" w:themeColor="text1"/>
          <w:sz w:val="24"/>
          <w:szCs w:val="24"/>
          <w:lang w:val="en-US"/>
        </w:rPr>
        <w:t>, and therefore the traffic volume</w:t>
      </w:r>
      <w:r w:rsidR="00F76BD3">
        <w:rPr>
          <w:rFonts w:ascii="Times New Roman" w:hAnsi="Times New Roman" w:cs="Times New Roman"/>
          <w:color w:val="000000" w:themeColor="text1"/>
          <w:sz w:val="24"/>
          <w:szCs w:val="24"/>
          <w:lang w:val="en-US"/>
        </w:rPr>
        <w:t xml:space="preserve"> </w:t>
      </w:r>
      <w:r w:rsidR="0034362C">
        <w:rPr>
          <w:rFonts w:ascii="Times New Roman" w:hAnsi="Times New Roman" w:cs="Times New Roman"/>
          <w:color w:val="000000" w:themeColor="text1"/>
          <w:sz w:val="24"/>
          <w:szCs w:val="24"/>
          <w:lang w:val="en-US"/>
        </w:rPr>
        <w:t>in regions surrounding</w:t>
      </w:r>
      <w:r w:rsidR="0034362C" w:rsidRPr="00850320">
        <w:rPr>
          <w:rFonts w:ascii="Times New Roman" w:hAnsi="Times New Roman" w:cs="Times New Roman"/>
          <w:color w:val="000000" w:themeColor="text1"/>
          <w:sz w:val="24"/>
          <w:szCs w:val="24"/>
          <w:lang w:val="en-US"/>
        </w:rPr>
        <w:t xml:space="preserve"> </w:t>
      </w:r>
      <w:r w:rsidR="0034362C">
        <w:rPr>
          <w:rFonts w:ascii="Times New Roman" w:hAnsi="Times New Roman" w:cs="Times New Roman"/>
          <w:color w:val="000000" w:themeColor="text1"/>
          <w:sz w:val="24"/>
          <w:szCs w:val="24"/>
          <w:lang w:val="en-US"/>
        </w:rPr>
        <w:t xml:space="preserve">most </w:t>
      </w:r>
      <w:r w:rsidR="0034362C" w:rsidRPr="00850320">
        <w:rPr>
          <w:rFonts w:ascii="Times New Roman" w:hAnsi="Times New Roman" w:cs="Times New Roman"/>
          <w:color w:val="000000" w:themeColor="text1"/>
          <w:sz w:val="24"/>
          <w:szCs w:val="24"/>
          <w:lang w:val="en-US"/>
        </w:rPr>
        <w:t>protected areas</w:t>
      </w:r>
      <w:r w:rsidR="0034362C">
        <w:rPr>
          <w:rFonts w:ascii="Times New Roman" w:hAnsi="Times New Roman" w:cs="Times New Roman"/>
          <w:color w:val="000000" w:themeColor="text1"/>
          <w:sz w:val="24"/>
          <w:szCs w:val="24"/>
          <w:lang w:val="en-US"/>
        </w:rPr>
        <w:t xml:space="preserve"> is increasing</w:t>
      </w:r>
      <w:r w:rsidR="00F76BD3">
        <w:rPr>
          <w:rFonts w:ascii="Times New Roman" w:hAnsi="Times New Roman" w:cs="Times New Roman"/>
          <w:color w:val="000000" w:themeColor="text1"/>
          <w:sz w:val="24"/>
          <w:szCs w:val="24"/>
          <w:lang w:val="en-US"/>
        </w:rPr>
        <w:t xml:space="preserve"> </w:t>
      </w:r>
      <w:r w:rsidR="00F76BD3">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{"citationID":"tCwgHDCd","properties":{"formattedCitation":"(Wittemyer et al. 2008)","plainCitation":"(Wittemyer et al. 2008)","noteIndex":0},"citationItems":[{"id":"3PXEn7Ky/xojfOVBE","uris":["http://zotero.org/users/5432491/items/L47MRGQG"],"itemData":{"id":"1OY9volh/HAHikFsP","type":"article-journal","abstract":"Protected areas (PAs) have long been criticized as creations of and for an elite few, where associated costs, but few benefits, are borne by marginalized rural communities. Contrary to predictions of this argument, we found that average human population growth rates on the borders of 306 PAs in 45 countries in Africa and Latin America were nearly double average rural growth, suggesting that PAs attract, rather than repel, human settlement. Higher population growth on PA edges is evident across ecoregions, countries, and continents and is correlated positively with international donor investment in national conservation programs and an index of park-related funding. These findings provide insight on the value of PAs for local people, but also highlight a looming threat to PA effectiveness and biodiversity conservation.\nContrary to expectations, human populations living near protected areas in 45 countries in Africa and Latin America are increasing nearly twice as fast as other rural ones.\nContrary to expectations, human populations living near protected areas in 45 countries in Africa and Latin America are increasing nearly twice as fast as other rural ones.","container-title":"Science","DOI":"10.1126/science.1158900","ISSN":"0036-8075, 1095-9203","issue":"5885","language":"en","note":"publisher: American Association for the Advancement of Science\nsection: Report\nPMID: 18599788","page":"123-126","source":"science-sciencemag-org.acces.bibliotheque-diderot.fr","title":"Accelerated Human Population Growth at Protected Area Edges","volume":"321","author":[{"family":"Wittemyer","given":"George"},{"family":"Elsen","given":"Paul"},{"family":"Bean","given":"William T."},{"family":"Burton","given":"A. Coleman O."},{"family":"Brashares","given":"Justin S."}],"issued":{"date-parts":[["2008",7,4]]}}}],"schema":"https://github.com/citation-style-language/schema/raw/master/csl-citation.json"} </w:instrText>
      </w:r>
      <w:r w:rsidR="00F76BD3">
        <w:rPr>
          <w:rFonts w:ascii="Times New Roman" w:hAnsi="Times New Roman" w:cs="Times New Roman"/>
          <w:color w:val="000000" w:themeColor="text1"/>
          <w:sz w:val="24"/>
          <w:szCs w:val="24"/>
          <w:lang w:val="en-US"/>
        </w:rPr>
        <w:fldChar w:fldCharType="separate"/>
      </w:r>
      <w:r w:rsidR="00F76BD3" w:rsidRPr="0081546A">
        <w:rPr>
          <w:rFonts w:ascii="Times New Roman" w:hAnsi="Times New Roman" w:cs="Times New Roman"/>
          <w:sz w:val="24"/>
          <w:lang w:val="en-US"/>
        </w:rPr>
        <w:t>(Wittemyer et al. 2008)</w:t>
      </w:r>
      <w:r w:rsidR="00F76BD3">
        <w:rPr>
          <w:rFonts w:ascii="Times New Roman" w:hAnsi="Times New Roman" w:cs="Times New Roman"/>
          <w:color w:val="000000" w:themeColor="text1"/>
          <w:sz w:val="24"/>
          <w:szCs w:val="24"/>
          <w:lang w:val="en-US"/>
        </w:rPr>
        <w:fldChar w:fldCharType="end"/>
      </w:r>
      <w:r w:rsidR="0034362C">
        <w:rPr>
          <w:rFonts w:ascii="Times New Roman" w:hAnsi="Times New Roman" w:cs="Times New Roman"/>
          <w:sz w:val="24"/>
          <w:lang w:val="en-US"/>
        </w:rPr>
        <w:t xml:space="preserve"> which pose</w:t>
      </w:r>
      <w:r w:rsidR="00E80F66">
        <w:rPr>
          <w:rFonts w:ascii="Times New Roman" w:hAnsi="Times New Roman" w:cs="Times New Roman"/>
          <w:sz w:val="24"/>
          <w:lang w:val="en-US"/>
        </w:rPr>
        <w:t>s</w:t>
      </w:r>
      <w:r w:rsidR="0034362C">
        <w:rPr>
          <w:rFonts w:ascii="Times New Roman" w:hAnsi="Times New Roman" w:cs="Times New Roman"/>
          <w:sz w:val="24"/>
          <w:lang w:val="en-US"/>
        </w:rPr>
        <w:t xml:space="preserve"> a threat</w:t>
      </w:r>
      <w:r w:rsidR="002C73B3">
        <w:rPr>
          <w:rFonts w:ascii="Times New Roman" w:hAnsi="Times New Roman" w:cs="Times New Roman"/>
          <w:sz w:val="24"/>
          <w:lang w:val="en-US"/>
        </w:rPr>
        <w:t xml:space="preserve"> to conservation</w:t>
      </w:r>
      <w:r w:rsidR="00E80F66">
        <w:rPr>
          <w:rFonts w:ascii="Times New Roman" w:hAnsi="Times New Roman" w:cs="Times New Roman"/>
          <w:sz w:val="24"/>
          <w:lang w:val="en-US"/>
        </w:rPr>
        <w:t xml:space="preserve">, </w:t>
      </w:r>
      <w:r w:rsidR="002C73B3">
        <w:rPr>
          <w:rFonts w:ascii="Times New Roman" w:hAnsi="Times New Roman" w:cs="Times New Roman"/>
          <w:sz w:val="24"/>
          <w:lang w:val="en-US"/>
        </w:rPr>
        <w:t xml:space="preserve">and </w:t>
      </w:r>
      <w:r w:rsidR="0034362C">
        <w:rPr>
          <w:rFonts w:ascii="Times New Roman" w:hAnsi="Times New Roman" w:cs="Times New Roman"/>
          <w:sz w:val="24"/>
          <w:lang w:val="en-US"/>
        </w:rPr>
        <w:t>particularly to carnivore populations</w:t>
      </w:r>
      <w:r w:rsidR="00F76BD3">
        <w:rPr>
          <w:rFonts w:ascii="Times New Roman" w:hAnsi="Times New Roman" w:cs="Times New Roman"/>
          <w:sz w:val="24"/>
          <w:lang w:val="en-US"/>
        </w:rPr>
        <w:t xml:space="preserve"> </w:t>
      </w:r>
      <w:r w:rsidR="00F76BD3">
        <w:rPr>
          <w:rFonts w:ascii="Times New Roman" w:hAnsi="Times New Roman" w:cs="Times New Roman"/>
          <w:sz w:val="24"/>
          <w:lang w:val="en-US"/>
        </w:rPr>
        <w:fldChar w:fldCharType="begin"/>
      </w:r>
      <w:r w:rsidR="001138C2">
        <w:rPr>
          <w:rFonts w:ascii="Times New Roman" w:hAnsi="Times New Roman" w:cs="Times New Roman"/>
          <w:sz w:val="24"/>
          <w:lang w:val="en-US"/>
        </w:rPr>
        <w:instrText xml:space="preserve"> ADDIN ZOTERO_ITEM CSL_CITATION {"citationID":"sUtJoaP8","properties":{"formattedCitation":"(Parks &amp; Harcourt 2002; Cardillo et al. 2004)","plainCitation":"(Parks &amp; Harcourt 2002; Cardillo et al. 2004)","noteIndex":0},"citationItems":[{"id":3963,"uris":["http://zotero.org/users/local/9XAuDGlL/items/22ZNJUHI"],"itemData":{"id":3963,"type":"article-journal","abstract":"Abstract: We examined quantitatively the interaction of reserve size and surrounding local human density in the United States and their relative effect on extinction of large mammals in 13 national parks of the western United States. Data on reserve size and human density were obtained from publicly available sources. Local human density was calculated as the mean density in the 50- or 100-km zone surrounding the reserves' borders. Reliable extinction data are extraordinarily hard to find. Using a variety of definitions of extinct, we collated information on extinctions of large mammals (&gt;5 kg) that spanned the size of U.S. national parks as a whole. Human density surrounding reserves varies considerably. Overall, small reserves were in areas of higher human density than were large reserves (p &lt; 0.0001, r 2 = −0.24, n = 864; excluding Hawaii), and many of the small reserves were at higher local density than the mean for the contiguous United States. Extinction rates of large mammals correlate significantly with local human density, but not with park area. These findings together emphasize that (1) processes occurring outside of a reserve's boundary may unexpectedly strongly affect species within the reserve; (2) small reserves might suffer the double jeopardy of not only their size but also their situation in especially adverse surrounds; and thus (3) small reserves might suffer more intense edge effects and be more isolated than large reserves. If so, conservation workers need to incorporate the relationship into their models and management decisions.","container-title":"Conservation Biology","DOI":"10.1046/j.1523-1739.2002.00288.x","ISSN":"1523-1739","issue":"3","language":"en","note":"_eprint: https://conbio.onlinelibrary.wiley.com/doi/pdf/10.1046/j.1523-1739.2002.00288.x","page":"800-808","source":"Wiley Online Library","title":"Reserve Size, Local Human Density, and Mammalian Extinctions in U.S. Protected Areas","volume":"16","author":[{"family":"Parks","given":"S. A."},{"family":"Harcourt","given":"A. H."}],"issued":{"date-parts":[["2002"]]}}},{"id":3966,"uris":["http://zotero.org/users/local/9XAuDGlL/items/3K8FPUBZ"],"itemData":{"id":3966,"type":"article-journal","abstract":"Understanding why some species are at high risk of extinction, while others remain relatively safe, is central to the development of a predictive conservation science. Recent studies have shown that a species' extinction risk may be determined by two types of factors: intrinsic biological traits and exposure to external anthropogenic threats. However, little is known about the relative and interacting effects of intrinsic and external variables on extinction risk. Using phylogenetic comparative methods, we show that extinction risk in the mammal order Carnivora is predicted more strongly by biology than exposure to high-density human populations. However, biology interacts with human population density to determine extinction risk: biological traits explain 80% of variation in risk for carnivore species with high levels of exposure to human populations, compared to 45% for carnivores generally. The results suggest that biology will become a more critical determinant of risk as human populations expand. We demonstrate how a model predicting extinction risk from biology can be combined with projected human population density to identify species likely to move most rapidly towards extinction by the year 2030. African viverrid species are particularly likely to become threatened, even though most are currently considered relatively safe. We suggest that a preemptive approach to species conservation is needed to identify and protect species that may not be threatened at present but may become so in the near future.","container-title":"PLOS Biology","DOI":"10.1371/journal.pbio.0020197","ISSN":"1545-7885","issue":"7","journalAbbreviation":"PLOS Biology","language":"en","note":"publisher: Public Library of Science","page":"e197","source":"PLoS Journals","title":"Human Population Density and Extinction Risk in the World's Carnivores","volume":"2","author":[{"family":"Cardillo","given":"Marcel"},{"family":"Purvis","given":"Andy"},{"family":"Sechrest","given":"Wes"},{"family":"Gittleman","given":"John L."},{"family":"Bielby","given":"Jon"},{"family":"Mace","given":"Georgina M."}],"issued":{"date-parts":[["2004",7,13]]}}}],"schema":"https://github.com/citation-style-language/schema/raw/master/csl-citation.json"} </w:instrText>
      </w:r>
      <w:r w:rsidR="00F76BD3">
        <w:rPr>
          <w:rFonts w:ascii="Times New Roman" w:hAnsi="Times New Roman" w:cs="Times New Roman"/>
          <w:sz w:val="24"/>
          <w:lang w:val="en-US"/>
        </w:rPr>
        <w:fldChar w:fldCharType="separate"/>
      </w:r>
      <w:r w:rsidR="001138C2" w:rsidRPr="0081546A">
        <w:rPr>
          <w:rFonts w:ascii="Times New Roman" w:hAnsi="Times New Roman" w:cs="Times New Roman"/>
          <w:sz w:val="24"/>
          <w:lang w:val="en-US"/>
        </w:rPr>
        <w:t>(Parks &amp; Harcourt 2002; Cardillo et al. 2004)</w:t>
      </w:r>
      <w:r w:rsidR="00F76BD3">
        <w:rPr>
          <w:rFonts w:ascii="Times New Roman" w:hAnsi="Times New Roman" w:cs="Times New Roman"/>
          <w:sz w:val="24"/>
          <w:lang w:val="en-US"/>
        </w:rPr>
        <w:fldChar w:fldCharType="end"/>
      </w:r>
      <w:r w:rsidR="001138C2">
        <w:rPr>
          <w:rFonts w:ascii="Times New Roman" w:hAnsi="Times New Roman" w:cs="Times New Roman"/>
          <w:sz w:val="24"/>
          <w:lang w:val="en-US"/>
        </w:rPr>
        <w:t xml:space="preserve">. </w:t>
      </w:r>
      <w:r w:rsidR="002D1410">
        <w:rPr>
          <w:rFonts w:ascii="Times New Roman" w:hAnsi="Times New Roman" w:cs="Times New Roman"/>
          <w:color w:val="000000" w:themeColor="text1"/>
          <w:sz w:val="24"/>
          <w:szCs w:val="24"/>
          <w:lang w:val="en-US"/>
        </w:rPr>
        <w:t xml:space="preserve">In addition, </w:t>
      </w:r>
      <w:r w:rsidR="0034362C">
        <w:rPr>
          <w:rFonts w:ascii="Times New Roman" w:hAnsi="Times New Roman" w:cs="Times New Roman"/>
          <w:color w:val="000000" w:themeColor="text1"/>
          <w:sz w:val="24"/>
          <w:szCs w:val="24"/>
          <w:lang w:val="en-US"/>
        </w:rPr>
        <w:t>wildlife tourism has expanded</w:t>
      </w:r>
      <w:r w:rsidR="002D1410">
        <w:rPr>
          <w:rFonts w:ascii="Times New Roman" w:hAnsi="Times New Roman" w:cs="Times New Roman"/>
          <w:color w:val="000000" w:themeColor="text1"/>
          <w:sz w:val="24"/>
          <w:szCs w:val="24"/>
          <w:lang w:val="en-US"/>
        </w:rPr>
        <w:t xml:space="preserve"> in recent decades, contributing to the expansion of </w:t>
      </w:r>
      <w:r w:rsidR="0034362C">
        <w:rPr>
          <w:rFonts w:ascii="Times New Roman" w:hAnsi="Times New Roman" w:cs="Times New Roman"/>
          <w:color w:val="000000" w:themeColor="text1"/>
          <w:sz w:val="24"/>
          <w:szCs w:val="24"/>
          <w:lang w:val="en-US"/>
        </w:rPr>
        <w:t>road networks</w:t>
      </w:r>
      <w:r w:rsidR="002D1410">
        <w:rPr>
          <w:rFonts w:ascii="Times New Roman" w:hAnsi="Times New Roman" w:cs="Times New Roman"/>
          <w:color w:val="000000" w:themeColor="text1"/>
          <w:sz w:val="24"/>
          <w:szCs w:val="24"/>
          <w:lang w:val="en-US"/>
        </w:rPr>
        <w:t xml:space="preserve"> and traffic </w:t>
      </w:r>
      <w:r w:rsidR="0034362C">
        <w:rPr>
          <w:rFonts w:ascii="Times New Roman" w:hAnsi="Times New Roman" w:cs="Times New Roman"/>
          <w:color w:val="000000" w:themeColor="text1"/>
          <w:sz w:val="24"/>
          <w:szCs w:val="24"/>
          <w:lang w:val="en-US"/>
        </w:rPr>
        <w:t>volume and speed within protected areas</w:t>
      </w:r>
      <w:r w:rsidR="00854D1B">
        <w:rPr>
          <w:rFonts w:ascii="Times New Roman" w:hAnsi="Times New Roman" w:cs="Times New Roman"/>
          <w:color w:val="000000" w:themeColor="text1"/>
          <w:sz w:val="24"/>
          <w:szCs w:val="24"/>
          <w:lang w:val="en-US"/>
        </w:rPr>
        <w:t xml:space="preserve"> </w:t>
      </w:r>
      <w:r w:rsidR="00854D1B">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{"citationID":"gOUD5joS","properties":{"formattedCitation":"(Drews 1995; Mkanda &amp; Chansa 2011; Caro et al. 2014; Lyamuya et al. 2021)","plainCitation":"(Drews 1995; Mkanda &amp; Chansa 2011; Caro et al. 2014; Lyamuya et al. 2021)","noteIndex":0},"citationItems":[{"id":731,"uris":["http://zotero.org/users/local/9XAuDGlL/items/3QAMKAAV"],"itemData":{"id":731,"type":"article-journal","abstract":"The Tanzania-Zambia highway crosses Mikumi National Park over a stretch of 50 km. The road was rehabilitated between May 1990-November 1991 resulting in higher average driving speeds. Data were collected on the incidence of road kills of animals within the park boundaries during this period. The list of 183 mammals, birds and reptiles killed by vehicles included at least 52 species, two of which are endangered: the African elephant (Loxodonta africana Blumenbach) and the African hunting dog (Lycaon pictus Temminck). The road-kill rate increased and was estimated at a minimum of three road kills per day (21·8 road kills/km/yr) by the end of the study. Road kills were more frequent near water holes and traditionally used animal tracks. The demographic effect of road kills on troops of yellow baboons (Papio cynocephalus Linnaeus), which include the highway in their ranges, is in the order of 10% of the total yearly losses. High speed and the danger of collisions with wildlife are causing regular accidents in Mikumi National Park. Adequate signposts along the road and speed bumps are recommended in order to reduce the average driving speeds for the sake of humans and wildlife. Résumé La grand route qui va de Tanzanie en Zambie traverse le Parc National de Mikumi sur une distance de 50 km. La route a été refaite entre mai 1990 et novembre 1991, ce qui a entraîné une augmentation de la vitesse moyenne des véhicules. On a récolté des données sur le nombre d'animaux tués sur la route dans les limites du parc pendant cette période. La liste des 183 mammifères, oiseaux et reptiles tués par des véhicules comprend au moins 53 espèces dont 2 sont menacées: l'éléphant africain (Loxodonta africana Blumenbach) et le lycaon (Lycaon pictus Temminck). Le taux d'animaux tués sur la route a augmenté, et on l'estimait à environ trois morts par jour (21,8 animaux tués/km/an) à la fin de l'étude. Les accidents mortels étaient plus fréquents près des points d'eau et des pistes traditionnellement utilisées par les animaux. L'effet démographique des accidents sur les groupes de babouins olive (Papio cynocephalus Linnaeus) dont l'aire de distribution couvrait la grand route est de l'ordre de 10% des pertes annuelles totales. La grande vitesse et le risque de collision avec des animaux provoquent régulièrement des accidents dans le Parc National de Mikumi. On recommande de placer des panneaux routiers et des casse-vitesse pour réduire la vitesse moyenne, pour la sécurite des gens et des animaux.","container-title":"African Journal of Ecology","DOI":"10.1111/j.1365-2028.1995.tb00785.x","ISSN":"1365-2028","issue":"2","language":"en","note":"number: 2\n_eprint: https://onlinelibrary.wiley.com/doi/pdf/10.1111/j.1365-2028.1995.tb00785.x","page":"89-100","source":"Wiley Online Library","title":"Road kills of animals by public traffic in Mikumi National Park, Tanzania, with notes on baboon mortality","volume":"33","author":[{"family":"Drews","given":"Carlos"}],"issued":{"date-parts":[["1995"]]}}},{"id":2272,"uris":["http://zotero.org/users/local/9XAuDGlL/items/Y3JGH87G"],"itemData":{"id":2272,"type":"article-journal","abstract":"This study examined the extent to which traffic volume and road kills changed after rehabilitation of the Lusaka—Mongu highway (M9), which traverses the Kafue National Park. It also assessed the impact of the road kills on the wildlife populations in the park. The study revealed that traffic volume increased by 45% after rehabilitation of the M9 road. Consequently, sighting rates of road kills increased by &gt;50%. The majority of the collisions occurred in the late wet season (January–March). These months coincide with dense vegetation cover and rutting season of impala (Aepyceros melampus), the species that was killed most frequently. Reduced visibility because of dense vegetation cover, and pronounced animal activity during the rut inevitably enhanced chances of wildlife colliding with vehicles. With regard to impacts of the road kills on the wildlife populations, the majority (&gt;86%) of the animals involved in the road accidents are the young and subadults. The collisions, therefore, are affecting the reproductive potential of the species affected. To mitigate against the wildlife-vehicle collisions, the study recommends various measures, such as slashing of verges at the appropriate time, use of speed cameras, and educational and public-awareness campaigns.","container-title":"African Journal of Wildlife Research","DOI":"10.3957/056.041.0114","ISSN":"2410-7220, 2410-8200","issue":"1","journalAbbreviation":"sawr","note":"number: 1\npublisher: Southern African Wildlife Management Association","page":"68-78","source":"bioone-org.inee.bib.cnrs.fr","title":"Changes in Temporal and Spatial Pattern of Road Kills Along the Lusaka-Mongu (M9) Highway, Kafue National Park, Zambia","volume":"41","author":[{"family":"Mkanda","given":"F. X."},{"family":"Chansa","given":"W."}],"issued":{"date-parts":[["2011",4]]}}},{"id":"3PXEn7Ky/U3YWJt2X","uris":["http://zotero.org/users/5432491/items/KE4C3RTN"],"itemData":{"id":"1OY9volh/aAixMPH4","type":"article-journal","abstract":"Road construction is now common through wilderness and protected areas in tropical and subtropical countries with adverse consequences for their high native biodiversity. Here, we summarize the scope of the problem and advance specific compromise solutions that reconcile development with conservation.","container-title":"Current Biology","DOI":"10.1016/j.cub.2014.07.007","ISSN":"0960-9822","issue":"16","journalAbbreviation":"Current Biology","language":"en","page":"R722-R725","source":"ScienceDirect","title":"Compromise solutions between conservation and road building in the tropics","volume":"24","author":[{"family":"Caro","given":"Tim"},{"family":"Dobson","given":"Andrew"},{"family":"Marshall","given":"Andrew J."},{"family":"Peres","given":"Carlos A."}],"issued":{"date-parts":[["2014",8,18]]}}},{"id":3969,"uris":["http://zotero.org/users/local/9XAuDGlL/items/23HWN3ID"],"itemData":{"id":3969,"type":"article-journal","abstract":"Globally, traffic associated with roads that pass through protected areas are the cause of many negative impacts on wildlife, such as wildlife roadkill, which has occurred within the Serengeti ecosystem. A 200 km stretch of gravel road networks that passes through the Serengeti ecosystem was surveyed in 2015 for five consecutive days during each study period during the wet and dry seasons, between March and August 2015, to document the magnitude, patterns and composition of wildlife roadkill. We found a total of 51 wildlife roadkills that consisted of 26 species of wild animals and included 18 bird and 8 mammal species. Bird species (60.8%) were more frequently killed than mammal species (39.2%). Moreover, a higher incidence of wildlife roadkill was recorded in the morning (56.9%) than in the afternoon (43.1%) and more mammals (51.7%) than birds (48.3%) were recorded in the morning. Greater numbers of wildlife roadkill were recorded along road segments with good road conditions (69.4%) that were wider (&gt;8 m) and with higher traffic volumes than along roads with poor conditions (30.6%). Overall, the Cape hare (Lepus capensis) was the most frequently killed species (17.6%) among the mammals, whereas the helmeted guineafowl (Numida meleagris) (13.7%) was most frequently killed among the avifauna. To reduce the number of roadkill incidents, we recommend changing driver speeding behaviours by installing wildlife-warning signage that consists of picture-based signs, because they have been proved to be more effective than word-based signs to reduce speeds and hence, reduce collisions. Additionally, the responsible management authorities should provide education to drivers on safe driving and enforcement of laws and regulations. Further, policy briefings that focus on wildlife roadkill should be made available to assist decision-makers and engineers to improve road design in protected areas.","container-title":"African Zoology","DOI":"10.1080/15627020.2021.1952896","ISSN":"1562-7020","issue":"3","note":"publisher: Taylor &amp; Francis\n_eprint: https://doi.org/10.1080/15627020.2021.1952896","page":"173-180","source":"Taylor and Francis+NEJM","title":"Magnitude, patterns and composition of wildlife roadkill in the Serengeti ecosystem, northern Tanzania","volume":"56","author":[{"family":"Lyamuya","given":"Richard D"},{"family":"Hariohay","given":"Kwaslema M"},{"family":"Masenga","given":"Emmanuel H"},{"family":"Bukombe","given":"John K"},{"family":"Mwakalebe","given":"Grayson G"},{"family":"Mdaki","given":"Maulid L"},{"family":"Nkwabi","given":"Ally K"},{"family":"Fyumagwa","given":"Robert D"},{"family":"Røskaft","given":"Eivin"}],"issued":{"date-parts":[["2021",7,3]]}}}],"schema":"https://github.com/citation-style-language/schema/raw/master/csl-citation.json"} </w:instrText>
      </w:r>
      <w:r w:rsidR="00854D1B">
        <w:rPr>
          <w:rFonts w:ascii="Times New Roman" w:hAnsi="Times New Roman" w:cs="Times New Roman"/>
          <w:color w:val="000000" w:themeColor="text1"/>
          <w:sz w:val="24"/>
          <w:szCs w:val="24"/>
          <w:lang w:val="en-US"/>
        </w:rPr>
        <w:fldChar w:fldCharType="separate"/>
      </w:r>
      <w:r w:rsidR="00854D1B" w:rsidRPr="0081546A">
        <w:rPr>
          <w:rFonts w:ascii="Times New Roman" w:hAnsi="Times New Roman" w:cs="Times New Roman"/>
          <w:sz w:val="24"/>
          <w:lang w:val="en-US"/>
        </w:rPr>
        <w:t xml:space="preserve">(Drews 1995; Mkanda &amp; </w:t>
      </w:r>
      <w:r w:rsidR="00854D1B" w:rsidRPr="0081546A">
        <w:rPr>
          <w:rFonts w:ascii="Times New Roman" w:hAnsi="Times New Roman" w:cs="Times New Roman"/>
          <w:sz w:val="24"/>
          <w:lang w:val="en-US"/>
        </w:rPr>
        <w:lastRenderedPageBreak/>
        <w:t>Chansa 2011; Caro et al. 2014; Lyamuya et al. 2021)</w:t>
      </w:r>
      <w:r w:rsidR="00854D1B">
        <w:rPr>
          <w:rFonts w:ascii="Times New Roman" w:hAnsi="Times New Roman" w:cs="Times New Roman"/>
          <w:color w:val="000000" w:themeColor="text1"/>
          <w:sz w:val="24"/>
          <w:szCs w:val="24"/>
          <w:lang w:val="en-US"/>
        </w:rPr>
        <w:fldChar w:fldCharType="end"/>
      </w:r>
      <w:r w:rsidR="00854D1B">
        <w:rPr>
          <w:rFonts w:ascii="Times New Roman" w:hAnsi="Times New Roman" w:cs="Times New Roman"/>
          <w:color w:val="000000" w:themeColor="text1"/>
          <w:sz w:val="24"/>
          <w:szCs w:val="24"/>
          <w:lang w:val="en-US"/>
        </w:rPr>
        <w:t xml:space="preserve">. All </w:t>
      </w:r>
      <w:r w:rsidR="0034362C">
        <w:rPr>
          <w:rFonts w:ascii="Times New Roman" w:hAnsi="Times New Roman" w:cs="Times New Roman"/>
          <w:color w:val="000000" w:themeColor="text1"/>
          <w:sz w:val="24"/>
          <w:szCs w:val="24"/>
          <w:lang w:val="en-US"/>
        </w:rPr>
        <w:t xml:space="preserve">these factors </w:t>
      </w:r>
      <w:r w:rsidR="001E4FC9">
        <w:rPr>
          <w:rFonts w:ascii="Times New Roman" w:hAnsi="Times New Roman" w:cs="Times New Roman"/>
          <w:color w:val="000000" w:themeColor="text1"/>
          <w:sz w:val="24"/>
          <w:szCs w:val="24"/>
          <w:lang w:val="en-US"/>
        </w:rPr>
        <w:t>challenge</w:t>
      </w:r>
      <w:r w:rsidR="0034362C">
        <w:rPr>
          <w:rFonts w:ascii="Times New Roman" w:hAnsi="Times New Roman" w:cs="Times New Roman"/>
          <w:color w:val="000000" w:themeColor="text1"/>
          <w:sz w:val="24"/>
          <w:szCs w:val="24"/>
          <w:lang w:val="en-US"/>
        </w:rPr>
        <w:t xml:space="preserve"> </w:t>
      </w:r>
      <w:r w:rsidR="0034362C" w:rsidRPr="00850320">
        <w:rPr>
          <w:rFonts w:ascii="Times New Roman" w:hAnsi="Times New Roman" w:cs="Times New Roman"/>
          <w:color w:val="000000" w:themeColor="text1"/>
          <w:sz w:val="24"/>
          <w:szCs w:val="24"/>
          <w:lang w:val="en-US"/>
        </w:rPr>
        <w:t>conservation</w:t>
      </w:r>
      <w:r w:rsidR="0034362C">
        <w:rPr>
          <w:rFonts w:ascii="Times New Roman" w:hAnsi="Times New Roman" w:cs="Times New Roman"/>
          <w:color w:val="000000" w:themeColor="text1"/>
          <w:sz w:val="24"/>
          <w:szCs w:val="24"/>
          <w:lang w:val="en-US"/>
        </w:rPr>
        <w:t xml:space="preserve"> within protected areas</w:t>
      </w:r>
      <w:r w:rsidR="0034362C" w:rsidRPr="00850320">
        <w:rPr>
          <w:rFonts w:ascii="Times New Roman" w:hAnsi="Times New Roman" w:cs="Times New Roman"/>
          <w:color w:val="000000" w:themeColor="text1"/>
          <w:sz w:val="24"/>
          <w:szCs w:val="24"/>
          <w:lang w:val="en-US"/>
        </w:rPr>
        <w:t xml:space="preserve"> </w:t>
      </w:r>
      <w:r w:rsidR="00EE2A36" w:rsidRPr="001F6E03">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{"citationID":"yGKziXUj","properties":{"formattedCitation":"(Wittemyer et al. 2008; Estes et al. 2012; Veldhuis et al. 2019)","plainCitation":"(Wittemyer et al. 2008; Estes et al. 2012; Veldhuis et al. 2019)","noteIndex":0},"citationItems":[{"id":"3PXEn7Ky/WQxMWzj0","uris":["http://zotero.org/users/5432491/items/VD99HZGE"],"itemData":{"id":4420,"type":"article-journal","abstract":"The growth of human populations around protected areas accelerates land conversion and isolation, negatively impacting biodiversity and ecosystem function, and can be exacerbated by immigration. It is often assumed that immigration around protected areas is driven by attraction in the form of economic benefits, but in many cases, people may be pushed from their areas of origin toward protected areas. Mitigating the effects of immigration around protected areas necessitates understanding the actual mechanisms causing it, which can be aided by analysis of patterns of land-cover change. Our goal was to identify the reasons for human population growth and land-cover change around the protected areas in the greater Serengeti ecosystem (henceforth “the park”), and to relate agricultural conversion from 1984–2003 to trends in human demography. We found that conversion of natural habitats to agriculture was greatest closer to the park (up to 2.3% per year), coinciding with the highest rates of human population growth (3.5% per year). Agricultural conversion and population growth were greatest where there was less existing agriculture, and population density was lowest. Lack of unfarmed land farther from the park, coupled with greater poverty near the park, suggest that movement away from areas with high population densities and land scarcity was likely driving immigration near the park, where arable land was available. Our results are essential for conservation planning for one of Africa’s hallmark ecosystems, and should encourage further examination of population growth and land-cover trends near protected areas throughout the developing world.","container-title":"Biological Conservation","DOI":"10.1016/j.biocon.2012.01.010","ISSN":"0006-3207","issue":"1","journalAbbreviation":"Biological Conservation","language":"en","page":"255-263","source":"ScienceDirect","title":"Land-cover change and human population trends in the greater Serengeti ecosystem from 1984–2003","volume":"147","author":[{"family":"Estes","given":"Anna Bond"},{"family":"Kuemmerle","given":"Tobias"},{"family":"Kushnir","given":"Hadas"},{"family":"Radeloff","given":"Volker Christian"},{"family":"Shugart","given":"Herman Henry"}],"issued":{"date-parts":[["2012",3,1]]}}},{"id":"3PXEn7Ky/J4DF56Nd","uris":["http://zotero.org/users/5432491/items/TU9T9XU5"],"itemData":{"id":2204,"type":"article-journal","abstract":"Threats to the Serengeti\nProtected areas are an important tool for conserving biodiversity and ecosystem functioning. But how well do these areas withstand pressure from human activity in surrounding landscapes? Veldhuis et al. studied long-term data from the Serengeti-Mara ecosystem in East Africa. Human activities at boundary regions cause animals to concentrate in the core of the protected area, which eventually reduces soil carbon storage and nitrogen fixation rates and increases vulnerability to extreme droughts. Similar patterns are likely for many, if not all, large protected areas.\nScience, this issue p. 1424\nProtected areas provide major benefits for humans in the form of ecosystem services, but landscape degradation by human activity at their edges may compromise their ecological functioning. Using multiple lines of evidence from 40 years of research in the Serengeti-Mara ecosystem, we find that such edge degradation has effectively “squeezed” wildlife into the core protected area and has altered the ecosystem’s dynamics even within this 40,000-square-kilometer ecosystem. This spatial cascade reduced resilience in the core and was mediated by the movement of grazers, which reduced grass fuel and fires, weakened the capacity of soils to sequester nutrients and carbon, and decreased the responsiveness of primary production to rainfall. Similar effects in other protected ecosystems worldwide may require rethinking of natural resource management outside protected areas.\nHuman impacts at the edges of a protected area lead to pronounced changes in the ecological function at its core.\nHuman impacts at the edges of a protected area lead to pronounced changes in the ecological function at its core.","container-title":"Science","DOI":"10.1126/science.aav0564","ISSN":"0036-8075, 1095-9203","issue":"6434","language":"en","note":"PMID: 30923217","page":"1424-1428","source":"science.sciencemag.org","title":"Cross-boundary human impacts compromise the Serengeti-Mara ecosystem","volume":"363","author":[{"family":"Veldhuis","given":"Michiel P."},{"family":"Ritchie","given":"Mark E."},{"family":"Ogutu","given":"Joseph O."},{"family":"Morrison","given":"Thomas A."},{"family":"Beale","given":"Colin M."},{"family":"Estes","given":"Anna B."},{"family":"Mwakilema","given":"William"},{"family":"Ojwang","given":"Gordon O."},{"family":"Parr","given":"Catherine L."},{"family":"Probert","given":"James"},{"family":"Wargute","given":"Patrick W."},{"family":"Hopcraft","given":"J. Grant C."},{"family":"Olff","given":"Han"}],"issued":{"date-parts":[["2019",3,29]]}}},{"id":"3PXEn7Ky/xojfOVBE","uris":["http://zotero.org/users/5432491/items/L47MRGQG"],"itemData":{"id":4425,"type":"article-journal","abstract":"Protected areas (PAs) have long been criticized as creations of and for an elite few, where associated costs, but few benefits, are borne by marginalized rural communities. Contrary to predictions of this argument, we found that average human population growth rates on the borders of 306 PAs in 45 countries in Africa and Latin America were nearly double average rural growth, suggesting that PAs attract, rather than repel, human settlement. Higher population growth on PA edges is evident across ecoregions, countries, and continents and is correlated positively with international donor investment in national conservation programs and an index of park-related funding. These findings provide insight on the value of PAs for local people, but also highlight a looming threat to PA effectiveness and biodiversity conservation.\nContrary to expectations, human populations living near protected areas in 45 countries in Africa and Latin America are increasing nearly twice as fast as other rural ones.\nContrary to expectations, human populations living near protected areas in 45 countries in Africa and Latin America are increasing nearly twice as fast as other rural ones.","container-title":"Science","DOI":"10.1126/science.1158900","ISSN":"0036-8075, 1095-9203","issue":"5885","language":"en","note":"publisher: American Association for the Advancement of Science\nsection: Report\nPMID: 18599788","page":"123-126","source":"science-sciencemag-org.acces.bibliotheque-diderot.fr","title":"Accelerated Human Population Growth at Protected Area Edges","volume":"321","author":[{"family":"Wittemyer","given":"George"},{"family":"Elsen","given":"Paul"},{"family":"Bean","given":"William T."},{"family":"Burton","given":"A. Coleman O."},{"family":"Brashares","given":"Justin S."}],"issued":{"date-parts":[["2008",7,4]]}}}],"schema":"https://github.com/citation-style-language/schema/raw/master/csl-citation.json"} </w:instrText>
      </w:r>
      <w:r w:rsidR="00EE2A36" w:rsidRPr="001F6E03">
        <w:rPr>
          <w:rFonts w:ascii="Times New Roman" w:hAnsi="Times New Roman" w:cs="Times New Roman"/>
          <w:color w:val="000000" w:themeColor="text1"/>
          <w:sz w:val="24"/>
          <w:szCs w:val="24"/>
          <w:lang w:val="en-US"/>
        </w:rPr>
        <w:fldChar w:fldCharType="separate"/>
      </w:r>
      <w:r w:rsidR="00EE2A36" w:rsidRPr="00850320">
        <w:rPr>
          <w:rFonts w:ascii="Times New Roman" w:hAnsi="Times New Roman" w:cs="Times New Roman"/>
          <w:sz w:val="24"/>
          <w:lang w:val="en-US"/>
        </w:rPr>
        <w:t>(Wittemyer et al. 2008; Estes et al. 2012; Veldhuis et al. 2019)</w:t>
      </w:r>
      <w:r w:rsidR="00EE2A36" w:rsidRPr="001F6E03">
        <w:rPr>
          <w:rFonts w:ascii="Times New Roman" w:hAnsi="Times New Roman" w:cs="Times New Roman"/>
          <w:color w:val="000000" w:themeColor="text1"/>
          <w:sz w:val="24"/>
          <w:szCs w:val="24"/>
          <w:lang w:val="en-US"/>
        </w:rPr>
        <w:fldChar w:fldCharType="end"/>
      </w:r>
      <w:r w:rsidR="007A69FB" w:rsidRPr="00850320">
        <w:rPr>
          <w:rFonts w:ascii="Times New Roman" w:hAnsi="Times New Roman" w:cs="Times New Roman"/>
          <w:color w:val="000000" w:themeColor="text1"/>
          <w:sz w:val="24"/>
          <w:szCs w:val="24"/>
          <w:lang w:val="en-US"/>
        </w:rPr>
        <w:t>.</w:t>
      </w:r>
      <w:r w:rsidR="00A51AC8" w:rsidRPr="00A5365B">
        <w:rPr>
          <w:lang w:val="en-US"/>
        </w:rPr>
        <w:t xml:space="preserve"> </w:t>
      </w:r>
      <w:r w:rsidR="0034362C">
        <w:rPr>
          <w:rFonts w:ascii="Times New Roman" w:hAnsi="Times New Roman" w:cs="Times New Roman"/>
          <w:color w:val="000000" w:themeColor="text1"/>
          <w:sz w:val="24"/>
          <w:szCs w:val="24"/>
          <w:lang w:val="en-US"/>
        </w:rPr>
        <w:t>Knowledge of the</w:t>
      </w:r>
      <w:r w:rsidR="00854D1B">
        <w:rPr>
          <w:rFonts w:ascii="Times New Roman" w:hAnsi="Times New Roman" w:cs="Times New Roman"/>
          <w:color w:val="000000" w:themeColor="text1"/>
          <w:sz w:val="24"/>
          <w:szCs w:val="24"/>
          <w:lang w:val="en-US"/>
        </w:rPr>
        <w:t xml:space="preserve"> </w:t>
      </w:r>
      <w:r w:rsidR="00A51AC8" w:rsidRPr="00850320">
        <w:rPr>
          <w:rFonts w:ascii="Times New Roman" w:hAnsi="Times New Roman" w:cs="Times New Roman"/>
          <w:color w:val="000000" w:themeColor="text1"/>
          <w:sz w:val="24"/>
          <w:szCs w:val="24"/>
          <w:lang w:val="en-US"/>
        </w:rPr>
        <w:t>spatiotemporal</w:t>
      </w:r>
      <w:r w:rsidR="00173388">
        <w:rPr>
          <w:rFonts w:ascii="Times New Roman" w:hAnsi="Times New Roman" w:cs="Times New Roman"/>
          <w:color w:val="000000" w:themeColor="text1"/>
          <w:sz w:val="24"/>
          <w:szCs w:val="24"/>
          <w:lang w:val="en-US"/>
        </w:rPr>
        <w:t xml:space="preserve"> pattern</w:t>
      </w:r>
      <w:r w:rsidR="00A04E8C">
        <w:rPr>
          <w:rFonts w:ascii="Times New Roman" w:hAnsi="Times New Roman" w:cs="Times New Roman"/>
          <w:color w:val="000000" w:themeColor="text1"/>
          <w:sz w:val="24"/>
          <w:szCs w:val="24"/>
          <w:lang w:val="en-US"/>
        </w:rPr>
        <w:t>s</w:t>
      </w:r>
      <w:r w:rsidR="00173388">
        <w:rPr>
          <w:rFonts w:ascii="Times New Roman" w:hAnsi="Times New Roman" w:cs="Times New Roman"/>
          <w:color w:val="000000" w:themeColor="text1"/>
          <w:sz w:val="24"/>
          <w:szCs w:val="24"/>
          <w:lang w:val="en-US"/>
        </w:rPr>
        <w:t xml:space="preserve"> of roadkills </w:t>
      </w:r>
      <w:r w:rsidR="00173388" w:rsidRPr="00850320">
        <w:rPr>
          <w:rFonts w:ascii="Times New Roman" w:hAnsi="Times New Roman" w:cs="Times New Roman"/>
          <w:color w:val="000000" w:themeColor="text1"/>
          <w:sz w:val="24"/>
          <w:szCs w:val="24"/>
          <w:lang w:val="en-US"/>
        </w:rPr>
        <w:t xml:space="preserve">can help identify </w:t>
      </w:r>
      <w:r w:rsidR="00173388">
        <w:rPr>
          <w:rFonts w:ascii="Times New Roman" w:hAnsi="Times New Roman" w:cs="Times New Roman"/>
          <w:color w:val="000000" w:themeColor="text1"/>
          <w:sz w:val="24"/>
          <w:szCs w:val="24"/>
          <w:lang w:val="en-US"/>
        </w:rPr>
        <w:t xml:space="preserve">sections within </w:t>
      </w:r>
      <w:r w:rsidR="0034362C">
        <w:rPr>
          <w:rFonts w:ascii="Times New Roman" w:hAnsi="Times New Roman" w:cs="Times New Roman"/>
          <w:color w:val="000000" w:themeColor="text1"/>
          <w:sz w:val="24"/>
          <w:szCs w:val="24"/>
          <w:lang w:val="en-US"/>
        </w:rPr>
        <w:t xml:space="preserve">road </w:t>
      </w:r>
      <w:commentRangeStart w:id="34"/>
      <w:r w:rsidR="0034362C">
        <w:rPr>
          <w:rFonts w:ascii="Times New Roman" w:hAnsi="Times New Roman" w:cs="Times New Roman"/>
          <w:color w:val="000000" w:themeColor="text1"/>
          <w:sz w:val="24"/>
          <w:szCs w:val="24"/>
          <w:lang w:val="en-US"/>
        </w:rPr>
        <w:t xml:space="preserve">networks where a specific species is particularly vulnerable </w:t>
      </w:r>
      <w:commentRangeEnd w:id="34"/>
      <w:r w:rsidR="009811B7">
        <w:rPr>
          <w:rStyle w:val="CommentReference"/>
        </w:rPr>
        <w:commentReference w:id="34"/>
      </w:r>
      <w:r w:rsidR="0034362C">
        <w:rPr>
          <w:rFonts w:ascii="Times New Roman" w:hAnsi="Times New Roman" w:cs="Times New Roman"/>
          <w:color w:val="000000" w:themeColor="text1"/>
          <w:sz w:val="24"/>
          <w:szCs w:val="24"/>
          <w:lang w:val="en-US"/>
        </w:rPr>
        <w:t xml:space="preserve">to vehicle </w:t>
      </w:r>
      <w:r w:rsidR="001E4FC9">
        <w:rPr>
          <w:rFonts w:ascii="Times New Roman" w:hAnsi="Times New Roman" w:cs="Times New Roman"/>
          <w:color w:val="000000" w:themeColor="text1"/>
          <w:sz w:val="24"/>
          <w:szCs w:val="24"/>
          <w:lang w:val="en-US"/>
        </w:rPr>
        <w:t>collisions</w:t>
      </w:r>
      <w:r w:rsidR="0034362C">
        <w:rPr>
          <w:rFonts w:ascii="Times New Roman" w:hAnsi="Times New Roman" w:cs="Times New Roman"/>
          <w:color w:val="000000" w:themeColor="text1"/>
          <w:sz w:val="24"/>
          <w:szCs w:val="24"/>
          <w:lang w:val="en-US"/>
        </w:rPr>
        <w:t xml:space="preserve"> and </w:t>
      </w:r>
      <w:r w:rsidR="00173388">
        <w:rPr>
          <w:rFonts w:ascii="Times New Roman" w:hAnsi="Times New Roman" w:cs="Times New Roman"/>
          <w:color w:val="000000" w:themeColor="text1"/>
          <w:sz w:val="24"/>
          <w:szCs w:val="24"/>
          <w:lang w:val="en-US"/>
        </w:rPr>
        <w:t xml:space="preserve">where </w:t>
      </w:r>
      <w:r w:rsidR="00D706E3" w:rsidRPr="00850320">
        <w:rPr>
          <w:rFonts w:ascii="Times New Roman" w:hAnsi="Times New Roman" w:cs="Times New Roman"/>
          <w:color w:val="000000" w:themeColor="text1"/>
          <w:sz w:val="24"/>
          <w:szCs w:val="24"/>
          <w:lang w:val="en-US"/>
        </w:rPr>
        <w:t>mitigation strategies</w:t>
      </w:r>
      <w:r w:rsidR="00D706E3">
        <w:rPr>
          <w:rFonts w:ascii="Times New Roman" w:hAnsi="Times New Roman" w:cs="Times New Roman"/>
          <w:color w:val="000000" w:themeColor="text1"/>
          <w:sz w:val="24"/>
          <w:szCs w:val="24"/>
          <w:lang w:val="en-US"/>
        </w:rPr>
        <w:t xml:space="preserve"> should be</w:t>
      </w:r>
      <w:r w:rsidR="00173388" w:rsidRPr="00850320">
        <w:rPr>
          <w:rFonts w:ascii="Times New Roman" w:hAnsi="Times New Roman" w:cs="Times New Roman"/>
          <w:color w:val="000000" w:themeColor="text1"/>
          <w:sz w:val="24"/>
          <w:szCs w:val="24"/>
          <w:lang w:val="en-US"/>
        </w:rPr>
        <w:t xml:space="preserve"> implement</w:t>
      </w:r>
      <w:r w:rsidR="00D706E3">
        <w:rPr>
          <w:rFonts w:ascii="Times New Roman" w:hAnsi="Times New Roman" w:cs="Times New Roman"/>
          <w:color w:val="000000" w:themeColor="text1"/>
          <w:sz w:val="24"/>
          <w:szCs w:val="24"/>
          <w:lang w:val="en-US"/>
        </w:rPr>
        <w:t>ed</w:t>
      </w:r>
      <w:r w:rsidR="002A101D">
        <w:rPr>
          <w:rFonts w:ascii="Times New Roman" w:hAnsi="Times New Roman" w:cs="Times New Roman"/>
          <w:color w:val="000000" w:themeColor="text1"/>
          <w:sz w:val="24"/>
          <w:szCs w:val="24"/>
          <w:lang w:val="en-US"/>
        </w:rPr>
        <w:t xml:space="preserve"> </w:t>
      </w:r>
      <w:r w:rsidR="007A79DC">
        <w:rPr>
          <w:rFonts w:ascii="Times New Roman" w:hAnsi="Times New Roman" w:cs="Times New Roman"/>
          <w:color w:val="000000" w:themeColor="text1"/>
          <w:sz w:val="24"/>
          <w:szCs w:val="24"/>
          <w:lang w:val="en-US"/>
        </w:rPr>
        <w:fldChar w:fldCharType="begin"/>
      </w:r>
      <w:r w:rsidR="007A79DC">
        <w:rPr>
          <w:rFonts w:ascii="Times New Roman" w:hAnsi="Times New Roman" w:cs="Times New Roman"/>
          <w:color w:val="000000" w:themeColor="text1"/>
          <w:sz w:val="24"/>
          <w:szCs w:val="24"/>
          <w:lang w:val="en-US"/>
        </w:rPr>
        <w:instrText xml:space="preserve"> ADDIN ZOTERO_ITEM CSL_CITATION {"citationID":"gu16jJZD","properties":{"formattedCitation":"(Seiler 2005; Steiner et al. 2014; Rendall et al. 2021)","plainCitation":"(Seiler 2005; Steiner et al. 2014; Rendall et al. 2021)","noteIndex":0},"citationItems":[{"id":3971,"uris":["http://zotero.org/users/local/9XAuDGlL/items/8PMFG978"],"itemData":{"id":3971,"type":"article-journal","abstract":"1 Animal–vehicle collisions are a serious problem for road planners and biologists concerned with traffic safety, species conservation and animal welfare. In Sweden, vehicle collisions with moose (MVC) are an important safety issue. Police records average approximately 4500 incidents year−1, including 10–15 human fatalities. New mitigation policies require improved knowledge of the factors influencing the spatial distribution of MVC. 2 Three logistic regression models were developed to predict MVC risks on public roads for use in strategic and project-related impact assessment. The models were based on remotely sensed landscape data, road and traffic statistics and estimations of moose density, quantified at 2000 accident and 2000 non-accident control sites in south-central Sweden. Model predictions were validated on 2600 1-km road sections in the county of Örebro, which were classified as either accident or non-accident roads. Model performances were compared using Akaike's information criterion. 3 Traffic volume, vehicle speed and the occurrence of fences were dominant factors determining MVC risks, identifying 72·7% of all accident sites. Within a given road category, however, the amount of and distance to forest cover, density of intersections between forest edges, private roads and the main accident road, and moose abundance indexed by harvest statistics, significantly distinguished between accident and control sites. In combination, road–traffic and landscape parameters produced an overall concordance in 83·6% of the predicted sites and identified 76·1% of all test road sections correctly. 4 Synthesis and applications. The risk of moose–vehicle collisions in Sweden can be predicted from remotely sensed landscape data in combination with road traffic data. Prediction models suggest that reduced vehicle speed in combination with road fencing and increased roadside clearance may provide effective tools for road planners in counteracting MVC. However, effective mitigation will depend on integrated management of the surrounding landscape and moose population, as well as increased responsibility of individual drivers. Remedying animal–vehicle collisions must involve road authorities as much as landowners and the public.","container-title":"Journal of Applied Ecology","DOI":"10.1111/j.1365-2664.2005.01013.x","ISSN":"1365-2664","issue":"2","language":"en","note":"_eprint: https://besjournals.onlinelibrary.wiley.com/doi/pdf/10.1111/j.1365-2664.2005.01013.x","page":"371-382","source":"Wiley Online Library","title":"Predicting locations of moose–vehicle collisions in Sweden","volume":"42","author":[{"family":"Seiler","given":"Andreas"}],"issued":{"date-parts":[["2005"]]}}},{"id":3974,"uris":["http://zotero.org/users/local/9XAuDGlL/items/GAEXCAKS"],"itemData":{"id":3974,"type":"article-journal","abstract":"The increasing number of deer–vehicle-accidents (DVAs) and the resulting economic costs have promoted numerous studies on behavioural and environmental factors which may contribute to the quantity, spatiotemporal distribution and characteristics of DVAs. Contrary to the spatial pattern of DVAs, data of their temporal pattern is scarce and difficult to obtain because of insufficient accuracy in available datasets, missing standardization in data aquisition, legal terms and low reporting rates to authorities. Literature of deer–traffic collisions on roads and railways is reviewed to examine current understanding of DVA temporal trends. Seasonal, diurnal and lunar peak accident periods are identified for deer, although seasonal pattern are not consistent among and within species or regions and data on effects of lunar cycles on DVAs is almost non-existent. Cluster analysis of seasonal DVA data shows nine distinct clusters of different seasonal DVA pattern for cervid species within the reviewed literature. Studies analyzing the relationship between time-related traffic predictors and DVAs yield mixed results. Despite the seasonal dissimilarity, diurnal DVA pattern are comparatively constant in deer, resulting in pronounced DVA peaks during the hours of dusk and dawn frequently described as bimodal crepuscular pattern. Behavioural aspects in activity seem to have the highest impact in DVAs temporal trends. Differences and variations are related to habitat-, climatic- and traffic characteristics as well as effects of predation, hunting and disturbance. Knowledge of detailed temporal DVA pattern is essential for prevention management as well as for the application and evaluation of mitigation measures.","container-title":"Accident Analysis &amp; Prevention","DOI":"10.1016/j.aap.2014.01.020","ISSN":"0001-4575","journalAbbreviation":"Accident Analysis &amp; Prevention","language":"en","page":"168-181","source":"ScienceDirect","title":"A review on the temporal pattern of deer–vehicle accidents: Impact of seasonal, diurnal and lunar effects in cervids","title-short":"A review on the temporal pattern of deer–vehicle accidents","volume":"66","author":[{"family":"Steiner","given":"Wolfgang"},{"family":"Leisch","given":"Friedrich"},{"family":"Hackländer","given":"Klaus"}],"issued":{"date-parts":[["2014",5,1]]}}},{"id":2666,"uris":["http://zotero.org/users/local/9XAuDGlL/items/4FEY4J5P"],"itemData":{"id":2666,"type":"article-journal","abstract":"Understanding when and where roadkill is most likely to occur is vital to reducing wildlife-vehicle collisions. However, little is known about how roadkill rates change through time and whether or not the key influences on roadkill also change. Understanding changes in roadkill will facilitate the best implementation of mitigation measures. We aimed to determine how roadkill rates have changed between two distinct time periods and assess whether the spatial and temporal drivers of roadkill rates may have changed: with a view to informing taxon-specific mitigation strategies. We assess the spatial and temporal factors that influence road mortalities in two periods (1998–1999 and 2014) at the same site for multiple taxa. Bi-weekly surveys were undertaken from February to May 1998 and 1999 and again from February to June 2014. In total 2479 individual roadkill were recorded throughout the surveys, with 1.59 r</w:instrText>
      </w:r>
      <w:r w:rsidR="007A79DC" w:rsidRPr="000958AE">
        <w:rPr>
          <w:rFonts w:ascii="Times New Roman" w:hAnsi="Times New Roman" w:cs="Times New Roman"/>
          <w:color w:val="000000" w:themeColor="text1"/>
          <w:sz w:val="24"/>
          <w:szCs w:val="24"/>
          <w:lang w:val="en-US"/>
        </w:rPr>
        <w:instrText xml:space="preserve">oadkill per km per month in the 1990s, increasing to 2.39 per km per month in 2014. Roadkill rates increased primarily with road speed limit with mortalities peaking at moderate (60–80 km/h) speeds, however, the structural complexity of roadside vegetation influenced roadkill rates for some taxa but not others. We show that roadkill rates have changed through time with shifts in both the temporal and spatial influences on these roadkill rates. These changes are likely associated with changes in the abundance of taxa and increased vehicle traffic. The spatial and temporal drivers of roadkill rates were found to be taxon specific, and although mitigation measures exist, assessment of their efficacy remains a priority.","container-title":"Global Ecology and Conservation","DOI":"10.1016/j.gecco.2021.e01530","ISSN":"2351-9894","journalAbbreviation":"Global Ecology and Conservation","language":"en","page":"e01530","source":"ScienceDirect","title":"Where wildlife and traffic collide: Roadkill rates change through time in a wildlife-tourism hotspot","title-short":"Where wildlife and traffic collide","volume":"27","author":[{"family":"Rendall","given":"Anthony R."},{"family":"Webb","given":"Vicki"},{"family":"Sutherland","given":"Duncan R."},{"family":"White","given":"John G."},{"family":"Renwick","given":"Leanne"},{"family":"Cooke","given":"Raylene"}],"issued":{"date-parts":[["2021",6,1]]}}}],"schema":"https://github.com/citation-style-language/schema/raw/master/csl-citation.json"} </w:instrText>
      </w:r>
      <w:r w:rsidR="007A79DC">
        <w:rPr>
          <w:rFonts w:ascii="Times New Roman" w:hAnsi="Times New Roman" w:cs="Times New Roman"/>
          <w:color w:val="000000" w:themeColor="text1"/>
          <w:sz w:val="24"/>
          <w:szCs w:val="24"/>
          <w:lang w:val="en-US"/>
        </w:rPr>
        <w:fldChar w:fldCharType="separate"/>
      </w:r>
      <w:r w:rsidR="007A79DC" w:rsidRPr="0081546A">
        <w:rPr>
          <w:rFonts w:ascii="Times New Roman" w:hAnsi="Times New Roman" w:cs="Times New Roman"/>
          <w:sz w:val="24"/>
          <w:lang w:val="en-US"/>
        </w:rPr>
        <w:t>(Seiler 2005; Steiner et al. 2014; Rendall et al. 2021)</w:t>
      </w:r>
      <w:r w:rsidR="007A79DC">
        <w:rPr>
          <w:rFonts w:ascii="Times New Roman" w:hAnsi="Times New Roman" w:cs="Times New Roman"/>
          <w:color w:val="000000" w:themeColor="text1"/>
          <w:sz w:val="24"/>
          <w:szCs w:val="24"/>
          <w:lang w:val="en-US"/>
        </w:rPr>
        <w:fldChar w:fldCharType="end"/>
      </w:r>
      <w:r w:rsidR="0034362C" w:rsidRPr="000958AE">
        <w:rPr>
          <w:rFonts w:ascii="Times New Roman" w:hAnsi="Times New Roman" w:cs="Times New Roman"/>
          <w:color w:val="000000" w:themeColor="text1"/>
          <w:sz w:val="24"/>
          <w:szCs w:val="24"/>
          <w:lang w:val="en-US"/>
        </w:rPr>
        <w:t xml:space="preserve">. </w:t>
      </w:r>
      <w:r w:rsidR="0034362C">
        <w:rPr>
          <w:rFonts w:ascii="Times New Roman" w:hAnsi="Times New Roman" w:cs="Times New Roman"/>
          <w:color w:val="000000" w:themeColor="text1"/>
          <w:sz w:val="24"/>
          <w:szCs w:val="24"/>
          <w:lang w:val="en-US"/>
        </w:rPr>
        <w:t>Additionally, d</w:t>
      </w:r>
      <w:r w:rsidR="00D706E3">
        <w:rPr>
          <w:rFonts w:ascii="Times New Roman" w:hAnsi="Times New Roman" w:cs="Times New Roman"/>
          <w:color w:val="000000" w:themeColor="text1"/>
          <w:sz w:val="24"/>
          <w:szCs w:val="24"/>
          <w:lang w:val="en-US"/>
        </w:rPr>
        <w:t>emographic information</w:t>
      </w:r>
      <w:r w:rsidR="00A04E8C">
        <w:rPr>
          <w:rFonts w:ascii="Times New Roman" w:hAnsi="Times New Roman" w:cs="Times New Roman"/>
          <w:color w:val="000000" w:themeColor="text1"/>
          <w:sz w:val="24"/>
          <w:szCs w:val="24"/>
          <w:lang w:val="en-US"/>
        </w:rPr>
        <w:t xml:space="preserve"> on roadkill</w:t>
      </w:r>
      <w:r w:rsidR="001E4FC9">
        <w:rPr>
          <w:rFonts w:ascii="Times New Roman" w:hAnsi="Times New Roman" w:cs="Times New Roman"/>
          <w:color w:val="000000" w:themeColor="text1"/>
          <w:sz w:val="24"/>
          <w:szCs w:val="24"/>
          <w:lang w:val="en-US"/>
        </w:rPr>
        <w:t>ed individuals</w:t>
      </w:r>
      <w:r w:rsidR="00A04E8C">
        <w:rPr>
          <w:rFonts w:ascii="Times New Roman" w:hAnsi="Times New Roman" w:cs="Times New Roman"/>
          <w:color w:val="000000" w:themeColor="text1"/>
          <w:sz w:val="24"/>
          <w:szCs w:val="24"/>
          <w:lang w:val="en-US"/>
        </w:rPr>
        <w:t xml:space="preserve"> </w:t>
      </w:r>
      <w:r w:rsidR="0034362C">
        <w:rPr>
          <w:rFonts w:ascii="Times New Roman" w:hAnsi="Times New Roman" w:cs="Times New Roman"/>
          <w:color w:val="000000" w:themeColor="text1"/>
          <w:sz w:val="24"/>
          <w:szCs w:val="24"/>
          <w:lang w:val="en-US"/>
        </w:rPr>
        <w:t xml:space="preserve">can provide an assessment of </w:t>
      </w:r>
      <w:r w:rsidR="00A04E8C">
        <w:rPr>
          <w:rFonts w:ascii="Times New Roman" w:hAnsi="Times New Roman" w:cs="Times New Roman"/>
          <w:color w:val="000000" w:themeColor="text1"/>
          <w:sz w:val="24"/>
          <w:szCs w:val="24"/>
          <w:lang w:val="en-US"/>
        </w:rPr>
        <w:t>the</w:t>
      </w:r>
      <w:r w:rsidR="00D706E3">
        <w:rPr>
          <w:rFonts w:ascii="Times New Roman" w:hAnsi="Times New Roman" w:cs="Times New Roman"/>
          <w:color w:val="000000" w:themeColor="text1"/>
          <w:sz w:val="24"/>
          <w:szCs w:val="24"/>
          <w:lang w:val="en-US"/>
        </w:rPr>
        <w:t xml:space="preserve"> scale of loses and possible demographic consequences</w:t>
      </w:r>
      <w:r w:rsidR="0034362C">
        <w:rPr>
          <w:rFonts w:ascii="Times New Roman" w:hAnsi="Times New Roman" w:cs="Times New Roman"/>
          <w:color w:val="000000" w:themeColor="text1"/>
          <w:sz w:val="24"/>
          <w:szCs w:val="24"/>
          <w:lang w:val="en-US"/>
        </w:rPr>
        <w:t xml:space="preserve"> for a given</w:t>
      </w:r>
      <w:r w:rsidR="00D706E3">
        <w:rPr>
          <w:rFonts w:ascii="Times New Roman" w:hAnsi="Times New Roman" w:cs="Times New Roman"/>
          <w:color w:val="000000" w:themeColor="text1"/>
          <w:sz w:val="24"/>
          <w:szCs w:val="24"/>
          <w:lang w:val="en-US"/>
        </w:rPr>
        <w:t xml:space="preserve"> species</w:t>
      </w:r>
      <w:r w:rsidR="00173388" w:rsidRPr="00850320">
        <w:rPr>
          <w:rFonts w:ascii="Times New Roman" w:hAnsi="Times New Roman" w:cs="Times New Roman"/>
          <w:color w:val="000000" w:themeColor="text1"/>
          <w:sz w:val="24"/>
          <w:szCs w:val="24"/>
          <w:lang w:val="en-US"/>
        </w:rPr>
        <w:t xml:space="preserve"> </w:t>
      </w:r>
      <w:r w:rsidR="00582AC1">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{"citationID":"PgpNjhBJ","properties":{"formattedCitation":"(Grilo et al. 2015; Gunson &amp; Teixeira 2015; Garriga et al. 2017)","plainCitation":"(Grilo et al. 2015; Gunson &amp; Teixeira 2015; Garriga et al. 2017)","noteIndex":0},"citationItems":[{"id":"3PXEn7Ky/OfUtP8Wm","uris":["http://zotero.org/users/5432491/items/WIQLM6Z2"],"itemData":{"id":"1OY9volh/nJYgsB6w","type":"chapter","abstract":"Carnivores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J."},{"family":"Klar","given":"Nina"}],"accessed":{"date-parts":[["2020",5,18]]},"issued":{"date-parts":[["2015"]]}}},{"id":456,"uris":["http://zotero.org/users/local/9XAuDGlL/items/2RGGLFQJ"],"itemData":{"id":456,"type":"chapter","abstract":"Collisions between vehicles and wildlife impact human safety and wildlife conservation. Transportation planners are increasingly involved in planning and implementing road-wildlife mitigation measures to lessen the risk of wildlife-vehicle collision (WVC) as well as provide connectivity opportunities for safe wildlife movement. An understanding of where, when and why WVC occur is essential to avoid high-risk areas and design effective mitigation measures. 1 Information about when, where and why WVC occur along roads can be used to inform where mitigation would be most effectively placed to reduce WVC. 2 Global Positioning Systems are essential for the rapid and accurate collection of large volumes of WVC data for use in mitigation planning. 3 There are numerous methods available to identify where and when WVC hotspots and hot moments are located along roads that can instruct mitigation planners. 4 When WVC data is not available, models can be used to predict WVC hotspots and hot moments; however, more rigorous study designs are required for application to mitigation planning. 5 There are several inexpensive and accessible tools that have been developed to measure when, where and why WVC occur. There are many tools available to assist transportation planners and decision-makers in determining the location of mitigation measures for wildlife. These tools use empirical data to calculate hotspots and hot moments of WVC along roads. When empirical data is not available, predictive models can be applied to roads that have similar road and landscape conditions as the modelled site.","container-title":"Handbook of Road Ecology","ISBN":"978-1-118-56817-0","language":"en","note":"container-title: Handbook of Road Ecology\nDOI: 10.1002/9781118568170.ch13","page":"101-109","publisher":"John Wiley &amp; Sons, Ltd","source":"Wiley Online Library","title":"Chap 13: Road–Wildlife Mitigation Planning can be Improved by Identifying the Patterns and Processes Associated with Wildlife-Vehicle Collisions","URL":"https://onlinelibrary.wiley.com/doi/abs/10.1002/9781118568170.ch13","author":[{"family":"Gunson","given":"Kari"},{"family":"Teixeira","given":"Fernanda Zimmermann"}],"accessed":{"date-parts":[["2020",1,16]]},"issued":{"date-parts":[["2015",1]]}}},{"id":2824,"uris":["http://zotero.org/users/local/9XAuDGlL/items/3MX592IU"],"itemData":{"id":2824,"type":"article-journal","container-title":"Landscape and Urban Planning","DOI":"10.1016/j.landurbplan.2016.05.029","ISSN":"01692046","journalAbbreviation":"Landscape and Urban Planning","language":"en","note":"container-title: Landscape and Urban Planning","page":"36-44","source":"DOI.org (Crossref)","title":"Seasonal variation in vertebrate traffic casualties and its implications for mitigation measures","volume":"157","author":[{"family":"Garriga","given":"Núria"},{"family":"Franch","given":"Marc"},{"family":"Santos","given":"Xavier"},{"family":"Montori","given":"Albert"},{"family":"Llorente","given":"Gustavo A."}],"issued":{"date-parts":[["2017",1]]}}}],"schema":"https://github.com/citation-style-language/schema/raw/master/csl-citation.json"} </w:instrText>
      </w:r>
      <w:r w:rsidR="00582AC1">
        <w:rPr>
          <w:rFonts w:ascii="Times New Roman" w:hAnsi="Times New Roman" w:cs="Times New Roman"/>
          <w:color w:val="000000" w:themeColor="text1"/>
          <w:sz w:val="24"/>
          <w:szCs w:val="24"/>
          <w:lang w:val="en-US"/>
        </w:rPr>
        <w:fldChar w:fldCharType="separate"/>
      </w:r>
      <w:r w:rsidR="00582AC1" w:rsidRPr="0081546A">
        <w:rPr>
          <w:rFonts w:ascii="Times New Roman" w:hAnsi="Times New Roman" w:cs="Times New Roman"/>
          <w:sz w:val="24"/>
          <w:lang w:val="en-US"/>
        </w:rPr>
        <w:t>(Grilo et al. 2015; Gunson &amp; Teixeira 2015; Garriga et al. 2017)</w:t>
      </w:r>
      <w:r w:rsidR="00582AC1">
        <w:rPr>
          <w:rFonts w:ascii="Times New Roman" w:hAnsi="Times New Roman" w:cs="Times New Roman"/>
          <w:color w:val="000000" w:themeColor="text1"/>
          <w:sz w:val="24"/>
          <w:szCs w:val="24"/>
          <w:lang w:val="en-US"/>
        </w:rPr>
        <w:fldChar w:fldCharType="end"/>
      </w:r>
      <w:r w:rsidR="00582AC1" w:rsidRPr="007A79DC">
        <w:rPr>
          <w:rFonts w:ascii="Times New Roman" w:hAnsi="Times New Roman" w:cs="Times New Roman"/>
          <w:color w:val="000000" w:themeColor="text1"/>
          <w:sz w:val="24"/>
          <w:szCs w:val="24"/>
          <w:lang w:val="en-US"/>
        </w:rPr>
        <w:t>.</w:t>
      </w:r>
    </w:p>
    <w:p w14:paraId="7BE40308" w14:textId="3152E82A" w:rsidR="00705B72" w:rsidRPr="00D933BB" w:rsidRDefault="00EE2A36" w:rsidP="00705B72">
      <w:pPr>
        <w:spacing w:line="600" w:lineRule="auto"/>
        <w:ind w:firstLine="720"/>
        <w:rPr>
          <w:ins w:id="35" w:author="Sarah Benhaiem" w:date="2022-05-24T09:49:00Z"/>
          <w:rFonts w:ascii="Times New Roman" w:hAnsi="Times New Roman" w:cs="Times New Roman"/>
          <w:color w:val="FF0000"/>
          <w:sz w:val="24"/>
          <w:szCs w:val="24"/>
          <w:lang w:val="en-US"/>
        </w:rPr>
      </w:pPr>
      <w:r w:rsidRPr="00850320">
        <w:rPr>
          <w:rFonts w:ascii="Times New Roman" w:hAnsi="Times New Roman" w:cs="Times New Roman"/>
          <w:color w:val="000000" w:themeColor="text1"/>
          <w:sz w:val="24"/>
          <w:szCs w:val="24"/>
          <w:lang w:val="en-US"/>
        </w:rPr>
        <w:t xml:space="preserve">Large carnivores </w:t>
      </w:r>
      <w:r w:rsidR="000A517D" w:rsidRPr="00850320">
        <w:rPr>
          <w:rFonts w:ascii="Times New Roman" w:hAnsi="Times New Roman" w:cs="Times New Roman"/>
          <w:color w:val="000000" w:themeColor="text1"/>
          <w:sz w:val="24"/>
          <w:szCs w:val="24"/>
          <w:lang w:val="en-US"/>
        </w:rPr>
        <w:t>are</w:t>
      </w:r>
      <w:r w:rsidR="004F1327"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 xml:space="preserve">particularly </w:t>
      </w:r>
      <w:r w:rsidR="00AA2663" w:rsidRPr="00850320">
        <w:rPr>
          <w:rFonts w:ascii="Times New Roman" w:hAnsi="Times New Roman" w:cs="Times New Roman"/>
          <w:color w:val="000000" w:themeColor="text1"/>
          <w:sz w:val="24"/>
          <w:szCs w:val="24"/>
          <w:lang w:val="en-US"/>
        </w:rPr>
        <w:t>vulnerable to road accidents</w:t>
      </w:r>
      <w:r w:rsidRPr="00850320">
        <w:rPr>
          <w:rFonts w:ascii="Times New Roman" w:hAnsi="Times New Roman" w:cs="Times New Roman"/>
          <w:color w:val="000000" w:themeColor="text1"/>
          <w:sz w:val="24"/>
          <w:szCs w:val="24"/>
          <w:lang w:val="en-US"/>
        </w:rPr>
        <w:t xml:space="preserve"> as they </w:t>
      </w:r>
      <w:r w:rsidR="00AE3F3C" w:rsidRPr="00850320">
        <w:rPr>
          <w:rFonts w:ascii="Times New Roman" w:hAnsi="Times New Roman" w:cs="Times New Roman"/>
          <w:color w:val="000000" w:themeColor="text1"/>
          <w:sz w:val="24"/>
          <w:szCs w:val="24"/>
          <w:lang w:val="en-US"/>
        </w:rPr>
        <w:t xml:space="preserve">typically i) </w:t>
      </w:r>
      <w:r w:rsidRPr="00850320">
        <w:rPr>
          <w:rFonts w:ascii="Times New Roman" w:hAnsi="Times New Roman" w:cs="Times New Roman"/>
          <w:color w:val="000000" w:themeColor="text1"/>
          <w:sz w:val="24"/>
          <w:szCs w:val="24"/>
          <w:lang w:val="en-US"/>
        </w:rPr>
        <w:t xml:space="preserve">range </w:t>
      </w:r>
      <w:r w:rsidR="00837842" w:rsidRPr="00850320">
        <w:rPr>
          <w:rFonts w:ascii="Times New Roman" w:hAnsi="Times New Roman" w:cs="Times New Roman"/>
          <w:color w:val="000000" w:themeColor="text1"/>
          <w:sz w:val="24"/>
          <w:szCs w:val="24"/>
          <w:lang w:val="en-US"/>
        </w:rPr>
        <w:t xml:space="preserve">over large distances </w:t>
      </w:r>
      <w:r w:rsidRPr="00850320">
        <w:rPr>
          <w:rFonts w:ascii="Times New Roman" w:hAnsi="Times New Roman" w:cs="Times New Roman"/>
          <w:color w:val="000000" w:themeColor="text1"/>
          <w:sz w:val="24"/>
          <w:szCs w:val="24"/>
          <w:lang w:val="en-US"/>
        </w:rPr>
        <w:t xml:space="preserve">and </w:t>
      </w:r>
      <w:r w:rsidR="00837842" w:rsidRPr="00850320">
        <w:rPr>
          <w:rFonts w:ascii="Times New Roman" w:hAnsi="Times New Roman" w:cs="Times New Roman"/>
          <w:color w:val="000000" w:themeColor="text1"/>
          <w:sz w:val="24"/>
          <w:szCs w:val="24"/>
          <w:lang w:val="en-US"/>
        </w:rPr>
        <w:t>thus may</w:t>
      </w:r>
      <w:r w:rsidRPr="00850320">
        <w:rPr>
          <w:rFonts w:ascii="Times New Roman" w:hAnsi="Times New Roman" w:cs="Times New Roman"/>
          <w:color w:val="000000" w:themeColor="text1"/>
          <w:sz w:val="24"/>
          <w:szCs w:val="24"/>
          <w:lang w:val="en-US"/>
        </w:rPr>
        <w:t xml:space="preserve"> cross roads</w:t>
      </w:r>
      <w:r w:rsidR="001E4FC9">
        <w:rPr>
          <w:rFonts w:ascii="Times New Roman" w:hAnsi="Times New Roman" w:cs="Times New Roman"/>
          <w:color w:val="000000" w:themeColor="text1"/>
          <w:sz w:val="24"/>
          <w:szCs w:val="24"/>
          <w:lang w:val="en-US"/>
        </w:rPr>
        <w:t xml:space="preserve"> more frequently</w:t>
      </w:r>
      <w:r w:rsidRPr="00850320">
        <w:rPr>
          <w:rFonts w:ascii="Times New Roman" w:hAnsi="Times New Roman" w:cs="Times New Roman"/>
          <w:color w:val="000000" w:themeColor="text1"/>
          <w:sz w:val="24"/>
          <w:szCs w:val="24"/>
          <w:lang w:val="en-US"/>
        </w:rPr>
        <w:t xml:space="preserve"> </w:t>
      </w:r>
      <w:r w:rsidRPr="001F6E03">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{"citationID":"taMTjsNm","properties":{"formattedCitation":"(Grilo et al. 2015)","plainCitation":"(Grilo et al. 2015)","noteIndex":0},"citationItems":[{"id":"3PXEn7Ky/OfUtP8Wm","uris":["http://zotero.org/users/5432491/items/WIQLM6Z2"],"itemData":{"id":4906,"type":"chapter","abstract":"Carnivores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J."},{"family":"Klar","given":"Nina"}],"accessed":{"date-parts":[["2020",5,18]]},"issued":{"date-parts":[["2015"]]}}}],"schema":"https://github.com/citation-style-language/schema/raw/master/csl-citation.json"} </w:instrText>
      </w:r>
      <w:r w:rsidRPr="001F6E03">
        <w:rPr>
          <w:rFonts w:ascii="Times New Roman" w:hAnsi="Times New Roman" w:cs="Times New Roman"/>
          <w:color w:val="000000" w:themeColor="text1"/>
          <w:sz w:val="24"/>
          <w:szCs w:val="24"/>
          <w:lang w:val="en-US"/>
        </w:rPr>
        <w:fldChar w:fldCharType="separate"/>
      </w:r>
      <w:r w:rsidRPr="00850320">
        <w:rPr>
          <w:rFonts w:ascii="Times New Roman" w:hAnsi="Times New Roman" w:cs="Times New Roman"/>
          <w:sz w:val="24"/>
          <w:lang w:val="en-US"/>
        </w:rPr>
        <w:t>(Grilo et al. 2015)</w:t>
      </w:r>
      <w:r w:rsidRPr="001F6E03">
        <w:rPr>
          <w:rFonts w:ascii="Times New Roman" w:hAnsi="Times New Roman" w:cs="Times New Roman"/>
          <w:color w:val="000000" w:themeColor="text1"/>
          <w:sz w:val="24"/>
          <w:szCs w:val="24"/>
          <w:lang w:val="en-US"/>
        </w:rPr>
        <w:fldChar w:fldCharType="end"/>
      </w:r>
      <w:r w:rsidR="00E77902" w:rsidRPr="00850320">
        <w:rPr>
          <w:rFonts w:ascii="Times New Roman" w:hAnsi="Times New Roman" w:cs="Times New Roman"/>
          <w:color w:val="000000" w:themeColor="text1"/>
          <w:sz w:val="24"/>
          <w:szCs w:val="24"/>
          <w:lang w:val="en-US"/>
        </w:rPr>
        <w:t>,</w:t>
      </w:r>
      <w:r w:rsidR="000A517D" w:rsidRPr="00850320">
        <w:rPr>
          <w:rFonts w:ascii="Times New Roman" w:hAnsi="Times New Roman" w:cs="Times New Roman"/>
          <w:color w:val="000000" w:themeColor="text1"/>
          <w:sz w:val="24"/>
          <w:szCs w:val="24"/>
          <w:lang w:val="en-US"/>
        </w:rPr>
        <w:t xml:space="preserve"> </w:t>
      </w:r>
      <w:r w:rsidR="00AE3F3C" w:rsidRPr="00850320">
        <w:rPr>
          <w:rFonts w:ascii="Times New Roman" w:hAnsi="Times New Roman" w:cs="Times New Roman"/>
          <w:color w:val="000000" w:themeColor="text1"/>
          <w:sz w:val="24"/>
          <w:szCs w:val="24"/>
          <w:lang w:val="en-US"/>
        </w:rPr>
        <w:t xml:space="preserve">ii) </w:t>
      </w:r>
      <w:r w:rsidR="00837842" w:rsidRPr="00850320">
        <w:rPr>
          <w:rFonts w:ascii="Times New Roman" w:hAnsi="Times New Roman" w:cs="Times New Roman"/>
          <w:color w:val="000000" w:themeColor="text1"/>
          <w:sz w:val="24"/>
          <w:szCs w:val="24"/>
          <w:lang w:val="en-US"/>
        </w:rPr>
        <w:t>often travel along</w:t>
      </w:r>
      <w:r w:rsidR="005419E0" w:rsidRPr="00850320">
        <w:rPr>
          <w:rFonts w:ascii="Times New Roman" w:hAnsi="Times New Roman" w:cs="Times New Roman"/>
          <w:color w:val="000000" w:themeColor="text1"/>
          <w:sz w:val="24"/>
          <w:szCs w:val="24"/>
          <w:lang w:val="en-US"/>
        </w:rPr>
        <w:t xml:space="preserve"> roads</w:t>
      </w:r>
      <w:r w:rsidR="00C04F22">
        <w:rPr>
          <w:rFonts w:ascii="Times New Roman" w:hAnsi="Times New Roman" w:cs="Times New Roman"/>
          <w:color w:val="000000" w:themeColor="text1"/>
          <w:sz w:val="24"/>
          <w:szCs w:val="24"/>
          <w:lang w:val="en-US"/>
        </w:rPr>
        <w:t xml:space="preserve"> and tracks</w:t>
      </w:r>
      <w:r w:rsidR="00E078C1" w:rsidRPr="00850320">
        <w:rPr>
          <w:rFonts w:ascii="Times New Roman" w:hAnsi="Times New Roman" w:cs="Times New Roman"/>
          <w:color w:val="000000" w:themeColor="text1"/>
          <w:sz w:val="24"/>
          <w:szCs w:val="24"/>
          <w:lang w:val="en-US"/>
        </w:rPr>
        <w:t xml:space="preserve"> </w:t>
      </w:r>
      <w:r w:rsidR="00E078C1" w:rsidRPr="001F6E03">
        <w:rPr>
          <w:rFonts w:ascii="Times New Roman" w:hAnsi="Times New Roman" w:cs="Times New Roman"/>
          <w:color w:val="000000" w:themeColor="text1"/>
          <w:sz w:val="24"/>
          <w:szCs w:val="24"/>
          <w:lang w:val="en-US"/>
        </w:rPr>
        <w:fldChar w:fldCharType="begin"/>
      </w:r>
      <w:r w:rsidR="00A77372">
        <w:rPr>
          <w:rFonts w:ascii="Times New Roman" w:hAnsi="Times New Roman" w:cs="Times New Roman"/>
          <w:color w:val="000000" w:themeColor="text1"/>
          <w:sz w:val="24"/>
          <w:szCs w:val="24"/>
          <w:lang w:val="en-US"/>
        </w:rPr>
        <w:instrText xml:space="preserve"> ADDIN ZOTERO_ITEM CSL_CITATION {"citationID":"sQToL2rX","properties":{"formattedCitation":"(Hill et al. 2021)","plainCitation":"(Hill et al. 2021)","noteIndex":0},"citationItems":[{"id":4398,"uris":["http://zotero.org/users/local/9XAuDGlL/items/8XSWKCVQ"],"itemData":{"id":4398,"type":"article-journal","abstract":"Roads have numerous negative impacts for mammals, but may also serve as attractants due to altered vegetation or provisioning of resources. We reviewed the use of roads and their associated features by mammals, in order to understand the ecological factors contributing to road use. We documented 129 studies that recorded road use by 116 mammalian species, spanning 15 orders and 35 families, in six continents. Carnivora was the most common order (40 species, 34% of all 116 species), followed by Artiodactyla (24 species, 20%) and Rodentia (21 species, 18%). The species were placed in the IUCN categories Least Concern (88 species, 76% of all 116 species), Vulnerable (11 species, 9%), Near Threatened (9 species, 8%), Endangered (6 species, 5%), and Critically Endangered (2 species, 2%). We assigned road use to five ecological categories, reflecting the reason for it, with subcategories where appropriate: (1) communication; (2) foraging (subcategories: anthropogenic food, herbivory, predation, salt, scavenging, water); (3) movement (subcategories: bridges, environmental alterations, habitat connectivity); (4) refuge (subcategories: avoidance, burrowing and denning, cover, roosting); and (5) thermoregulation. Foraging, movement, and refuge were the most common uses. Roads provide a variety of resources to mammals, but road use is highly dynamic in time and space. We suggest that the use of roads by mammals is extensive, both geographically and taxonomically. Road use is likely to influence mammalian ecology while contributing to the risk of collisions with vehicles.","container-title":"Mammal Review","DOI":"10.1111/mam.12222","ISSN":"1365-2907","issue":"2","language":"en","note":"_eprint: https://onlinelibrary.wiley.com/doi/pdf/10.1111/mam.12222","page":"214-227","source":"Wiley Online Library","title":"A review of ecological factors promoting road use by mammals","volume":"51","author":[{"family":"Hill","given":"Jacob E."},{"family":"DeVault","given":"Travis L."},{"family":"Belant","given":"Jerrold L."}],"issued":{"date-parts":[["2021"]]}}}],"schema":"https://github.com/citation-style-language/schema/raw/master/csl-citation.json"} </w:instrText>
      </w:r>
      <w:r w:rsidR="00E078C1" w:rsidRPr="001F6E03">
        <w:rPr>
          <w:rFonts w:ascii="Times New Roman" w:hAnsi="Times New Roman" w:cs="Times New Roman"/>
          <w:color w:val="000000" w:themeColor="text1"/>
          <w:sz w:val="24"/>
          <w:szCs w:val="24"/>
          <w:lang w:val="en-US"/>
        </w:rPr>
        <w:fldChar w:fldCharType="separate"/>
      </w:r>
      <w:r w:rsidR="00A77372" w:rsidRPr="0081546A">
        <w:rPr>
          <w:rFonts w:ascii="Times New Roman" w:hAnsi="Times New Roman" w:cs="Times New Roman"/>
          <w:sz w:val="24"/>
          <w:lang w:val="en-US"/>
        </w:rPr>
        <w:t>(Hill et al. 2021)</w:t>
      </w:r>
      <w:r w:rsidR="00E078C1" w:rsidRPr="001F6E03">
        <w:rPr>
          <w:rFonts w:ascii="Times New Roman" w:hAnsi="Times New Roman" w:cs="Times New Roman"/>
          <w:color w:val="000000" w:themeColor="text1"/>
          <w:sz w:val="24"/>
          <w:szCs w:val="24"/>
          <w:lang w:val="en-US"/>
        </w:rPr>
        <w:fldChar w:fldCharType="end"/>
      </w:r>
      <w:r w:rsidR="00E77902" w:rsidRPr="00850320">
        <w:rPr>
          <w:rFonts w:ascii="Times New Roman" w:hAnsi="Times New Roman" w:cs="Times New Roman"/>
          <w:color w:val="000000" w:themeColor="text1"/>
          <w:sz w:val="24"/>
          <w:szCs w:val="24"/>
          <w:lang w:val="en-US"/>
        </w:rPr>
        <w:t xml:space="preserve"> </w:t>
      </w:r>
      <w:r w:rsidR="00AE3F3C" w:rsidRPr="00850320">
        <w:rPr>
          <w:rFonts w:ascii="Times New Roman" w:hAnsi="Times New Roman" w:cs="Times New Roman"/>
          <w:color w:val="000000" w:themeColor="text1"/>
          <w:sz w:val="24"/>
          <w:szCs w:val="24"/>
          <w:lang w:val="en-US"/>
        </w:rPr>
        <w:t>and iii)</w:t>
      </w:r>
      <w:r w:rsidRPr="00850320">
        <w:rPr>
          <w:rFonts w:ascii="Times New Roman" w:hAnsi="Times New Roman" w:cs="Times New Roman"/>
          <w:color w:val="000000" w:themeColor="text1"/>
          <w:sz w:val="24"/>
          <w:szCs w:val="24"/>
          <w:lang w:val="en-US"/>
        </w:rPr>
        <w:t xml:space="preserve"> </w:t>
      </w:r>
      <w:r w:rsidR="00BD6B5D">
        <w:rPr>
          <w:rFonts w:ascii="Times New Roman" w:hAnsi="Times New Roman" w:cs="Times New Roman"/>
          <w:color w:val="000000" w:themeColor="text1"/>
          <w:sz w:val="24"/>
          <w:szCs w:val="24"/>
          <w:lang w:val="en-US"/>
        </w:rPr>
        <w:t>may</w:t>
      </w:r>
      <w:r w:rsidR="005419E0" w:rsidRPr="00850320">
        <w:rPr>
          <w:rFonts w:ascii="Times New Roman" w:hAnsi="Times New Roman" w:cs="Times New Roman"/>
          <w:color w:val="000000" w:themeColor="text1"/>
          <w:sz w:val="24"/>
          <w:szCs w:val="24"/>
          <w:lang w:val="en-US"/>
        </w:rPr>
        <w:t xml:space="preserve"> forage on prey or carcasses on</w:t>
      </w:r>
      <w:r w:rsidRPr="00850320">
        <w:rPr>
          <w:rFonts w:ascii="Times New Roman" w:hAnsi="Times New Roman" w:cs="Times New Roman"/>
          <w:color w:val="000000" w:themeColor="text1"/>
          <w:sz w:val="24"/>
          <w:szCs w:val="24"/>
          <w:lang w:val="en-US"/>
        </w:rPr>
        <w:t xml:space="preserve"> road</w:t>
      </w:r>
      <w:r w:rsidR="00BD6B5D">
        <w:rPr>
          <w:rFonts w:ascii="Times New Roman" w:hAnsi="Times New Roman" w:cs="Times New Roman"/>
          <w:color w:val="000000" w:themeColor="text1"/>
          <w:sz w:val="24"/>
          <w:szCs w:val="24"/>
          <w:lang w:val="en-US"/>
        </w:rPr>
        <w:t>s</w:t>
      </w:r>
      <w:r w:rsidRPr="00850320">
        <w:rPr>
          <w:rFonts w:ascii="Times New Roman" w:hAnsi="Times New Roman" w:cs="Times New Roman"/>
          <w:color w:val="000000" w:themeColor="text1"/>
          <w:sz w:val="24"/>
          <w:szCs w:val="24"/>
          <w:lang w:val="en-US"/>
        </w:rPr>
        <w:t xml:space="preserve"> </w:t>
      </w:r>
      <w:r w:rsidR="003E31E5" w:rsidRPr="00603F73">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{"citationID":"gpVDVmyH","properties":{"formattedCitation":"(Planillo et al. 2018; Hill et al. 2021)","plainCitation":"(Planillo et al. 2018; Hill et al. 2021)","noteIndex":0},"citationItems":[{"id":"3PXEn7Ky/Q4V80T2U","uris":["http://zotero.org/users/5432491/items/TUXLB6H6"],"itemData":{"id":4775,"type":"article-journal","abstract":"Landscape disturbance by roads may increase abundance of prey in verges (i.e., strips of terrain adjacent to roadways) or create other features that can attract carnivores and expose them to a higher risk of mortality by vehicle collision. We studied a system that included European rabbits (Oryctolagus cuniculus) and their predators in central Spain near 3 motorways during 2011 and 2012. We analyzed carnivore and rabbit abundance and the potential effect of prey populations on carnivore roadkill. We estimated rabbit and carnivore abundance index by surveying scats in 1-km transects in the landscape, and calculated a roadkill index in motorway stretches parallel to the transects from roadkill data obtained in a roadkill monitoring survey from 2007 to 2011. We analyzed carnivore response for the entire carnivore community and for 2 groups of species: the red fox, which is the most synanthropic carnivore in our study area, and the other carnivores. Fox abundance was higher near motorways compared to control sites, whereas the abundance of other species was related only to rabbit abundance. Furthermore, motorway stretches with higher carnivore abundance presented higher values of carnivore roadkills. Thus, motorways are a source of mortality for carnivores that should be managed carefully. The potential cascading effect of food resources near roads on carnivore mortality should be considered in management and food abundance near roads should be minimized in areas inhabited by carnivores of conservation concern. © 2017 The Wildlife Society.","container-title":"The Journal of Wildlife Management","DOI":"https://doi.org/10.1002/jwmg.21384","ISSN":"1937-2817","issue":"2","language":"en","note":"_eprint: https://onlinelibrary.wiley.com/doi/pdf/10.1002/jwmg.21384","page":"319-327","source":"Wiley Online Library","title":"Carnivore abundance near motorways related to prey and roadkills","volume":"82","author":[{"family":"Planillo","given":"Aimara"},{"family":"Mata","given":"Cristina"},{"family":"Manica","given":"Andrea"},{"family":"Malo","given":"Juan E."}],"issued":{"date-parts":[["2018"]]}}},{"id":4398,"uris":["http://zotero.org/users/local/9XAuDGlL/items/8XSWKCVQ"],"itemData":{"id":4398,"type":"article-journal","abstract":"Roads have numerous negative impacts for mammals, but may also serve as attractants due to altered vegetation or provisioning of resources. We reviewed the use of roads and their associated features by mammals, in order to understand the ecological factors contributing to road use. We documented 129 studies that recorded road use by 116 mammalian species, spanning 15 orders and 35 families, in six continents. Carnivora was the most common order (40 species, 34% of all 116 species), followed by Artiodactyla (24 species, 20%) and Rodentia (21 species, 18%). The species were placed in the IUCN categories Least Concern (88 species, 76% of all 116 species), Vulnerable (11 species, 9%), Near Threatened (9 species, 8%), Endangered (6 species, 5%), and Critically Endangered (2 species, 2%). We assigned road use to five ecological categories, reflecting the reason for it, with subcategories where appropriate: (1) communication; (2) foraging (subcategories: anthropogenic food, herbivory, predation, salt, scavenging, water); (3) movement (subcategories: bridges, environmental alterations, habitat connectivity); (4) refuge (subcategories: avoidance, burrowing and denning, cover, roosting); and (5) thermoregulation. Foraging, movement, and refuge were the most common uses. Roads provide a variety of resources to mammals, but road use is highly dynamic in time and space. We suggest that the use of roads by mammals is extensive, both geographically and taxonomically. Road use is likely to influence mammalian ecology while contributing to the risk of collisions with vehicles.","container-title":"Mammal Review","DOI":"10.1111/mam.12222","ISSN":"1365-2907","issue":"2","language":"en","note":"_eprint: https://onlinelibrary.wiley.com/doi/pdf/10.1111/mam.12222","page":"214-227","source":"Wiley Online Library","title":"A review of ecological factors promoting road use by mammals","volume":"51","author":[{"family":"Hill","given":"Jacob E."},{"family":"DeVault","given":"Travis L."},{"family":"Belant","given":"Jerrold L."}],"issued":{"date-parts":[["2021"]]}}}],"schema":"https://github.com/citation-style-language/schema/raw/master/csl-citation.json"} </w:instrText>
      </w:r>
      <w:r w:rsidR="003E31E5" w:rsidRPr="00603F73">
        <w:rPr>
          <w:rFonts w:ascii="Times New Roman" w:hAnsi="Times New Roman" w:cs="Times New Roman"/>
          <w:color w:val="000000" w:themeColor="text1"/>
          <w:sz w:val="24"/>
          <w:szCs w:val="24"/>
          <w:lang w:val="en-US"/>
        </w:rPr>
        <w:fldChar w:fldCharType="separate"/>
      </w:r>
      <w:r w:rsidR="00A77372" w:rsidRPr="0081546A">
        <w:rPr>
          <w:rFonts w:ascii="Times New Roman" w:hAnsi="Times New Roman" w:cs="Times New Roman"/>
          <w:sz w:val="24"/>
          <w:lang w:val="en-US"/>
        </w:rPr>
        <w:t>(Planillo et al. 2018; Hill et al. 2021)</w:t>
      </w:r>
      <w:r w:rsidR="003E31E5" w:rsidRPr="00603F73">
        <w:rPr>
          <w:rFonts w:ascii="Times New Roman" w:hAnsi="Times New Roman" w:cs="Times New Roman"/>
          <w:color w:val="000000" w:themeColor="text1"/>
          <w:sz w:val="24"/>
          <w:szCs w:val="24"/>
          <w:lang w:val="en-US"/>
        </w:rPr>
        <w:fldChar w:fldCharType="end"/>
      </w:r>
      <w:r w:rsidR="003E31E5" w:rsidRPr="00303116">
        <w:rPr>
          <w:rFonts w:ascii="Times New Roman" w:hAnsi="Times New Roman" w:cs="Times New Roman"/>
          <w:color w:val="000000" w:themeColor="text1"/>
          <w:sz w:val="24"/>
          <w:szCs w:val="24"/>
          <w:lang w:val="en-US"/>
        </w:rPr>
        <w:t>.</w:t>
      </w:r>
      <w:r w:rsidRPr="00303116">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 xml:space="preserve">Within </w:t>
      </w:r>
      <w:r w:rsidR="00C90828">
        <w:rPr>
          <w:rFonts w:ascii="Times New Roman" w:hAnsi="Times New Roman" w:cs="Times New Roman"/>
          <w:color w:val="000000" w:themeColor="text1"/>
          <w:sz w:val="24"/>
          <w:szCs w:val="24"/>
          <w:lang w:val="en-US"/>
        </w:rPr>
        <w:t>a</w:t>
      </w:r>
      <w:r w:rsidRPr="00850320">
        <w:rPr>
          <w:rFonts w:ascii="Times New Roman" w:hAnsi="Times New Roman" w:cs="Times New Roman"/>
          <w:color w:val="000000" w:themeColor="text1"/>
          <w:sz w:val="24"/>
          <w:szCs w:val="24"/>
          <w:lang w:val="en-US"/>
        </w:rPr>
        <w:t xml:space="preserve"> </w:t>
      </w:r>
      <w:r w:rsidR="00E30EF5">
        <w:rPr>
          <w:rFonts w:ascii="Times New Roman" w:hAnsi="Times New Roman" w:cs="Times New Roman"/>
          <w:color w:val="000000" w:themeColor="text1"/>
          <w:sz w:val="24"/>
          <w:szCs w:val="24"/>
          <w:lang w:val="en-US"/>
        </w:rPr>
        <w:t xml:space="preserve">given </w:t>
      </w:r>
      <w:r w:rsidRPr="00850320">
        <w:rPr>
          <w:rFonts w:ascii="Times New Roman" w:hAnsi="Times New Roman" w:cs="Times New Roman"/>
          <w:color w:val="000000" w:themeColor="text1"/>
          <w:sz w:val="24"/>
          <w:szCs w:val="24"/>
          <w:lang w:val="en-US"/>
        </w:rPr>
        <w:t>carnivore species, sex or age</w:t>
      </w:r>
      <w:r w:rsidR="006E18A7"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 xml:space="preserve">specific </w:t>
      </w:r>
      <w:r w:rsidR="00E63B1A" w:rsidRPr="00850320">
        <w:rPr>
          <w:rFonts w:ascii="Times New Roman" w:hAnsi="Times New Roman" w:cs="Times New Roman"/>
          <w:color w:val="000000" w:themeColor="text1"/>
          <w:sz w:val="24"/>
          <w:szCs w:val="24"/>
          <w:lang w:val="en-US"/>
        </w:rPr>
        <w:t>differences in</w:t>
      </w:r>
      <w:r w:rsidR="00C04F22">
        <w:rPr>
          <w:rFonts w:ascii="Times New Roman" w:hAnsi="Times New Roman" w:cs="Times New Roman"/>
          <w:color w:val="000000" w:themeColor="text1"/>
          <w:sz w:val="24"/>
          <w:szCs w:val="24"/>
          <w:lang w:val="en-US"/>
        </w:rPr>
        <w:t xml:space="preserve"> </w:t>
      </w:r>
      <w:r w:rsidR="00303116">
        <w:rPr>
          <w:rFonts w:ascii="Times New Roman" w:hAnsi="Times New Roman" w:cs="Times New Roman"/>
          <w:color w:val="000000" w:themeColor="text1"/>
          <w:sz w:val="24"/>
          <w:szCs w:val="24"/>
          <w:lang w:val="en-US"/>
        </w:rPr>
        <w:t>movement</w:t>
      </w:r>
      <w:r w:rsidRPr="00850320">
        <w:rPr>
          <w:rFonts w:ascii="Times New Roman" w:hAnsi="Times New Roman" w:cs="Times New Roman"/>
          <w:color w:val="000000" w:themeColor="text1"/>
          <w:sz w:val="24"/>
          <w:szCs w:val="24"/>
          <w:lang w:val="en-US"/>
        </w:rPr>
        <w:t xml:space="preserve"> patterns</w:t>
      </w:r>
      <w:r w:rsidR="00813D29">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may modulate</w:t>
      </w:r>
      <w:r w:rsidR="00E63B1A" w:rsidRPr="00850320">
        <w:rPr>
          <w:rFonts w:ascii="Times New Roman" w:hAnsi="Times New Roman" w:cs="Times New Roman"/>
          <w:color w:val="000000" w:themeColor="text1"/>
          <w:sz w:val="24"/>
          <w:szCs w:val="24"/>
          <w:lang w:val="en-US"/>
        </w:rPr>
        <w:t xml:space="preserve"> t</w:t>
      </w:r>
      <w:r w:rsidR="000676A3">
        <w:rPr>
          <w:rFonts w:ascii="Times New Roman" w:hAnsi="Times New Roman" w:cs="Times New Roman"/>
          <w:color w:val="000000" w:themeColor="text1"/>
          <w:sz w:val="24"/>
          <w:szCs w:val="24"/>
          <w:lang w:val="en-US"/>
        </w:rPr>
        <w:t>he risk of being hit by a vehicle</w:t>
      </w:r>
      <w:r w:rsidR="0057516D" w:rsidRPr="00850320">
        <w:rPr>
          <w:rFonts w:ascii="Times New Roman" w:hAnsi="Times New Roman" w:cs="Times New Roman"/>
          <w:color w:val="000000" w:themeColor="text1"/>
          <w:sz w:val="24"/>
          <w:szCs w:val="24"/>
          <w:lang w:val="en-US"/>
        </w:rPr>
        <w:t>. For instance,</w:t>
      </w:r>
      <w:r w:rsidRPr="00850320">
        <w:rPr>
          <w:rFonts w:ascii="Times New Roman" w:hAnsi="Times New Roman" w:cs="Times New Roman"/>
          <w:color w:val="000000" w:themeColor="text1"/>
          <w:sz w:val="24"/>
          <w:szCs w:val="24"/>
          <w:lang w:val="en-US"/>
        </w:rPr>
        <w:t xml:space="preserve"> </w:t>
      </w:r>
      <w:r w:rsidR="006E18A7" w:rsidRPr="00850320">
        <w:rPr>
          <w:rFonts w:ascii="Times New Roman" w:hAnsi="Times New Roman" w:cs="Times New Roman"/>
          <w:color w:val="000000" w:themeColor="text1"/>
          <w:sz w:val="24"/>
          <w:szCs w:val="24"/>
          <w:lang w:val="en-US"/>
        </w:rPr>
        <w:t>adult</w:t>
      </w:r>
      <w:r w:rsidR="00E63B1A" w:rsidRPr="00850320">
        <w:rPr>
          <w:rFonts w:ascii="Times New Roman" w:hAnsi="Times New Roman" w:cs="Times New Roman"/>
          <w:color w:val="000000" w:themeColor="text1"/>
          <w:sz w:val="24"/>
          <w:szCs w:val="24"/>
          <w:lang w:val="en-US"/>
        </w:rPr>
        <w:t xml:space="preserve"> male</w:t>
      </w:r>
      <w:r w:rsidR="006E18A7"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sz w:val="24"/>
          <w:szCs w:val="24"/>
          <w:lang w:val="en-US"/>
        </w:rPr>
        <w:t>otter</w:t>
      </w:r>
      <w:r w:rsidR="00B30B81" w:rsidRPr="00850320">
        <w:rPr>
          <w:rFonts w:ascii="Times New Roman" w:hAnsi="Times New Roman" w:cs="Times New Roman"/>
          <w:sz w:val="24"/>
          <w:szCs w:val="24"/>
          <w:lang w:val="en-US"/>
        </w:rPr>
        <w:t>s</w:t>
      </w:r>
      <w:r w:rsidRPr="00850320">
        <w:rPr>
          <w:rFonts w:ascii="Times New Roman" w:hAnsi="Times New Roman" w:cs="Times New Roman"/>
          <w:sz w:val="24"/>
          <w:szCs w:val="24"/>
          <w:lang w:val="en-US"/>
        </w:rPr>
        <w:t xml:space="preserve"> (</w:t>
      </w:r>
      <w:r w:rsidRPr="00850320">
        <w:rPr>
          <w:rFonts w:ascii="Times New Roman" w:hAnsi="Times New Roman" w:cs="Times New Roman"/>
          <w:i/>
          <w:iCs/>
          <w:sz w:val="24"/>
          <w:szCs w:val="24"/>
          <w:lang w:val="en-US"/>
        </w:rPr>
        <w:t>Lutra lutra</w:t>
      </w:r>
      <w:r w:rsidRPr="00850320">
        <w:rPr>
          <w:rFonts w:ascii="Times New Roman" w:hAnsi="Times New Roman" w:cs="Times New Roman"/>
          <w:sz w:val="24"/>
          <w:szCs w:val="24"/>
          <w:lang w:val="en-US"/>
        </w:rPr>
        <w:t>)</w:t>
      </w:r>
      <w:r w:rsidR="007A79DC">
        <w:rPr>
          <w:rFonts w:ascii="Times New Roman" w:hAnsi="Times New Roman" w:cs="Times New Roman"/>
          <w:sz w:val="24"/>
          <w:szCs w:val="24"/>
          <w:lang w:val="en-US"/>
        </w:rPr>
        <w:t xml:space="preserve"> </w:t>
      </w:r>
      <w:r w:rsidR="007A79DC">
        <w:rPr>
          <w:rFonts w:ascii="Times New Roman" w:hAnsi="Times New Roman" w:cs="Times New Roman"/>
          <w:sz w:val="24"/>
          <w:szCs w:val="24"/>
          <w:lang w:val="en-US"/>
        </w:rPr>
        <w:fldChar w:fldCharType="begin"/>
      </w:r>
      <w:r w:rsidR="00A555AB">
        <w:rPr>
          <w:rFonts w:ascii="Times New Roman" w:hAnsi="Times New Roman" w:cs="Times New Roman"/>
          <w:sz w:val="24"/>
          <w:szCs w:val="24"/>
          <w:lang w:val="en-US"/>
        </w:rPr>
        <w:instrText xml:space="preserve"> ADDIN ZOTERO_ITEM CSL_CITATION {"citationID":"YwSzl607","properties":{"formattedCitation":"(Philcox et al. 1999)","plainCitation":"(Philcox et al. 1999)","noteIndex":0},"citationItems":[{"id":"3PXEn7Ky/zHWqHiJy","uris":["http://zotero.org/users/5432491/items/EYD54X28"],"itemData":{"id":"1OY9volh/t0B6ODP2","type":"article-journal","abstract":"1. This paper examines patterns of otter road traffic accidents and the possibilities for reducing this mortality. 2. Records of otter road casualties in Britain (673 between 1971 and 1996) were compiled and accident sites were plotted on 1:50000 scale Ordnance Survey maps. Casualty records were categorized by geographical region, road type, distance to watercourses and presence and type of river crossings. The data were analysed for demographic, seasonal, temporal and spatial trends. 3. A rapid increase in numbers of road traffic accident records has occurred since 1983. Fifty-six per cent of fatalities were males, representing a statistically significant bias. 4. The number, but not the sex ratio, of otter road casualties differed between seasons and in all areas was positively correlated with either seasonal rainfall or river flow. 5. Significant effects of geographical region, road density and year were found on the annual number of casualties recorded in mainland regions, and the regional rates of increase in numbers of road traffic accidents were significantly different. There is also evidence that road traffic accidents are influenced by otter site occupancy of a region. 6. Trunk and A-roads accounted for 57% of road traffic accident records, even though they comprise only 13% of the road network. 7. A 100-m wide zone surrounding fresh water and the coast accounted for 67% of all casualty records. Measures to reduce road mortality should target this zone. 8. The seasonal correlations of otter road traffic accidents with rainfall and river flow, and the fact that 91% of accidents occurred where a road crossed a watercourse, suggest that substantial reductions in road mortality could be achieved by improving the design of road crossings of watercourses. 9. We suggest that the optimal approach to road crossing design is to maintain a continuous, and where possible, natural bank above the level of high flows, using either wide-span bridges, over-sized culverts or artificial ledges. 10. The use of otter-proof fencing may be required to reduce mortality where roads pass close to watercourses, but care must be taken that this does not create a barrier to all movements of otters and other wildlife.","container-title":"Journal of Applied Ecology","DOI":"https://doi.org/10.1046/j.1365-2664.1999.00441.x","ISSN":"1365-2664","issue":"5","language":"en","note":"_eprint: https://besjournals.onlinelibrary.wiley.com/doi/pdf/10.1046/j.1365-2664.1999.00441.x","page":"748-761","source":"Wiley Online Library","title":"Patterns of otter Lutra lutra road mortality in Britain","volume":"36","author":[{"family":"Philcox","given":"C. K."},{"family":"Grogan","given":"A. L."},{"family":"Macdonald","given":"D. W."}],"issued":{"date-parts":[["1999"]]}}}],"schema":"https://github.com/citation-style-language/schema/raw/master/csl-citation.json"} </w:instrText>
      </w:r>
      <w:r w:rsidR="007A79DC">
        <w:rPr>
          <w:rFonts w:ascii="Times New Roman" w:hAnsi="Times New Roman" w:cs="Times New Roman"/>
          <w:sz w:val="24"/>
          <w:szCs w:val="24"/>
          <w:lang w:val="en-US"/>
        </w:rPr>
        <w:fldChar w:fldCharType="separate"/>
      </w:r>
      <w:r w:rsidR="007A79DC" w:rsidRPr="0081546A">
        <w:rPr>
          <w:rFonts w:ascii="Times New Roman" w:hAnsi="Times New Roman" w:cs="Times New Roman"/>
          <w:sz w:val="24"/>
          <w:lang w:val="en-US"/>
        </w:rPr>
        <w:t>(Philcox et al. 1999)</w:t>
      </w:r>
      <w:r w:rsidR="007A79DC">
        <w:rPr>
          <w:rFonts w:ascii="Times New Roman" w:hAnsi="Times New Roman" w:cs="Times New Roman"/>
          <w:sz w:val="24"/>
          <w:szCs w:val="24"/>
          <w:lang w:val="en-US"/>
        </w:rPr>
        <w:fldChar w:fldCharType="end"/>
      </w:r>
      <w:r w:rsidR="006E18A7" w:rsidRPr="00850320">
        <w:rPr>
          <w:rFonts w:ascii="Times New Roman" w:hAnsi="Times New Roman" w:cs="Times New Roman"/>
          <w:sz w:val="24"/>
          <w:szCs w:val="24"/>
          <w:lang w:val="en-US"/>
        </w:rPr>
        <w:t xml:space="preserve">, </w:t>
      </w:r>
      <w:r w:rsidR="00E63B1A" w:rsidRPr="00850320">
        <w:rPr>
          <w:rFonts w:ascii="Times New Roman" w:hAnsi="Times New Roman" w:cs="Times New Roman"/>
          <w:sz w:val="24"/>
          <w:szCs w:val="24"/>
          <w:lang w:val="en-US"/>
        </w:rPr>
        <w:t xml:space="preserve">adult </w:t>
      </w:r>
      <w:r w:rsidR="006E18A7" w:rsidRPr="00850320">
        <w:rPr>
          <w:rFonts w:ascii="Times New Roman" w:hAnsi="Times New Roman" w:cs="Times New Roman"/>
          <w:sz w:val="24"/>
          <w:szCs w:val="24"/>
          <w:lang w:val="en-US"/>
        </w:rPr>
        <w:t>male and female badgers</w:t>
      </w:r>
      <w:r w:rsidR="00CA7B0B" w:rsidRPr="00850320">
        <w:rPr>
          <w:rFonts w:ascii="Times New Roman" w:hAnsi="Times New Roman" w:cs="Times New Roman"/>
          <w:sz w:val="24"/>
          <w:szCs w:val="24"/>
          <w:lang w:val="en-US"/>
        </w:rPr>
        <w:t xml:space="preserve"> (</w:t>
      </w:r>
      <w:r w:rsidR="00CA7B0B" w:rsidRPr="00850320">
        <w:rPr>
          <w:rFonts w:ascii="Times New Roman" w:hAnsi="Times New Roman" w:cs="Times New Roman"/>
          <w:i/>
          <w:sz w:val="24"/>
          <w:szCs w:val="24"/>
          <w:lang w:val="en-US"/>
        </w:rPr>
        <w:t>Meles meles</w:t>
      </w:r>
      <w:r w:rsidR="00CA7B0B" w:rsidRPr="00850320">
        <w:rPr>
          <w:rFonts w:ascii="Times New Roman" w:hAnsi="Times New Roman" w:cs="Times New Roman"/>
          <w:sz w:val="24"/>
          <w:szCs w:val="24"/>
          <w:lang w:val="en-US"/>
        </w:rPr>
        <w:t>)</w:t>
      </w:r>
      <w:r w:rsidR="006E18A7" w:rsidRPr="00850320">
        <w:rPr>
          <w:rFonts w:ascii="Times New Roman" w:hAnsi="Times New Roman" w:cs="Times New Roman"/>
          <w:sz w:val="24"/>
          <w:szCs w:val="24"/>
          <w:lang w:val="en-US"/>
        </w:rPr>
        <w:t xml:space="preserve"> during the </w:t>
      </w:r>
      <w:r w:rsidR="00E63B1A" w:rsidRPr="00850320">
        <w:rPr>
          <w:rFonts w:ascii="Times New Roman" w:hAnsi="Times New Roman" w:cs="Times New Roman"/>
          <w:sz w:val="24"/>
          <w:szCs w:val="24"/>
          <w:lang w:val="en-US"/>
        </w:rPr>
        <w:t xml:space="preserve">biannual </w:t>
      </w:r>
      <w:del w:id="36" w:author="Sarah Benhaiem" w:date="2022-05-24T09:48:00Z">
        <w:r w:rsidR="006E18A7" w:rsidRPr="00850320" w:rsidDel="00705B72">
          <w:rPr>
            <w:rFonts w:ascii="Times New Roman" w:hAnsi="Times New Roman" w:cs="Times New Roman"/>
            <w:sz w:val="24"/>
            <w:szCs w:val="24"/>
            <w:lang w:val="en-US"/>
          </w:rPr>
          <w:delText xml:space="preserve"> </w:delText>
        </w:r>
      </w:del>
      <w:r w:rsidR="006E18A7" w:rsidRPr="00850320">
        <w:rPr>
          <w:rFonts w:ascii="Times New Roman" w:hAnsi="Times New Roman" w:cs="Times New Roman"/>
          <w:sz w:val="24"/>
          <w:szCs w:val="24"/>
          <w:lang w:val="en-US"/>
        </w:rPr>
        <w:t>peaks of female fertility</w:t>
      </w:r>
      <w:r w:rsidR="00EC6C8D">
        <w:rPr>
          <w:rFonts w:ascii="Times New Roman" w:hAnsi="Times New Roman" w:cs="Times New Roman"/>
          <w:sz w:val="24"/>
          <w:szCs w:val="24"/>
          <w:lang w:val="en-US"/>
        </w:rPr>
        <w:t xml:space="preserve"> </w:t>
      </w:r>
      <w:r w:rsidR="00EC6C8D">
        <w:rPr>
          <w:rFonts w:ascii="Times New Roman" w:hAnsi="Times New Roman" w:cs="Times New Roman"/>
          <w:sz w:val="24"/>
          <w:szCs w:val="24"/>
          <w:lang w:val="en-US"/>
        </w:rPr>
        <w:fldChar w:fldCharType="begin"/>
      </w:r>
      <w:r w:rsidR="00A555AB">
        <w:rPr>
          <w:rFonts w:ascii="Times New Roman" w:hAnsi="Times New Roman" w:cs="Times New Roman"/>
          <w:sz w:val="24"/>
          <w:szCs w:val="24"/>
          <w:lang w:val="en-US"/>
        </w:rPr>
        <w:instrText xml:space="preserve"> ADDIN ZOTERO_ITEM CSL_CITATION {"citationID":"AMuHORxy","properties":{"formattedCitation":"(Davies et al. 1987)","plainCitation":"(Davies et al. 1987)","noteIndex":0},"citationItems":[{"id":"3PXEn7Ky/GOd4O81C","uris":["http://zotero.org/users/5432491/items/EPK5ITNJ"],"itemData":{"id":9041,"type":"article-journal","abstract":"Data from 984 road-killed badgers collected in the south of England during 1984 show a bimodal distribution in mortality for both sexes, with peaks in mortality occurring in spring and late summer. There was no significant difference between the total number of males and females killed, and no difference in the seasonal distribution of deaths between the two sexes. Nor was there evidence that dispersal of young animals contributes to either of the seasonal peaks in mortality. We suggest that the seasonal peaks in mortality reflect increased activity in conjunction with mating.","container-title":"Journal of Zoology","DOI":"10.1111/j.1469-7998.1987.tb01550.x","ISSN":"1469-7998","issue":"3","language":"en","note":"_eprint: https://zslpublications.onlinelibrary.wiley.com/doi/pdf/10.1111/j.1469-7998.1987.tb01550.x","page":"525-529","source":"Wiley Online Library","title":"Seasonal distribution of road kills in the European badger (Meles meles)","volume":"211","author":[{"family":"Davies","given":"J. M."},{"family":"Roper","given":"T. J."},{"family":"Shepherdson","given":"D. J."}],"issued":{"date-parts":[["1987"]]}}}],"schema":"https://github.com/citation-style-language/schema/raw/master/csl-citation.json"} </w:instrText>
      </w:r>
      <w:r w:rsidR="00EC6C8D">
        <w:rPr>
          <w:rFonts w:ascii="Times New Roman" w:hAnsi="Times New Roman" w:cs="Times New Roman"/>
          <w:sz w:val="24"/>
          <w:szCs w:val="24"/>
          <w:lang w:val="en-US"/>
        </w:rPr>
        <w:fldChar w:fldCharType="separate"/>
      </w:r>
      <w:r w:rsidR="00EC6C8D" w:rsidRPr="00B04563">
        <w:rPr>
          <w:rFonts w:ascii="Times New Roman" w:hAnsi="Times New Roman" w:cs="Times New Roman"/>
          <w:sz w:val="24"/>
          <w:lang w:val="en-US"/>
        </w:rPr>
        <w:t>(Davies et al. 1987)</w:t>
      </w:r>
      <w:r w:rsidR="00EC6C8D">
        <w:rPr>
          <w:rFonts w:ascii="Times New Roman" w:hAnsi="Times New Roman" w:cs="Times New Roman"/>
          <w:sz w:val="24"/>
          <w:szCs w:val="24"/>
          <w:lang w:val="en-US"/>
        </w:rPr>
        <w:fldChar w:fldCharType="end"/>
      </w:r>
      <w:r w:rsidRPr="00850320">
        <w:rPr>
          <w:rFonts w:ascii="Times New Roman" w:hAnsi="Times New Roman" w:cs="Times New Roman"/>
          <w:sz w:val="24"/>
          <w:szCs w:val="24"/>
          <w:lang w:val="en-US"/>
        </w:rPr>
        <w:t xml:space="preserve"> and dispersing</w:t>
      </w:r>
      <w:r w:rsidR="00B30B81" w:rsidRPr="00850320">
        <w:rPr>
          <w:rFonts w:ascii="Times New Roman" w:hAnsi="Times New Roman" w:cs="Times New Roman"/>
          <w:sz w:val="24"/>
          <w:szCs w:val="24"/>
          <w:lang w:val="en-US"/>
        </w:rPr>
        <w:t xml:space="preserve"> </w:t>
      </w:r>
      <w:r w:rsidR="00E63B1A" w:rsidRPr="00850320">
        <w:rPr>
          <w:rFonts w:ascii="Times New Roman" w:hAnsi="Times New Roman" w:cs="Times New Roman"/>
          <w:sz w:val="24"/>
          <w:szCs w:val="24"/>
          <w:lang w:val="en-US"/>
        </w:rPr>
        <w:t xml:space="preserve">adult </w:t>
      </w:r>
      <w:r w:rsidR="00B30B81" w:rsidRPr="00850320">
        <w:rPr>
          <w:rFonts w:ascii="Times New Roman" w:hAnsi="Times New Roman" w:cs="Times New Roman"/>
          <w:sz w:val="24"/>
          <w:szCs w:val="24"/>
          <w:lang w:val="en-US"/>
        </w:rPr>
        <w:t>male</w:t>
      </w:r>
      <w:r w:rsidR="006E18A7" w:rsidRPr="00850320">
        <w:rPr>
          <w:rFonts w:ascii="Times New Roman" w:hAnsi="Times New Roman" w:cs="Times New Roman"/>
          <w:sz w:val="24"/>
          <w:szCs w:val="24"/>
          <w:lang w:val="en-US"/>
        </w:rPr>
        <w:t xml:space="preserve"> </w:t>
      </w:r>
      <w:r w:rsidRPr="00850320">
        <w:rPr>
          <w:rFonts w:ascii="Times New Roman" w:hAnsi="Times New Roman" w:cs="Times New Roman"/>
          <w:sz w:val="24"/>
          <w:szCs w:val="24"/>
          <w:lang w:val="en-US"/>
        </w:rPr>
        <w:t>black bear</w:t>
      </w:r>
      <w:r w:rsidR="00B30B81" w:rsidRPr="00850320">
        <w:rPr>
          <w:rFonts w:ascii="Times New Roman" w:hAnsi="Times New Roman" w:cs="Times New Roman"/>
          <w:sz w:val="24"/>
          <w:szCs w:val="24"/>
          <w:lang w:val="en-US"/>
        </w:rPr>
        <w:t>s</w:t>
      </w:r>
      <w:r w:rsidRPr="00850320">
        <w:rPr>
          <w:rFonts w:ascii="Times New Roman" w:hAnsi="Times New Roman" w:cs="Times New Roman"/>
          <w:sz w:val="24"/>
          <w:szCs w:val="24"/>
          <w:lang w:val="en-US"/>
        </w:rPr>
        <w:t xml:space="preserve"> (</w:t>
      </w:r>
      <w:r w:rsidRPr="00850320">
        <w:rPr>
          <w:rFonts w:ascii="Times New Roman" w:hAnsi="Times New Roman" w:cs="Times New Roman"/>
          <w:i/>
          <w:iCs/>
          <w:sz w:val="24"/>
          <w:szCs w:val="24"/>
          <w:lang w:val="en-US"/>
        </w:rPr>
        <w:t>Ursus americanus</w:t>
      </w:r>
      <w:r w:rsidRPr="00850320">
        <w:rPr>
          <w:rFonts w:ascii="Times New Roman" w:hAnsi="Times New Roman" w:cs="Times New Roman"/>
          <w:sz w:val="24"/>
          <w:szCs w:val="24"/>
          <w:lang w:val="en-US"/>
        </w:rPr>
        <w:t xml:space="preserve">) </w:t>
      </w:r>
      <w:r w:rsidRPr="001F6E03">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{"citationID":"VtO958l4","properties":{"formattedCitation":"(Philcox et al. 1999; Grilo et al. 2015)","plainCitation":"(Philcox et al. 1999; Grilo et al. 2015)","dontUpdate":true,"noteIndex":0},"citationItems":[{"id":"3PXEn7Ky/zHWqHiJy","uris":["http://zotero.org/users/5432491/items/EYD54X28"],"itemData":{"id":4464,"type":"article-journal","abstract":"1. This paper examines patterns of otter road traffic accidents and the possibilities for reducing this mortality. 2. Records of otter road casualties in Britain (673 between 1971 and 1996) were compiled and accident sites were plotted on 1:50000 scale Ordnance Survey maps. Casualty records were categorized by geographical region, road type, distance to watercourses and presence and type of river crossings. The data were analysed for demographic, seasonal, temporal and spatial trends. 3. A rapid increase in numbers of road traffic accident records has occurred since 1983. Fifty-six per cent of fatalities were males, representing a statistically significant bias. 4. The number, but not the sex ratio, of otter road casualties differed between seasons and in all areas was positively correlated with either seasonal rainfall or river flow. 5. Significant effects of geographical region, road density and year were found on the annual number of casualties recorded in mainland regions, and the regional rates of increase in numbers of road traffic accidents were significantly different. There is also evidence that road traffic accidents are influenced by otter site occupancy of a region. 6. Trunk and A-roads accounted for 57% of road traffic accident records, even though they comprise only 13% of the road network. 7. A 100-m wide zone surrounding fresh water and the coast accounted for 67% of all casualty records. Measures to reduce road mortality should target this zone. 8. The seasonal correlations of otter road traffic accidents with rainfall and river flow, and the fact that 91% of accidents occurred where a road crossed a watercourse, suggest that substantial reductions in road mortality could be achieved by improving the design of road crossings of watercourses. 9. We suggest that the optimal approach to road crossing design is to maintain a continuous, and where possible, natural bank above the level of high flows, using either wide-span bridges, over-sized culverts or artificial ledges. 10. The use of otter-proof fencing may be required to reduce mortality where roads pass close to watercourses, but care must be taken that this does not create a barrier to all movements of otters and other wildlife.","container-title":"Journal of Applied Ecology","DOI":"https://doi.org/10.1046/j.1365-2664.1999.00441.x","ISSN":"1365-2664","issue":"5","language":"en","note":"_eprint: https://besjournals.onlinelibrary.wiley.com/doi/pdf/10.1046/j.1365-2664.1999.00441.x","page":"748-761","source":"Wiley Online Library","title":"Patterns of otter Lutra lutra road mortality in Britain","volume":"36","author":[{"family":"Philcox","given":"C. K."},{"family":"Grogan","given":"A. L."},{"family":"Macdonald","given":"D. W."}],"issued":{"date-parts":[["1999"]]}}},{"id":"3PXEn7Ky/OfUtP8Wm","uris":["http://zotero.org/users/5432491/items/WIQLM6Z2"],"itemData":{"id":4906,"type":"chapter","abstract":"Carnivores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J."},{"family":"Klar","given":"Nina"}],"accessed":{"date-parts":[["2020",5,18]]},"issued":{"date-parts":[["2015"]]}}}],"schema":"https://github.com/citation-style-language/schema/raw/master/csl-citation.json"} </w:instrText>
      </w:r>
      <w:r w:rsidRPr="001F6E03">
        <w:rPr>
          <w:rFonts w:ascii="Times New Roman" w:hAnsi="Times New Roman" w:cs="Times New Roman"/>
          <w:color w:val="000000" w:themeColor="text1"/>
          <w:sz w:val="24"/>
          <w:szCs w:val="24"/>
          <w:lang w:val="en-US"/>
        </w:rPr>
        <w:fldChar w:fldCharType="separate"/>
      </w:r>
      <w:r w:rsidR="00B30B81" w:rsidRPr="00A5365B">
        <w:rPr>
          <w:rFonts w:ascii="Times New Roman" w:hAnsi="Times New Roman" w:cs="Times New Roman"/>
          <w:sz w:val="24"/>
          <w:lang w:val="en-US"/>
        </w:rPr>
        <w:t>(Grilo et al. 2015)</w:t>
      </w:r>
      <w:r w:rsidRPr="001F6E03">
        <w:rPr>
          <w:rFonts w:ascii="Times New Roman" w:hAnsi="Times New Roman" w:cs="Times New Roman"/>
          <w:color w:val="000000" w:themeColor="text1"/>
          <w:sz w:val="24"/>
          <w:szCs w:val="24"/>
          <w:lang w:val="en-US"/>
        </w:rPr>
        <w:fldChar w:fldCharType="end"/>
      </w:r>
      <w:r w:rsidR="00303116">
        <w:rPr>
          <w:rFonts w:ascii="Times New Roman" w:hAnsi="Times New Roman" w:cs="Times New Roman"/>
          <w:color w:val="000000" w:themeColor="text1"/>
          <w:sz w:val="24"/>
          <w:szCs w:val="24"/>
          <w:lang w:val="en-US"/>
        </w:rPr>
        <w:t xml:space="preserve"> </w:t>
      </w:r>
      <w:r w:rsidR="00303116" w:rsidRPr="00850320">
        <w:rPr>
          <w:rFonts w:ascii="Times New Roman" w:hAnsi="Times New Roman" w:cs="Times New Roman"/>
          <w:sz w:val="24"/>
          <w:szCs w:val="24"/>
          <w:lang w:val="en-US"/>
        </w:rPr>
        <w:t>are</w:t>
      </w:r>
      <w:r w:rsidR="00303116" w:rsidRPr="00850320">
        <w:rPr>
          <w:rFonts w:ascii="Times New Roman" w:hAnsi="Times New Roman" w:cs="Times New Roman"/>
          <w:color w:val="000000" w:themeColor="text1"/>
          <w:sz w:val="24"/>
          <w:szCs w:val="24"/>
          <w:lang w:val="en-US"/>
        </w:rPr>
        <w:t xml:space="preserve"> particularly susceptible to being killed by vehicles</w:t>
      </w:r>
      <w:r w:rsidRPr="00850320">
        <w:rPr>
          <w:rFonts w:ascii="Times New Roman" w:hAnsi="Times New Roman" w:cs="Times New Roman"/>
          <w:color w:val="000000" w:themeColor="text1"/>
          <w:sz w:val="24"/>
          <w:szCs w:val="24"/>
          <w:lang w:val="en-US"/>
        </w:rPr>
        <w:t>.</w:t>
      </w:r>
      <w:r w:rsidR="00136811" w:rsidRPr="00850320">
        <w:rPr>
          <w:rFonts w:ascii="Times New Roman" w:hAnsi="Times New Roman" w:cs="Times New Roman"/>
          <w:color w:val="000000" w:themeColor="text1"/>
          <w:sz w:val="24"/>
          <w:szCs w:val="24"/>
          <w:lang w:val="en-US"/>
        </w:rPr>
        <w:t xml:space="preserve"> </w:t>
      </w:r>
      <w:ins w:id="37" w:author="Sarah Benhaiem" w:date="2022-05-24T09:55:00Z">
        <w:r w:rsidR="00DE0FD4" w:rsidRPr="00D933BB">
          <w:rPr>
            <w:rFonts w:ascii="Times New Roman" w:hAnsi="Times New Roman" w:cs="Times New Roman"/>
            <w:color w:val="FF0000"/>
            <w:sz w:val="24"/>
            <w:szCs w:val="24"/>
            <w:lang w:val="en-US"/>
          </w:rPr>
          <w:t xml:space="preserve">Studying patterns of large carnivore roadkills </w:t>
        </w:r>
      </w:ins>
      <w:ins w:id="38" w:author="Sarah Benhaiem" w:date="2022-05-24T09:56:00Z">
        <w:r w:rsidR="00B0296E">
          <w:rPr>
            <w:rFonts w:ascii="Times New Roman" w:hAnsi="Times New Roman" w:cs="Times New Roman"/>
            <w:color w:val="FF0000"/>
            <w:sz w:val="24"/>
            <w:szCs w:val="24"/>
            <w:lang w:val="en-US"/>
          </w:rPr>
          <w:t>may</w:t>
        </w:r>
      </w:ins>
      <w:ins w:id="39" w:author="Sarah Benhaiem" w:date="2022-05-24T09:55:00Z">
        <w:r w:rsidR="00DE0FD4">
          <w:rPr>
            <w:rFonts w:ascii="Times New Roman" w:hAnsi="Times New Roman" w:cs="Times New Roman"/>
            <w:color w:val="FF0000"/>
            <w:sz w:val="24"/>
            <w:szCs w:val="24"/>
            <w:lang w:val="en-US"/>
          </w:rPr>
          <w:t xml:space="preserve"> </w:t>
        </w:r>
        <w:r w:rsidR="00DE0FD4" w:rsidRPr="00D933BB">
          <w:rPr>
            <w:rFonts w:ascii="Times New Roman" w:hAnsi="Times New Roman" w:cs="Times New Roman"/>
            <w:color w:val="FF0000"/>
            <w:sz w:val="24"/>
            <w:szCs w:val="24"/>
            <w:lang w:val="en-US"/>
          </w:rPr>
          <w:t>require multiple years of data</w:t>
        </w:r>
        <w:r w:rsidR="00DE0FD4">
          <w:rPr>
            <w:rFonts w:ascii="Times New Roman" w:hAnsi="Times New Roman" w:cs="Times New Roman"/>
            <w:color w:val="FF0000"/>
            <w:sz w:val="24"/>
            <w:szCs w:val="24"/>
            <w:lang w:val="en-US"/>
          </w:rPr>
          <w:t xml:space="preserve"> collection</w:t>
        </w:r>
      </w:ins>
      <w:ins w:id="40" w:author="Sarah Benhaiem" w:date="2022-05-24T09:52:00Z">
        <w:r w:rsidR="005E61DC">
          <w:rPr>
            <w:rFonts w:ascii="Times New Roman" w:hAnsi="Times New Roman" w:cs="Times New Roman"/>
            <w:color w:val="000000" w:themeColor="text1"/>
            <w:sz w:val="24"/>
            <w:szCs w:val="24"/>
            <w:lang w:val="en-US"/>
          </w:rPr>
          <w:t xml:space="preserve"> b</w:t>
        </w:r>
      </w:ins>
      <w:ins w:id="41" w:author="Sarah Benhaiem" w:date="2022-05-24T09:49:00Z">
        <w:r w:rsidR="00705B72" w:rsidRPr="00D933BB">
          <w:rPr>
            <w:rFonts w:ascii="Times New Roman" w:hAnsi="Times New Roman" w:cs="Times New Roman"/>
            <w:color w:val="FF0000"/>
            <w:sz w:val="24"/>
            <w:szCs w:val="24"/>
            <w:lang w:val="en-US"/>
          </w:rPr>
          <w:t xml:space="preserve">ecause large carnivores live at low densities, </w:t>
        </w:r>
      </w:ins>
      <w:ins w:id="42" w:author="Sarah Benhaiem" w:date="2022-05-24T09:52:00Z">
        <w:r w:rsidR="005E61DC">
          <w:rPr>
            <w:rFonts w:ascii="Times New Roman" w:hAnsi="Times New Roman" w:cs="Times New Roman"/>
            <w:color w:val="FF0000"/>
            <w:sz w:val="24"/>
            <w:szCs w:val="24"/>
            <w:lang w:val="en-US"/>
          </w:rPr>
          <w:t xml:space="preserve">and thus </w:t>
        </w:r>
      </w:ins>
      <w:ins w:id="43" w:author="Sarah Benhaiem" w:date="2022-05-24T09:49:00Z">
        <w:r w:rsidR="00705B72" w:rsidRPr="00D933BB">
          <w:rPr>
            <w:rFonts w:ascii="Times New Roman" w:hAnsi="Times New Roman" w:cs="Times New Roman"/>
            <w:color w:val="FF0000"/>
            <w:sz w:val="24"/>
            <w:szCs w:val="24"/>
            <w:lang w:val="en-US"/>
          </w:rPr>
          <w:t>relatively few roadkills occur per unit of time</w:t>
        </w:r>
        <w:r w:rsidR="00705B72">
          <w:rPr>
            <w:rFonts w:ascii="Times New Roman" w:hAnsi="Times New Roman" w:cs="Times New Roman"/>
            <w:color w:val="FF0000"/>
            <w:sz w:val="24"/>
            <w:szCs w:val="24"/>
            <w:lang w:val="en-US"/>
          </w:rPr>
          <w:t xml:space="preserve"> (e</w:t>
        </w:r>
        <w:commentRangeStart w:id="44"/>
        <w:r w:rsidR="00705B72">
          <w:rPr>
            <w:rFonts w:ascii="Times New Roman" w:hAnsi="Times New Roman" w:cs="Times New Roman"/>
            <w:color w:val="FF0000"/>
            <w:sz w:val="24"/>
            <w:szCs w:val="24"/>
            <w:lang w:val="en-US"/>
          </w:rPr>
          <w:t xml:space="preserve">.g. Lyamuya et al. </w:t>
        </w:r>
        <w:commentRangeStart w:id="45"/>
        <w:r w:rsidR="00705B72">
          <w:rPr>
            <w:rFonts w:ascii="Times New Roman" w:hAnsi="Times New Roman" w:cs="Times New Roman"/>
            <w:color w:val="FF0000"/>
            <w:sz w:val="24"/>
            <w:szCs w:val="24"/>
            <w:lang w:val="en-US"/>
          </w:rPr>
          <w:t>2021</w:t>
        </w:r>
        <w:commentRangeEnd w:id="44"/>
        <w:r w:rsidR="00705B72">
          <w:rPr>
            <w:rStyle w:val="CommentReference"/>
          </w:rPr>
          <w:commentReference w:id="44"/>
        </w:r>
        <w:commentRangeEnd w:id="45"/>
        <w:r w:rsidR="00705B72">
          <w:rPr>
            <w:rStyle w:val="CommentReference"/>
          </w:rPr>
          <w:commentReference w:id="45"/>
        </w:r>
        <w:r w:rsidR="00705B72">
          <w:rPr>
            <w:rFonts w:ascii="Times New Roman" w:hAnsi="Times New Roman" w:cs="Times New Roman"/>
            <w:color w:val="FF0000"/>
            <w:sz w:val="24"/>
            <w:szCs w:val="24"/>
            <w:lang w:val="en-US"/>
          </w:rPr>
          <w:t>)</w:t>
        </w:r>
        <w:r w:rsidR="00705B72" w:rsidRPr="00D933BB">
          <w:rPr>
            <w:rFonts w:ascii="Times New Roman" w:hAnsi="Times New Roman" w:cs="Times New Roman"/>
            <w:color w:val="FF0000"/>
            <w:sz w:val="24"/>
            <w:szCs w:val="24"/>
            <w:lang w:val="en-US"/>
          </w:rPr>
          <w:t xml:space="preserve">. </w:t>
        </w:r>
      </w:ins>
    </w:p>
    <w:p w14:paraId="479136D5" w14:textId="0C2C4816" w:rsidR="007A79DC" w:rsidDel="009E60D7" w:rsidRDefault="007A79DC" w:rsidP="007A79DC">
      <w:pPr>
        <w:spacing w:line="600" w:lineRule="auto"/>
        <w:ind w:firstLine="720"/>
        <w:rPr>
          <w:del w:id="46" w:author="Sarah Benhaiem" w:date="2022-05-24T09:52:00Z"/>
          <w:rFonts w:ascii="Times New Roman" w:hAnsi="Times New Roman" w:cs="Times New Roman"/>
          <w:color w:val="000000" w:themeColor="text1"/>
          <w:sz w:val="24"/>
          <w:szCs w:val="24"/>
          <w:lang w:val="en-US"/>
        </w:rPr>
      </w:pPr>
    </w:p>
    <w:p w14:paraId="5F7E5CB2" w14:textId="363E972F" w:rsidR="00882A75" w:rsidRPr="00D933BB" w:rsidRDefault="00EE2A36" w:rsidP="00882A75">
      <w:pPr>
        <w:spacing w:line="600" w:lineRule="auto"/>
        <w:ind w:firstLine="720"/>
        <w:rPr>
          <w:rFonts w:ascii="Times New Roman" w:hAnsi="Times New Roman" w:cs="Times New Roman"/>
          <w:color w:val="FF0000"/>
          <w:sz w:val="24"/>
          <w:szCs w:val="24"/>
          <w:lang w:val="en-US"/>
        </w:rPr>
      </w:pPr>
      <w:r w:rsidRPr="00850320">
        <w:rPr>
          <w:rFonts w:ascii="Times New Roman" w:hAnsi="Times New Roman" w:cs="Times New Roman"/>
          <w:color w:val="000000" w:themeColor="text1"/>
          <w:sz w:val="24"/>
          <w:szCs w:val="24"/>
          <w:lang w:val="en-US"/>
        </w:rPr>
        <w:t xml:space="preserve">Most studies on </w:t>
      </w:r>
      <w:r w:rsidR="00241A80" w:rsidRPr="00850320">
        <w:rPr>
          <w:rFonts w:ascii="Times New Roman" w:hAnsi="Times New Roman" w:cs="Times New Roman"/>
          <w:color w:val="000000" w:themeColor="text1"/>
          <w:sz w:val="24"/>
          <w:szCs w:val="24"/>
          <w:lang w:val="en-US"/>
        </w:rPr>
        <w:t>roadkill</w:t>
      </w:r>
      <w:r w:rsidR="00281C02" w:rsidRPr="00850320">
        <w:rPr>
          <w:rFonts w:ascii="Times New Roman" w:hAnsi="Times New Roman" w:cs="Times New Roman"/>
          <w:color w:val="000000" w:themeColor="text1"/>
          <w:sz w:val="24"/>
          <w:szCs w:val="24"/>
          <w:lang w:val="en-US"/>
        </w:rPr>
        <w:t>s</w:t>
      </w:r>
      <w:r w:rsidRPr="00850320">
        <w:rPr>
          <w:rFonts w:ascii="Times New Roman" w:hAnsi="Times New Roman" w:cs="Times New Roman"/>
          <w:color w:val="000000" w:themeColor="text1"/>
          <w:sz w:val="24"/>
          <w:szCs w:val="24"/>
          <w:lang w:val="en-US"/>
        </w:rPr>
        <w:t xml:space="preserve"> of large carnivores have been conducted in North America and Europe</w:t>
      </w:r>
      <w:r w:rsidR="00E30EF5">
        <w:rPr>
          <w:rFonts w:ascii="Times New Roman" w:hAnsi="Times New Roman" w:cs="Times New Roman"/>
          <w:color w:val="000000" w:themeColor="text1"/>
          <w:sz w:val="24"/>
          <w:szCs w:val="24"/>
          <w:lang w:val="en-US"/>
        </w:rPr>
        <w:t xml:space="preserve"> outside protected areas</w:t>
      </w:r>
      <w:r w:rsidRPr="00850320">
        <w:rPr>
          <w:rFonts w:ascii="Times New Roman" w:hAnsi="Times New Roman" w:cs="Times New Roman"/>
          <w:color w:val="000000" w:themeColor="text1"/>
          <w:sz w:val="24"/>
          <w:szCs w:val="24"/>
          <w:lang w:val="en-US"/>
        </w:rPr>
        <w:t xml:space="preserve"> (e.g.</w:t>
      </w:r>
      <w:r w:rsidR="00E371DA">
        <w:rPr>
          <w:rFonts w:ascii="Times New Roman" w:hAnsi="Times New Roman" w:cs="Times New Roman"/>
          <w:color w:val="000000" w:themeColor="text1"/>
          <w:sz w:val="24"/>
          <w:szCs w:val="24"/>
          <w:lang w:val="en-US"/>
        </w:rPr>
        <w:t xml:space="preserve"> </w:t>
      </w:r>
      <w:r w:rsidR="00E371DA">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{"citationID":"CUObgoEe","properties":{"formattedCitation":"(Planillo et al. 2018; Bencin et al. 2019)","plainCitation":"(Planillo et al. 2018; Bencin et al. 2019)","noteIndex":0},"citationItems":[{"id":"3PXEn7Ky/Q4V80T2U","uris":["http://zotero.org/users/5432491/items/TUXLB6H6"],"itemData":{"id":"1OY9volh/vqoyln9s","type":"article-journal","abstract":"Landscape disturbance by roads may increase abundance of prey in verges (i.e., strips of terrain adjacent to roadways) or create other features that can attract carnivores and expose them to a higher risk of mortality by vehicle collision. We studied a system that included European rabbits (Oryctolagus cuniculus) and their predators in central Spain near 3 motorways during 2011 and 2012. We analyzed carnivore and rabbit abundance and the potential effect of prey populations on carnivore roadkill. We estimated rabbit and carnivore abundance index by surveying scats in 1-km transects in the landscape, and calculated a roadkill index in motorway stretches parallel to the transects from roadkill data obtained in a roadkill monitoring survey from 2007 to 2011. We analyzed carnivore response for the entire carnivore community and for 2 groups of species: the red fox, which is the most synanthropic carnivore in our study area, and the other carnivores. Fox abundance was higher near motorways compared to control sites, whereas the abundance of other species was related only to rabbit abundance. Furthermore, motorway stretches with higher carnivore abundance presented higher values of carnivore roadkills. Thus, motorways are a source of mortality for carnivores that should be managed carefully. The potential cascading effect of food resources near roads on carnivore mortality should be considered in management and food abundance near roads should be minimized in areas inhabited by carnivores of conservation concern. © 2017 The Wildlife Society.","container-title":"The Journal of Wildlife Management","DOI":"https://doi.org/10.1002/jwmg.21384","ISSN":"1937-2817","issue":"2","language":"en","note":"_eprint: https://onlinelibrary.wiley.com/doi/pdf/10.1002/jwmg.21384","page":"319-327","source":"Wiley Online Library","title":"Carnivore abundance near motorways related to prey and roadkills","volume":"82","author":[{"family":"Planillo","given":"Aimara"},{"family":"Mata","given":"Cristina"},{"family":"Manica","given":"Andrea"},{"family":"Malo","given":"Juan E."}],"issued":{"date-parts":[["2018"]]}}},{"id":"3PXEn7Ky/QcILqwtw","uris":["http://zotero.org/users/5432491/items/RVRN5RPY"],"itemData":{"id":"1OY9volh/cmff7LR6","type":"article-journal","abstract":"Roadways pose challenges for conserving wide-ranging animal species. As bobcat (Lynx rufus) populations recover in Ohio, an accurate evaluation of population metrics is critical to understanding future population trajectories. In this study, we integrated multiple datasets to examine overall road mortality rates in Ohio. First, we utilized a long-term vehicle-strike dataset (1978–2017) to determine landscape and local predictors of road mortality. We found that bobcats were killed at higher rates on interstates regardless of surrounding landscape composition, but that landscape variables were useful at predicting mortality on lower-traffic roads. To explore road avoidance behaviors, we used GPS telemetry data from 18 individuals to compare road crossings along trajectory paths with random road crossings simulated using Correlated Random Walks. Bobcats exhibited avoidance of certain route types (county, municipal, and US routes). Finally, by integrating traffic volume data, road crossing behavior, and accounting for the proportion of each route type present in the study area, we estimated that a minimum of 6% and up to 18% of the bobcat population in Ohio is lost to vehicle-strikes annually. To fully understand the population level impacts of this mortality, we recommend further monitoring of age structure and sex of roadkill animals. Our results identify potential areas for mitigation of vehicle-strikes and emphasize the importance of accounting for road mortality when making management decisions for Ohio’s recovering bobcat population.","container-title":"Scientific Reports","DOI":"10.1038/s41598-019-50931-5","ISSN":"2045-2322","issue":"1","language":"en","note":"container-title: Scientific Reports\nnumber: 1\npublisher: Nature Publishing Group","page":"15391","source":"www.nature.com","title":"Roadkill and space use data predict vehicle-strike hotspots and mortality rates in a recovering bobcat ( Lynx rufus ) population","volume":"9","author":[{"family":"Bencin","given":"Heidi L."},{"family":"Prange","given":"Suzanne"},{"family":"Rose","given":"Christa"},{"family":"Popescu","given":"Viorel D."}],"issued":{"date-parts":[["2019",10,28]]}}}],"schema":"https://github.com/citation-style-language/schema/raw/master/csl-citation.json"} </w:instrText>
      </w:r>
      <w:r w:rsidR="00E371DA">
        <w:rPr>
          <w:rFonts w:ascii="Times New Roman" w:hAnsi="Times New Roman" w:cs="Times New Roman"/>
          <w:color w:val="000000" w:themeColor="text1"/>
          <w:sz w:val="24"/>
          <w:szCs w:val="24"/>
          <w:lang w:val="en-US"/>
        </w:rPr>
        <w:fldChar w:fldCharType="separate"/>
      </w:r>
      <w:r w:rsidR="002D3BA6" w:rsidRPr="0081546A">
        <w:rPr>
          <w:rFonts w:ascii="Times New Roman" w:hAnsi="Times New Roman" w:cs="Times New Roman"/>
          <w:sz w:val="24"/>
          <w:lang w:val="en-US"/>
        </w:rPr>
        <w:t>(Planillo et al. 2018; Bencin et al. 2019)</w:t>
      </w:r>
      <w:r w:rsidR="00E371DA">
        <w:rPr>
          <w:rFonts w:ascii="Times New Roman" w:hAnsi="Times New Roman" w:cs="Times New Roman"/>
          <w:color w:val="000000" w:themeColor="text1"/>
          <w:sz w:val="24"/>
          <w:szCs w:val="24"/>
          <w:lang w:val="en-US"/>
        </w:rPr>
        <w:fldChar w:fldCharType="end"/>
      </w:r>
      <w:r w:rsidR="00E371DA">
        <w:rPr>
          <w:rFonts w:ascii="Times New Roman" w:hAnsi="Times New Roman" w:cs="Times New Roman"/>
          <w:color w:val="000000" w:themeColor="text1"/>
          <w:sz w:val="24"/>
          <w:szCs w:val="24"/>
          <w:lang w:val="en-US"/>
        </w:rPr>
        <w:t>)</w:t>
      </w:r>
      <w:r w:rsidR="007A79DC">
        <w:rPr>
          <w:rFonts w:ascii="Times New Roman" w:hAnsi="Times New Roman" w:cs="Times New Roman"/>
          <w:color w:val="000000" w:themeColor="text1"/>
          <w:sz w:val="24"/>
          <w:szCs w:val="24"/>
          <w:lang w:val="en-US"/>
        </w:rPr>
        <w:t>. By contrast,</w:t>
      </w:r>
      <w:r w:rsidR="00882A75">
        <w:rPr>
          <w:rFonts w:ascii="Times New Roman" w:hAnsi="Times New Roman" w:cs="Times New Roman"/>
          <w:color w:val="000000" w:themeColor="text1"/>
          <w:sz w:val="24"/>
          <w:szCs w:val="24"/>
          <w:lang w:val="en-US"/>
        </w:rPr>
        <w:t xml:space="preserve"> </w:t>
      </w:r>
      <w:r w:rsidR="007A79DC">
        <w:rPr>
          <w:rFonts w:ascii="Times New Roman" w:hAnsi="Times New Roman" w:cs="Times New Roman"/>
          <w:color w:val="000000" w:themeColor="text1"/>
          <w:sz w:val="24"/>
          <w:szCs w:val="24"/>
          <w:lang w:val="en-US"/>
        </w:rPr>
        <w:t>r</w:t>
      </w:r>
      <w:r w:rsidR="000676A3">
        <w:rPr>
          <w:rFonts w:ascii="Times New Roman" w:hAnsi="Times New Roman" w:cs="Times New Roman"/>
          <w:color w:val="000000" w:themeColor="text1"/>
          <w:sz w:val="24"/>
          <w:szCs w:val="24"/>
          <w:lang w:val="en-US"/>
        </w:rPr>
        <w:t>elatively</w:t>
      </w:r>
      <w:r w:rsidR="00C23170" w:rsidRPr="00850320">
        <w:rPr>
          <w:rFonts w:ascii="Times New Roman" w:hAnsi="Times New Roman" w:cs="Times New Roman"/>
          <w:color w:val="000000" w:themeColor="text1"/>
          <w:sz w:val="24"/>
          <w:szCs w:val="24"/>
          <w:lang w:val="en-US"/>
        </w:rPr>
        <w:t xml:space="preserve"> </w:t>
      </w:r>
      <w:r w:rsidR="006E18A7" w:rsidRPr="00850320">
        <w:rPr>
          <w:rFonts w:ascii="Times New Roman" w:hAnsi="Times New Roman" w:cs="Times New Roman"/>
          <w:color w:val="000000" w:themeColor="text1"/>
          <w:sz w:val="24"/>
          <w:szCs w:val="24"/>
          <w:lang w:val="en-US"/>
        </w:rPr>
        <w:t xml:space="preserve">little is known about </w:t>
      </w:r>
      <w:r w:rsidR="009141A5">
        <w:rPr>
          <w:rFonts w:ascii="Times New Roman" w:hAnsi="Times New Roman" w:cs="Times New Roman"/>
          <w:color w:val="000000" w:themeColor="text1"/>
          <w:sz w:val="24"/>
          <w:szCs w:val="24"/>
          <w:lang w:val="en-US"/>
        </w:rPr>
        <w:t>large carnivores killed on roads</w:t>
      </w:r>
      <w:r w:rsidR="006E18A7" w:rsidRPr="00850320">
        <w:rPr>
          <w:rFonts w:ascii="Times New Roman" w:hAnsi="Times New Roman" w:cs="Times New Roman"/>
          <w:color w:val="000000" w:themeColor="text1"/>
          <w:sz w:val="24"/>
          <w:szCs w:val="24"/>
          <w:lang w:val="en-US"/>
        </w:rPr>
        <w:t xml:space="preserve"> in </w:t>
      </w:r>
      <w:r w:rsidRPr="00850320">
        <w:rPr>
          <w:rFonts w:ascii="Times New Roman" w:hAnsi="Times New Roman" w:cs="Times New Roman"/>
          <w:color w:val="000000" w:themeColor="text1"/>
          <w:sz w:val="24"/>
          <w:szCs w:val="24"/>
          <w:lang w:val="en-US"/>
        </w:rPr>
        <w:t>protected areas in Africa</w:t>
      </w:r>
      <w:r w:rsidR="00882A75">
        <w:rPr>
          <w:rFonts w:ascii="Times New Roman" w:hAnsi="Times New Roman" w:cs="Times New Roman"/>
          <w:color w:val="000000" w:themeColor="text1"/>
          <w:sz w:val="24"/>
          <w:szCs w:val="24"/>
          <w:lang w:val="en-US"/>
        </w:rPr>
        <w:t xml:space="preserve"> </w:t>
      </w:r>
      <w:r w:rsidR="009F4BF9">
        <w:rPr>
          <w:rFonts w:ascii="Times New Roman" w:hAnsi="Times New Roman" w:cs="Times New Roman"/>
          <w:color w:val="000000" w:themeColor="text1"/>
          <w:sz w:val="24"/>
          <w:szCs w:val="24"/>
          <w:lang w:val="en-US"/>
        </w:rPr>
        <w:fldChar w:fldCharType="begin"/>
      </w:r>
      <w:r w:rsidR="00E371DA">
        <w:rPr>
          <w:rFonts w:ascii="Times New Roman" w:hAnsi="Times New Roman" w:cs="Times New Roman"/>
          <w:color w:val="000000" w:themeColor="text1"/>
          <w:sz w:val="24"/>
          <w:szCs w:val="24"/>
          <w:lang w:val="en-US"/>
        </w:rPr>
        <w:instrText xml:space="preserve"> ADDIN ZOTERO_ITEM CSL_CITATION {"citationID":"GHFWfjNk","properties":{"formattedCitation":"(Drews 1995; Mkanda &amp; Chansa 2011; Njovu et al. 2019; Lyamuya et al. 2021)","plainCitation":"(Drews 1995; Mkanda &amp; Chansa 2011; Njovu et al. 2019; Lyamuya et al. 2021)","noteIndex":0},"citationItems":[{"id":731,"uris":["http://zotero.org/users/local/9XAuDGlL/items/3QAMKAAV"],"itemData":{"id":731,"type":"article-journal","abstract":"The Tanzania-Zambia highway crosses Mikumi National Park over a stretch of 50 km. The road was rehabilitated between May 1990-November 1991 resulting in higher average driving speeds. Data were collected on the incidence of road kills of animals within the park boundaries during this period. The list of 183 mammals, birds and reptiles killed by vehicles included at least 52 species, two of which are endangered: the African elephant (Loxodonta africana Blumenbach) and the African hunting dog (Lycaon pictus Temminck). The road-kill rate increased and was estimated at a minimum of three road kills per day (21·8 road kills/km/yr) by the end of the study. Road kills were more frequent near water holes and traditionally used animal tracks. The demographic effect of road kills on troops of yellow baboons (Papio cynocephalus Linnaeus), which include the highway in their ranges, is in the order of 10% of the total yearly losses. High speed and the danger of collisions with wildlife are causing regular accidents in Mikumi National Park. Adequate signposts along the road and speed bumps are recommended in order to reduce the average driving speeds for the sake of humans and wildlife. Résumé La grand route qui va de Tanzanie en Zambie traverse le Parc National de Mikumi sur une distance de 50 km. La route a été refaite entre mai 1990 et novembre 1991, ce qui a entraîné une augmentation de la vitesse moyenne des véhicules. On a récolté des données sur le nombre d'animaux tués sur la route dans les limites du parc pendant cette période. La liste des 183 mammifères, oiseaux et reptiles tués par des véhicules comprend au moins 53 espèces dont 2 sont menacées: l'éléphant africain (Loxodonta africana Blumenbach) et le lycaon (Lycaon pictus Temminck). Le taux d'animaux tués sur la route a augmenté, et on l'estimait à environ trois morts par jour (21,8 animaux tués/km/an) à la fin de l'étude. Les accidents mortels étaient plus fréquents près des points d'eau et des pistes traditionnellement utilisées par les animaux. L'effet démographique des accidents sur les groupes de babouins olive (Papio cynocephalus Linnaeus) dont l'aire de distribution couvrait la grand route est de l'ordre de 10% des pertes annuelles totales. La grande vitesse et le risque de collision avec des animaux provoquent régulièrement des accidents dans le Parc National de Mikumi. On recommande de placer des panneaux routiers et des casse-vitesse pour réduire la vitesse moyenne, pour la sécurite des gens et des animaux.","container-title":"African Journal of Ecology","DOI":"10.1111/j.1365-2028.1995.tb00785.x","ISSN":"1365-2028","issue":"2","language":"en","note":"number: 2\n_eprint: https://onlinelibrary.wiley.com/doi/pdf/10.1111/j.1365-2028.1995.tb00785.x","page":"89-100","source":"Wiley Online Library","title":"Road kills of animals by public traffic in Mikumi National Park, Tanzania, with notes on baboon mortality","volume":"33","author":[{"family":"Drews","given":"Carlos"}],"issued":{"date-parts":[["1995"]]}}},{"id":2272,"uris":["http://zotero.org/users/local/9XAuDGlL/items/Y3JGH87G"],"itemData":{"id":2272,"type":"article-journal","abstract":"This study examined the extent to which traffic volume and road kills changed after rehabilitation of the Lusaka—Mongu highway (M9), which traverses the Kafue National Park. It also assessed the impact of the road kills on the wildlife populations in the park. The study revealed that traffic volume increased by 45% after rehabilitation of the M9 road. Consequently, sighting rates of road kills increased by &gt;50%. The majority of the collisions occurred in the late wet season (January–March). These months coincide with dense vegetation cover and rutting season of impala (Aepyceros melampus), the species that was killed most frequently. Reduced visibility because of dense vegetation cover, and pronounced animal activity during the rut inevitably enhanced chances of wildlife colliding with vehicles. With regard to impacts of the road kills on the wildlife populations, the majority (&gt;86%) of the animals involved in the road accidents are the young and subadults. The collisions, therefore, are affecting the reproductive potential of the species affected. To mitigate against the wildlife-vehicle collisions, the study recommends various measures, such as slashing of verges at the appropriate time, use of speed cameras, and educational and public-awareness campaigns.","container-title":"African Journal of Wildlife Research","DOI":"10.3957/056.041.0114","ISSN":"2410-7220, 2410-8200","issue":"1","journalAbbreviation":"sawr","note":"number: 1\npublisher: Southern African Wildlife Management Association","page":"68-78","source":"bioone-org.inee.bib.cnrs.fr","title":"Changes in Temporal and Spatial Pattern of Road Kills Along the Lusaka-Mongu (M9) Highway, Kafue National Park, Zambia","volume":"41","author":[{"family":"Mkanda","given":"F. X."},{"family":"Chansa","given":"W."}],"issued":{"date-parts":[["2011",4]]}}},{"id":800,"uris":["http://zotero.org/users/local/9XAuDGlL/items/CX46U7RV"],"itemData":{"id":800,"type":"article-journal","container-title":"African Journal of Ecology","DOI":"10.1111/aje.12608","ISSN":"0141-6707, 1365-2028","issue":"3","journalAbbreviation":"Afr J Ecol","language":"en","note":"number: 3\ncontainer-title: African Journal of Ecology","page":"423-428","source":"DOI.org (Crossref)","title":"The spatial and temporal distribution of mammal roadkills in the Kwakuchinja Wildlife Corridor in Tanzania","volume":"57","author":[{"family":"Njovu","given":"Henry Kenneth"},{"family":"Kisingo","given":"Alex W."},{"family":"Hesselberg","given":"Thomas"},{"family":"Eustace","given":"Abraham"}],"issued":{"date-parts":[["2019",9]]}}},{"id":3969,"uris":["http://zotero.org/users/local/9XAuDGlL/items/23HWN3ID"],"itemData":{"id":3969,"type":"article-journal","abstract":"Globally, traffic associated with roads that pass through protected areas are the cause of many negative impacts on wildlife, such as wildlife roadkill, which has occurred within the Serengeti ecosystem. A 200 km stretch of gravel road networks that passes through the Serengeti ecosystem was surveyed in 2015 for five consecutive days during each study period during the wet and dry seasons, between March and August 2015, to document the magnitude, patterns and composition of wildlife roadkill. We found a total of 51 wildlife roadkills that consisted of 26 species of wild animals and included 18 bird and 8 mammal species. Bird species (60.8%) were more frequently killed than mammal species (39.2%). Moreover, a higher incidence of wildlife roadkill was recorded in the morning (56.9%) than in the afternoon (43.1%) and more mammals (51.7%) than birds (48.3%) were recorded in the morning. Greater numbers of wildlife roadkill were recorded along road segments with good road conditions (69.4%) that were wider (&gt;8 m) and with higher traffic volumes than along roads with poor conditions (30.6%). Overall, the Cape hare (Lepus capensis) was the most frequently killed species (17.6%) among the mammals, whereas the helmeted guineafowl (Numida meleagris) (13.7%) was most frequently killed among the avifauna. To reduce the number of roadkill incidents, we recommend changing driver speeding behaviours by installing wildlife-warning signage that consists of picture-based signs, because they have been proved to be more effective than word-based signs to reduce speeds and hence, reduce collisions. Additionally, the responsible management authorities should provide education to drivers on safe driving and enforcement of laws and regulations. Further, policy briefings that focus on wildlife roadkill should be made available to assist decision-makers and engineers to improve road design in protected areas.","container-title":"African Zoology","DOI":"10.1080/15627020.2021.1952896","ISSN":"1562-7020","issue":"3","note":"publisher: Taylor &amp; Francis\n_eprint: https://doi.org/10.1080/15627020.2021.1952896","page":"173-180","source":"Taylor and Francis+NEJM","title":"Magnitude, patterns and composition of wildlife roadkill in the Serengeti ecosystem, northern Tanzania","volume":"56","author":[{"family":"Lyamuya","given":"Richard D"},{"family":"Hariohay","given":"Kwaslema M"},{"family":"Masenga","given":"Emmanuel H"},{"family":"Bukombe","given":"John K"},{"family":"Mwakalebe","given":"Grayson G"},{"family":"Mdaki","given":"Maulid L"},{"family":"Nkwabi","given":"Ally K"},{"family":"Fyumagwa","given":"Robert D"},{"family":"Røskaft","given":"Eivin"}],"issued":{"date-parts":[["2021",7,3]]}}}],"schema":"https://github.com/citation-style-language/schema/raw/master/csl-citation.json"} </w:instrText>
      </w:r>
      <w:r w:rsidR="009F4BF9">
        <w:rPr>
          <w:rFonts w:ascii="Times New Roman" w:hAnsi="Times New Roman" w:cs="Times New Roman"/>
          <w:color w:val="000000" w:themeColor="text1"/>
          <w:sz w:val="24"/>
          <w:szCs w:val="24"/>
          <w:lang w:val="en-US"/>
        </w:rPr>
        <w:fldChar w:fldCharType="separate"/>
      </w:r>
      <w:r w:rsidR="00E371DA" w:rsidRPr="0081546A">
        <w:rPr>
          <w:rFonts w:ascii="Times New Roman" w:hAnsi="Times New Roman" w:cs="Times New Roman"/>
          <w:sz w:val="24"/>
          <w:lang w:val="en-US"/>
        </w:rPr>
        <w:t>(Drews 1995; Mkanda &amp; Chansa 2011; Njovu et al. 2019; Lyamuya et al. 2021)</w:t>
      </w:r>
      <w:r w:rsidR="009F4BF9">
        <w:rPr>
          <w:rFonts w:ascii="Times New Roman" w:hAnsi="Times New Roman" w:cs="Times New Roman"/>
          <w:color w:val="000000" w:themeColor="text1"/>
          <w:sz w:val="24"/>
          <w:szCs w:val="24"/>
          <w:lang w:val="en-US"/>
        </w:rPr>
        <w:fldChar w:fldCharType="end"/>
      </w:r>
      <w:r w:rsidR="00322DDB" w:rsidRPr="00850320">
        <w:rPr>
          <w:rFonts w:ascii="Times New Roman" w:hAnsi="Times New Roman" w:cs="Times New Roman"/>
          <w:color w:val="000000" w:themeColor="text1"/>
          <w:sz w:val="24"/>
          <w:szCs w:val="24"/>
          <w:lang w:val="en-US"/>
        </w:rPr>
        <w:t xml:space="preserve">, </w:t>
      </w:r>
      <w:r w:rsidR="003261B2" w:rsidRPr="00850320">
        <w:rPr>
          <w:rFonts w:ascii="Times New Roman" w:hAnsi="Times New Roman" w:cs="Times New Roman"/>
          <w:color w:val="000000" w:themeColor="text1"/>
          <w:sz w:val="24"/>
          <w:szCs w:val="24"/>
          <w:lang w:val="en-US"/>
        </w:rPr>
        <w:t xml:space="preserve">even though they </w:t>
      </w:r>
      <w:r w:rsidR="00E30EF5">
        <w:rPr>
          <w:rFonts w:ascii="Times New Roman" w:hAnsi="Times New Roman" w:cs="Times New Roman"/>
          <w:color w:val="000000" w:themeColor="text1"/>
          <w:sz w:val="24"/>
          <w:szCs w:val="24"/>
          <w:lang w:val="en-US"/>
        </w:rPr>
        <w:t xml:space="preserve">often </w:t>
      </w:r>
      <w:r w:rsidRPr="00850320">
        <w:rPr>
          <w:rFonts w:ascii="Times New Roman" w:hAnsi="Times New Roman" w:cs="Times New Roman"/>
          <w:color w:val="000000" w:themeColor="text1"/>
          <w:sz w:val="24"/>
          <w:szCs w:val="24"/>
          <w:lang w:val="en-US"/>
        </w:rPr>
        <w:t xml:space="preserve">host a high diversity of large carnivores and </w:t>
      </w:r>
      <w:r w:rsidR="00F82004">
        <w:rPr>
          <w:rFonts w:ascii="Times New Roman" w:hAnsi="Times New Roman" w:cs="Times New Roman"/>
          <w:color w:val="000000" w:themeColor="text1"/>
          <w:sz w:val="24"/>
          <w:szCs w:val="24"/>
          <w:lang w:val="en-US"/>
        </w:rPr>
        <w:t>most have</w:t>
      </w:r>
      <w:r w:rsidRPr="00850320">
        <w:rPr>
          <w:rFonts w:ascii="Times New Roman" w:hAnsi="Times New Roman" w:cs="Times New Roman"/>
          <w:color w:val="000000" w:themeColor="text1"/>
          <w:sz w:val="24"/>
          <w:szCs w:val="24"/>
          <w:lang w:val="en-US"/>
        </w:rPr>
        <w:t xml:space="preserve"> </w:t>
      </w:r>
      <w:r w:rsidR="00813D29">
        <w:rPr>
          <w:rFonts w:ascii="Times New Roman" w:hAnsi="Times New Roman" w:cs="Times New Roman"/>
          <w:color w:val="000000" w:themeColor="text1"/>
          <w:sz w:val="24"/>
          <w:szCs w:val="24"/>
          <w:lang w:val="en-US"/>
        </w:rPr>
        <w:t xml:space="preserve">experienced </w:t>
      </w:r>
      <w:r w:rsidR="003261B2" w:rsidRPr="00850320">
        <w:rPr>
          <w:rFonts w:ascii="Times New Roman" w:hAnsi="Times New Roman" w:cs="Times New Roman"/>
          <w:color w:val="000000" w:themeColor="text1"/>
          <w:sz w:val="24"/>
          <w:szCs w:val="24"/>
          <w:lang w:val="en-US"/>
        </w:rPr>
        <w:t>an increase in</w:t>
      </w:r>
      <w:r w:rsidR="00882A75">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touris</w:t>
      </w:r>
      <w:r w:rsidR="00BD6B5D">
        <w:rPr>
          <w:rFonts w:ascii="Times New Roman" w:hAnsi="Times New Roman" w:cs="Times New Roman"/>
          <w:color w:val="000000" w:themeColor="text1"/>
          <w:sz w:val="24"/>
          <w:szCs w:val="24"/>
          <w:lang w:val="en-US"/>
        </w:rPr>
        <w:t>m</w:t>
      </w:r>
      <w:r w:rsidR="00A04E8C">
        <w:rPr>
          <w:rFonts w:ascii="Times New Roman" w:hAnsi="Times New Roman" w:cs="Times New Roman"/>
          <w:color w:val="000000" w:themeColor="text1"/>
          <w:sz w:val="24"/>
          <w:szCs w:val="24"/>
          <w:lang w:val="en-US"/>
        </w:rPr>
        <w:t xml:space="preserve"> in recent decades</w:t>
      </w:r>
      <w:r w:rsidRPr="00850320">
        <w:rPr>
          <w:rFonts w:ascii="Times New Roman" w:hAnsi="Times New Roman" w:cs="Times New Roman"/>
          <w:color w:val="000000" w:themeColor="text1"/>
          <w:sz w:val="24"/>
          <w:szCs w:val="24"/>
          <w:lang w:val="en-US"/>
        </w:rPr>
        <w:t xml:space="preserve"> </w:t>
      </w:r>
      <w:r w:rsidRPr="00603F73">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{"citationID":"mp3Y0W6I","properties":{"formattedCitation":"(Caro et al. 2014; Tablado &amp; D\\uc0\\u8217{}Amico 2017; Larsen et al. 2020)","plainCitation":"(Caro et al. 2014; Tablado &amp; D’Amico 2017; Larsen et al. 2020)","noteIndex":0},"citationItems":[{"id":"3PXEn7Ky/U3YWJt2X","uris":["http://zotero.org/users/5432491/items/KE4C3RTN"],"itemData":{"id":4966,"type":"article-journal","abstract":"Road construction is now common through wilderness and protected areas in tropical and subtropical countries with adverse consequences for their high native biodiversity. Here, we summarize the scope of the problem and advance specific compromise solutions that reconcile development with conservation.","container-title":"Current Biology","DOI":"10.1016/j.cub.2014.07.007","ISSN":"0960-9822","issue":"16","journalAbbreviation":"Current Biology","language":"en","page":"R722-R725","source":"ScienceDirect","title":"Compromise solutions between conservation and road building in the tropics","volume":"24","author":[{"family":"Caro","given":"Tim"},{"family":"Dobson","given":"Andrew"},{"family":"Marshall","given":"Andrew J."},{"family":"Peres","given":"Carlos A."}],"issued":{"date-parts":[["2014",8,18]]}}},{"id":"3PXEn7Ky/KAwsPVQr","uris":["http://zotero.org/users/5432491/items/2LLD2JED"],"itemData":{"id":2010,"type":"chapter","abstract":"Terrestrial animal tourism has become increasingly popular. Wildlife tourism is typically perceived as a relatively innocuous activity, but studies show that it may negatively impact wildlife and both the communities and ecosystems in which they live. We will describe some of the main negative effects of terrestrial animal tourism and the management actions to mitigate them. Some negative impacts, such as animal-vehicle collisions or disease transmission from humans, lead to direct mortalities and are evident to tourists. However, there are other, less perceptible, impacts that nevertheless may negatively impact populations. These entail disruptions of animals’ normal behavior, physiology, and distribution, as well as the habitat degradation that may be associated with tourism. These negative effects must, however, be traded-off against the important positive impacts of wildlife tourism. These include the creation of protected areas, the support of conservation programs, the sustainable development of local communities, and the promotion of pro-environmental attitudes. By being aware of the negative impacts and potential mitigation measures, we hope to encourage better practices in the future that ensure the long-term coexistence between wildlife and tourism.","container-title":"Ecotourism’s Promise and Peril: A Biological Evaluation","event-place":"Cham","ISBN":"978-3-319-58331-0","language":"en","note":"DOI: 10.1007/978-3-319-58331-0_7","page":"97-115","publisher":"Springer International Publishing","publisher-place":"Cham","source":"Springer Link","title":"Impacts of Terrestrial Animal Tourism","URL":"https://doi.org/10.1007/978-3-319-58331-0_7","author":[{"family":"Tablado","given":"Zulima"},{"family":"D’Amico","given":"Marcello"}],"editor":[{"family":"Blumstein","given":"Daniel T."},{"family":"Geffroy","given":"Benjamin"},{"family":"Samia","given":"Diogo S. M."},{"family":"Bessa","given":"Eduardo"}],"accessed":{"date-parts":[["2019",10,21]]},"issued":{"date-parts":[["2017"]]}}},{"id":"3PXEn7Ky/5HrAq0N1","uris":["http://zotero.org/users/5432491/items/GD9Y5HTN"],"itemData":{"id":4435,"type":"article-journal","abstract":"We examine tourism demand for an iconic ecological resource – the migration of ~1.3 million wildebeest (Connochaetes taurinus) in the Serengeti-Mara ecosystem. The wildebeest migration generates economic benefits through ecotourism, which we investigated by combining quantitative tools from spatial ecology and environmental economics with wildebeest GPS collar data and lodge use data from Serengeti National Park. We used GLMMs and random utility models to quantify the effect of the distance from lodges to wildebeest hotspots on two important aspects of demand: the number of tourists visiting lodges in the park (participation); and the tourists' choice of where to stay during their visit (site choice). We find that longer distances between lodges and wildebeest hotspots significantly reduced tourist participation (i.e. the total number of tourists visiting lodges) and site choice (the probability of tourist groups choosing a lodge). Lodge price had a positive effect on participation, but it did not affect site choice for international tourist groups. Whilst our results are specific to the Serengeti, the methods presented here can be applied to any system in which non-consumptive wildlife viewing is the foundation of local ecotourism. As such, this novel approach provides a new perspective on the economics of wildlife management and strengthens the case for the continued conservation of ecosystems that contain wildlife resources. Due to the high value of the wildebeest migration to tourism, we suggest that future expansion of tourist infrastructure in the Serengeti should proceed in ways that minimise disturbance to this living resource.","container-title":"Biological Conservation","DOI":"10.1016/j.biocon.2020.108688","ISSN":"0006-3207","journalAbbreviation":"Biological Conservation","language":"en","page":"108688","source":"ScienceDirect","title":"Wildebeest migration drives tourism demand in the Serengeti","volume":"248","author":[{"family":"Larsen","given":"Freja"},{"family":"Hopcraft","given":"J. Grant C."},{"family":"Hanley","given":"Nick"},{"family":"Hongoa","given":"John Reuben"},{"family":"Hynes","given":"Stephen"},{"family":"Loibooki","given":"Martin"},{"family":"Mafuru","given":"Gerald"},{"family":"Needham","given":"Katherine"},{"family":"Shirima","given":"Fred"},{"family":"Morrison","given":"Thomas A."}],"issued":{"date-parts":[["2020",8,1]]}}}],"schema":"https://github.com/citation-style-language/schema/raw/master/csl-citation.json"} </w:instrText>
      </w:r>
      <w:r w:rsidRPr="00603F73">
        <w:rPr>
          <w:rFonts w:ascii="Times New Roman" w:hAnsi="Times New Roman" w:cs="Times New Roman"/>
          <w:color w:val="000000" w:themeColor="text1"/>
          <w:sz w:val="24"/>
          <w:szCs w:val="24"/>
          <w:lang w:val="en-US"/>
        </w:rPr>
        <w:fldChar w:fldCharType="separate"/>
      </w:r>
      <w:r w:rsidR="006C4525" w:rsidRPr="00A5365B">
        <w:rPr>
          <w:rFonts w:ascii="Times New Roman" w:hAnsi="Times New Roman" w:cs="Times New Roman"/>
          <w:sz w:val="24"/>
          <w:szCs w:val="24"/>
          <w:lang w:val="en-US"/>
        </w:rPr>
        <w:t>(Caro et al. 2014; Tablado &amp; D’Amico 2017; Larsen et al. 2020)</w:t>
      </w:r>
      <w:r w:rsidRPr="00603F73">
        <w:rPr>
          <w:rFonts w:ascii="Times New Roman" w:hAnsi="Times New Roman" w:cs="Times New Roman"/>
          <w:color w:val="000000" w:themeColor="text1"/>
          <w:sz w:val="24"/>
          <w:szCs w:val="24"/>
          <w:lang w:val="en-US"/>
        </w:rPr>
        <w:fldChar w:fldCharType="end"/>
      </w:r>
      <w:r w:rsidRPr="00850320">
        <w:rPr>
          <w:rFonts w:ascii="Times New Roman" w:hAnsi="Times New Roman" w:cs="Times New Roman"/>
          <w:color w:val="000000" w:themeColor="text1"/>
          <w:sz w:val="24"/>
          <w:szCs w:val="24"/>
          <w:lang w:val="en-US"/>
        </w:rPr>
        <w:t xml:space="preserve">. </w:t>
      </w:r>
      <w:del w:id="47" w:author="Sarah Benhaiem" w:date="2022-05-24T09:44:00Z">
        <w:r w:rsidR="008F30BD" w:rsidRPr="00D933BB" w:rsidDel="00646C33">
          <w:rPr>
            <w:rFonts w:ascii="Times New Roman" w:hAnsi="Times New Roman" w:cs="Times New Roman"/>
            <w:color w:val="FF0000"/>
            <w:sz w:val="24"/>
            <w:szCs w:val="24"/>
            <w:lang w:val="en-US"/>
          </w:rPr>
          <w:delText>In addition, b</w:delText>
        </w:r>
      </w:del>
      <w:del w:id="48" w:author="Sarah Benhaiem" w:date="2022-05-24T09:49:00Z">
        <w:r w:rsidR="008F30BD" w:rsidRPr="00D933BB" w:rsidDel="00705B72">
          <w:rPr>
            <w:rFonts w:ascii="Times New Roman" w:hAnsi="Times New Roman" w:cs="Times New Roman"/>
            <w:color w:val="FF0000"/>
            <w:sz w:val="24"/>
            <w:szCs w:val="24"/>
            <w:lang w:val="en-US"/>
          </w:rPr>
          <w:delText>ecause</w:delText>
        </w:r>
        <w:r w:rsidR="00DF311B" w:rsidRPr="00D933BB" w:rsidDel="00705B72">
          <w:rPr>
            <w:rFonts w:ascii="Times New Roman" w:hAnsi="Times New Roman" w:cs="Times New Roman"/>
            <w:color w:val="FF0000"/>
            <w:sz w:val="24"/>
            <w:szCs w:val="24"/>
            <w:lang w:val="en-US"/>
          </w:rPr>
          <w:delText xml:space="preserve"> large</w:delText>
        </w:r>
        <w:r w:rsidR="008F30BD" w:rsidRPr="00D933BB" w:rsidDel="00705B72">
          <w:rPr>
            <w:rFonts w:ascii="Times New Roman" w:hAnsi="Times New Roman" w:cs="Times New Roman"/>
            <w:color w:val="FF0000"/>
            <w:sz w:val="24"/>
            <w:szCs w:val="24"/>
            <w:lang w:val="en-US"/>
          </w:rPr>
          <w:delText xml:space="preserve"> carnivores </w:delText>
        </w:r>
        <w:r w:rsidR="00DF311B" w:rsidRPr="00D933BB" w:rsidDel="00705B72">
          <w:rPr>
            <w:rFonts w:ascii="Times New Roman" w:hAnsi="Times New Roman" w:cs="Times New Roman"/>
            <w:color w:val="FF0000"/>
            <w:sz w:val="24"/>
            <w:szCs w:val="24"/>
            <w:lang w:val="en-US"/>
          </w:rPr>
          <w:delText>live at low densities, relatively few roadkills occur per unit of time</w:delText>
        </w:r>
      </w:del>
      <w:del w:id="49" w:author="Sarah Benhaiem" w:date="2022-05-24T09:43:00Z">
        <w:r w:rsidR="00DF311B" w:rsidRPr="00D933BB" w:rsidDel="00646C33">
          <w:rPr>
            <w:rFonts w:ascii="Times New Roman" w:hAnsi="Times New Roman" w:cs="Times New Roman"/>
            <w:color w:val="FF0000"/>
            <w:sz w:val="24"/>
            <w:szCs w:val="24"/>
            <w:lang w:val="en-US"/>
          </w:rPr>
          <w:delText>, although the impact of these roadkills on the population may be sizeable</w:delText>
        </w:r>
      </w:del>
      <w:del w:id="50" w:author="Sarah Benhaiem" w:date="2022-05-24T09:49:00Z">
        <w:r w:rsidR="00DF311B" w:rsidRPr="00D933BB" w:rsidDel="00705B72">
          <w:rPr>
            <w:rFonts w:ascii="Times New Roman" w:hAnsi="Times New Roman" w:cs="Times New Roman"/>
            <w:color w:val="FF0000"/>
            <w:sz w:val="24"/>
            <w:szCs w:val="24"/>
            <w:lang w:val="en-US"/>
          </w:rPr>
          <w:delText>. Studying patterns of large carnivore roadkills thus requires multiple years of data</w:delText>
        </w:r>
        <w:r w:rsidR="00D933BB" w:rsidDel="00705B72">
          <w:rPr>
            <w:rFonts w:ascii="Times New Roman" w:hAnsi="Times New Roman" w:cs="Times New Roman"/>
            <w:color w:val="FF0000"/>
            <w:sz w:val="24"/>
            <w:szCs w:val="24"/>
            <w:lang w:val="en-US"/>
          </w:rPr>
          <w:delText xml:space="preserve">, which </w:delText>
        </w:r>
      </w:del>
      <w:del w:id="51" w:author="Sarah Benhaiem" w:date="2022-05-24T09:31:00Z">
        <w:r w:rsidR="00D933BB" w:rsidDel="009811B7">
          <w:rPr>
            <w:rFonts w:ascii="Times New Roman" w:hAnsi="Times New Roman" w:cs="Times New Roman"/>
            <w:color w:val="FF0000"/>
            <w:sz w:val="24"/>
            <w:szCs w:val="24"/>
            <w:lang w:val="en-US"/>
          </w:rPr>
          <w:delText>are often unavailable</w:delText>
        </w:r>
      </w:del>
      <w:del w:id="52" w:author="Sarah Benhaiem" w:date="2022-05-24T09:49:00Z">
        <w:r w:rsidR="00DF311B" w:rsidRPr="00D933BB" w:rsidDel="00705B72">
          <w:rPr>
            <w:rFonts w:ascii="Times New Roman" w:hAnsi="Times New Roman" w:cs="Times New Roman"/>
            <w:color w:val="FF0000"/>
            <w:sz w:val="24"/>
            <w:szCs w:val="24"/>
            <w:lang w:val="en-US"/>
          </w:rPr>
          <w:delText>.</w:delText>
        </w:r>
      </w:del>
    </w:p>
    <w:p w14:paraId="16C62F99" w14:textId="26A34B32" w:rsidR="00EC7F85" w:rsidRDefault="003C6933" w:rsidP="00EC7F85">
      <w:pPr>
        <w:spacing w:line="600" w:lineRule="auto"/>
        <w:ind w:firstLine="72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Here we use long-term </w:t>
      </w:r>
      <w:r w:rsidR="00C61D4E">
        <w:rPr>
          <w:rFonts w:ascii="Times New Roman" w:hAnsi="Times New Roman" w:cs="Times New Roman"/>
          <w:color w:val="000000" w:themeColor="text1"/>
          <w:sz w:val="24"/>
          <w:szCs w:val="24"/>
          <w:lang w:val="en-US"/>
        </w:rPr>
        <w:t>records</w:t>
      </w:r>
      <w:r w:rsidR="002D3BA6">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from 1989 to 202</w:t>
      </w:r>
      <w:r w:rsidR="00C61D4E">
        <w:rPr>
          <w:rFonts w:ascii="Times New Roman" w:hAnsi="Times New Roman" w:cs="Times New Roman"/>
          <w:color w:val="000000" w:themeColor="text1"/>
          <w:sz w:val="24"/>
          <w:szCs w:val="24"/>
          <w:lang w:val="en-US"/>
        </w:rPr>
        <w:t>2</w:t>
      </w:r>
      <w:r>
        <w:rPr>
          <w:rFonts w:ascii="Times New Roman" w:hAnsi="Times New Roman" w:cs="Times New Roman"/>
          <w:color w:val="000000" w:themeColor="text1"/>
          <w:sz w:val="24"/>
          <w:szCs w:val="24"/>
          <w:lang w:val="en-US"/>
        </w:rPr>
        <w:t xml:space="preserve"> to investigate the </w:t>
      </w:r>
      <w:r w:rsidR="00E30EF5">
        <w:rPr>
          <w:rFonts w:ascii="Times New Roman" w:hAnsi="Times New Roman" w:cs="Times New Roman"/>
          <w:color w:val="000000" w:themeColor="text1"/>
          <w:sz w:val="24"/>
          <w:szCs w:val="24"/>
          <w:lang w:val="en-US"/>
        </w:rPr>
        <w:t xml:space="preserve">patterns of </w:t>
      </w:r>
      <w:r w:rsidR="00C61D4E">
        <w:rPr>
          <w:rFonts w:ascii="Times New Roman" w:hAnsi="Times New Roman" w:cs="Times New Roman"/>
          <w:color w:val="000000" w:themeColor="text1"/>
          <w:sz w:val="24"/>
          <w:szCs w:val="24"/>
          <w:lang w:val="en-US"/>
        </w:rPr>
        <w:t>roadkills</w:t>
      </w:r>
      <w:r w:rsidR="00E30EF5" w:rsidRPr="003C693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of</w:t>
      </w:r>
      <w:r w:rsidR="00E30EF5">
        <w:rPr>
          <w:rFonts w:ascii="Times New Roman" w:hAnsi="Times New Roman" w:cs="Times New Roman"/>
          <w:color w:val="000000" w:themeColor="text1"/>
          <w:sz w:val="24"/>
          <w:szCs w:val="24"/>
          <w:lang w:val="en-US"/>
        </w:rPr>
        <w:t xml:space="preserve"> a keystone predator, the</w:t>
      </w:r>
      <w:r>
        <w:rPr>
          <w:rFonts w:ascii="Times New Roman" w:hAnsi="Times New Roman" w:cs="Times New Roman"/>
          <w:color w:val="000000" w:themeColor="text1"/>
          <w:sz w:val="24"/>
          <w:szCs w:val="24"/>
          <w:lang w:val="en-US"/>
        </w:rPr>
        <w:t xml:space="preserve"> spotted hyena (</w:t>
      </w:r>
      <w:r w:rsidRPr="00850320">
        <w:rPr>
          <w:rFonts w:ascii="Times New Roman" w:hAnsi="Times New Roman" w:cs="Times New Roman"/>
          <w:i/>
          <w:iCs/>
          <w:color w:val="000000" w:themeColor="text1"/>
          <w:sz w:val="24"/>
          <w:szCs w:val="24"/>
          <w:lang w:val="en-US"/>
        </w:rPr>
        <w:t xml:space="preserve">Crocuta </w:t>
      </w:r>
      <w:r>
        <w:rPr>
          <w:rFonts w:ascii="Times New Roman" w:hAnsi="Times New Roman" w:cs="Times New Roman"/>
          <w:i/>
          <w:iCs/>
          <w:color w:val="000000" w:themeColor="text1"/>
          <w:sz w:val="24"/>
          <w:szCs w:val="24"/>
          <w:lang w:val="en-US"/>
        </w:rPr>
        <w:t>Crocuta</w:t>
      </w:r>
      <w:r w:rsidRPr="003C6933">
        <w:rPr>
          <w:rFonts w:ascii="Times New Roman" w:hAnsi="Times New Roman" w:cs="Times New Roman"/>
          <w:color w:val="000000" w:themeColor="text1"/>
          <w:sz w:val="24"/>
          <w:szCs w:val="24"/>
          <w:lang w:val="en-US"/>
        </w:rPr>
        <w:t>)</w:t>
      </w:r>
      <w:r w:rsidR="002D3BA6">
        <w:rPr>
          <w:rFonts w:ascii="Times New Roman" w:hAnsi="Times New Roman" w:cs="Times New Roman"/>
          <w:color w:val="000000" w:themeColor="text1"/>
          <w:sz w:val="24"/>
          <w:szCs w:val="24"/>
          <w:lang w:val="en-US"/>
        </w:rPr>
        <w:t xml:space="preserve">, </w:t>
      </w:r>
      <w:r w:rsidRPr="003C6933">
        <w:rPr>
          <w:rFonts w:ascii="Times New Roman" w:hAnsi="Times New Roman" w:cs="Times New Roman"/>
          <w:color w:val="000000" w:themeColor="text1"/>
          <w:sz w:val="24"/>
          <w:szCs w:val="24"/>
          <w:lang w:val="en-US"/>
        </w:rPr>
        <w:t>in</w:t>
      </w:r>
      <w:r w:rsidR="002D3BA6">
        <w:rPr>
          <w:rFonts w:ascii="Times New Roman" w:hAnsi="Times New Roman" w:cs="Times New Roman"/>
          <w:color w:val="000000" w:themeColor="text1"/>
          <w:sz w:val="24"/>
          <w:szCs w:val="24"/>
          <w:lang w:val="en-US"/>
        </w:rPr>
        <w:t xml:space="preserve"> the </w:t>
      </w:r>
      <w:r w:rsidRPr="003C6933">
        <w:rPr>
          <w:rFonts w:ascii="Times New Roman" w:hAnsi="Times New Roman" w:cs="Times New Roman"/>
          <w:color w:val="000000" w:themeColor="text1"/>
          <w:sz w:val="24"/>
          <w:szCs w:val="24"/>
          <w:lang w:val="en-US"/>
        </w:rPr>
        <w:t>Serengeti</w:t>
      </w:r>
      <w:r>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National Park (</w:t>
      </w:r>
      <w:r w:rsidR="00BE6473">
        <w:rPr>
          <w:rFonts w:ascii="Times New Roman" w:hAnsi="Times New Roman" w:cs="Times New Roman"/>
          <w:color w:val="000000" w:themeColor="text1"/>
          <w:sz w:val="24"/>
          <w:szCs w:val="24"/>
          <w:lang w:val="en-US"/>
        </w:rPr>
        <w:t xml:space="preserve">Serengeti </w:t>
      </w:r>
      <w:r w:rsidR="00EE2A36" w:rsidRPr="00850320">
        <w:rPr>
          <w:rFonts w:ascii="Times New Roman" w:hAnsi="Times New Roman" w:cs="Times New Roman"/>
          <w:color w:val="000000" w:themeColor="text1"/>
          <w:sz w:val="24"/>
          <w:szCs w:val="24"/>
          <w:lang w:val="en-US"/>
        </w:rPr>
        <w:t xml:space="preserve">NP), </w:t>
      </w:r>
      <w:ins w:id="53" w:author="Sarah Benhaiem" w:date="2022-05-24T09:56:00Z">
        <w:r w:rsidR="00CC4CE8">
          <w:rPr>
            <w:rFonts w:ascii="Times New Roman" w:hAnsi="Times New Roman" w:cs="Times New Roman"/>
            <w:color w:val="000000" w:themeColor="text1"/>
            <w:sz w:val="24"/>
            <w:szCs w:val="24"/>
            <w:lang w:val="en-US"/>
          </w:rPr>
          <w:t xml:space="preserve">a protected area </w:t>
        </w:r>
      </w:ins>
      <w:r w:rsidR="00616A9A">
        <w:rPr>
          <w:rFonts w:ascii="Times New Roman" w:hAnsi="Times New Roman" w:cs="Times New Roman"/>
          <w:color w:val="000000" w:themeColor="text1"/>
          <w:sz w:val="24"/>
          <w:szCs w:val="24"/>
          <w:lang w:val="en-US"/>
        </w:rPr>
        <w:t xml:space="preserve">in northwestern </w:t>
      </w:r>
      <w:r w:rsidR="00EE2A36" w:rsidRPr="00850320">
        <w:rPr>
          <w:rFonts w:ascii="Times New Roman" w:hAnsi="Times New Roman" w:cs="Times New Roman"/>
          <w:color w:val="000000" w:themeColor="text1"/>
          <w:sz w:val="24"/>
          <w:szCs w:val="24"/>
          <w:lang w:val="en-US"/>
        </w:rPr>
        <w:t>Tanzania</w:t>
      </w:r>
      <w:r w:rsidR="009141A5">
        <w:rPr>
          <w:rFonts w:ascii="Times New Roman" w:hAnsi="Times New Roman" w:cs="Times New Roman"/>
          <w:color w:val="000000" w:themeColor="text1"/>
          <w:sz w:val="24"/>
          <w:szCs w:val="24"/>
          <w:lang w:val="en-US"/>
        </w:rPr>
        <w:t>.</w:t>
      </w:r>
      <w:r w:rsidR="00BE6473">
        <w:rPr>
          <w:rFonts w:ascii="Times New Roman" w:hAnsi="Times New Roman" w:cs="Times New Roman"/>
          <w:color w:val="000000" w:themeColor="text1"/>
          <w:sz w:val="24"/>
          <w:szCs w:val="24"/>
          <w:lang w:val="en-US"/>
        </w:rPr>
        <w:t xml:space="preserve"> </w:t>
      </w:r>
    </w:p>
    <w:p w14:paraId="382E1A50" w14:textId="37C1A608" w:rsidR="005740A4" w:rsidRDefault="00BE6473" w:rsidP="00EC7F85">
      <w:pPr>
        <w:spacing w:line="600" w:lineRule="auto"/>
        <w:ind w:firstLine="72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The Serengeti</w:t>
      </w:r>
      <w:r w:rsidR="001338AD">
        <w:rPr>
          <w:rFonts w:ascii="Times New Roman" w:hAnsi="Times New Roman" w:cs="Times New Roman"/>
          <w:color w:val="000000" w:themeColor="text1"/>
          <w:sz w:val="24"/>
          <w:szCs w:val="24"/>
          <w:lang w:val="en-US"/>
        </w:rPr>
        <w:t xml:space="preserve"> NP and associated protected areas</w:t>
      </w:r>
      <w:r>
        <w:rPr>
          <w:rFonts w:ascii="Times New Roman" w:hAnsi="Times New Roman" w:cs="Times New Roman"/>
          <w:color w:val="000000" w:themeColor="text1"/>
          <w:sz w:val="24"/>
          <w:szCs w:val="24"/>
          <w:lang w:val="en-US"/>
        </w:rPr>
        <w:t xml:space="preserve"> together form the Serengeti ecosystem which is </w:t>
      </w:r>
      <w:r w:rsidR="008F6375">
        <w:rPr>
          <w:rFonts w:ascii="Times New Roman" w:hAnsi="Times New Roman" w:cs="Times New Roman"/>
          <w:color w:val="000000" w:themeColor="text1"/>
          <w:sz w:val="24"/>
          <w:szCs w:val="24"/>
          <w:lang w:val="en-US"/>
        </w:rPr>
        <w:t>one of the largest protected landscapes in Africa</w:t>
      </w:r>
      <w:r w:rsidR="0034362C">
        <w:rPr>
          <w:rFonts w:ascii="Times New Roman" w:hAnsi="Times New Roman" w:cs="Times New Roman"/>
          <w:color w:val="000000" w:themeColor="text1"/>
          <w:sz w:val="24"/>
          <w:szCs w:val="24"/>
          <w:lang w:val="en-US"/>
        </w:rPr>
        <w:t>, and it</w:t>
      </w:r>
      <w:r w:rsidR="008F6375">
        <w:rPr>
          <w:rFonts w:ascii="Times New Roman" w:hAnsi="Times New Roman" w:cs="Times New Roman"/>
          <w:color w:val="000000" w:themeColor="text1"/>
          <w:sz w:val="24"/>
          <w:szCs w:val="24"/>
          <w:lang w:val="en-US"/>
        </w:rPr>
        <w:t xml:space="preserve"> contain</w:t>
      </w:r>
      <w:r w:rsidR="002D3BA6">
        <w:rPr>
          <w:rFonts w:ascii="Times New Roman" w:hAnsi="Times New Roman" w:cs="Times New Roman"/>
          <w:color w:val="000000" w:themeColor="text1"/>
          <w:sz w:val="24"/>
          <w:szCs w:val="24"/>
          <w:lang w:val="en-US"/>
        </w:rPr>
        <w:t>s</w:t>
      </w:r>
      <w:r w:rsidR="008F6375">
        <w:rPr>
          <w:rFonts w:ascii="Times New Roman" w:hAnsi="Times New Roman" w:cs="Times New Roman"/>
          <w:color w:val="000000" w:themeColor="text1"/>
          <w:sz w:val="24"/>
          <w:szCs w:val="24"/>
          <w:lang w:val="en-US"/>
        </w:rPr>
        <w:t xml:space="preserve"> one of the largest populat</w:t>
      </w:r>
      <w:r>
        <w:rPr>
          <w:rFonts w:ascii="Times New Roman" w:hAnsi="Times New Roman" w:cs="Times New Roman"/>
          <w:color w:val="000000" w:themeColor="text1"/>
          <w:sz w:val="24"/>
          <w:szCs w:val="24"/>
          <w:lang w:val="en-US"/>
        </w:rPr>
        <w:t>ions of this highly social ca</w:t>
      </w:r>
      <w:r w:rsidR="0034362C">
        <w:rPr>
          <w:rFonts w:ascii="Times New Roman" w:hAnsi="Times New Roman" w:cs="Times New Roman"/>
          <w:color w:val="000000" w:themeColor="text1"/>
          <w:sz w:val="24"/>
          <w:szCs w:val="24"/>
          <w:lang w:val="en-US"/>
        </w:rPr>
        <w:t>r</w:t>
      </w:r>
      <w:r>
        <w:rPr>
          <w:rFonts w:ascii="Times New Roman" w:hAnsi="Times New Roman" w:cs="Times New Roman"/>
          <w:color w:val="000000" w:themeColor="text1"/>
          <w:sz w:val="24"/>
          <w:szCs w:val="24"/>
          <w:lang w:val="en-US"/>
        </w:rPr>
        <w:t>nivore</w:t>
      </w:r>
      <w:r w:rsidR="002D3BA6">
        <w:rPr>
          <w:rFonts w:ascii="Times New Roman" w:hAnsi="Times New Roman" w:cs="Times New Roman"/>
          <w:color w:val="000000" w:themeColor="text1"/>
          <w:sz w:val="24"/>
          <w:szCs w:val="24"/>
          <w:lang w:val="en-US"/>
        </w:rPr>
        <w:t xml:space="preserve"> </w:t>
      </w:r>
      <w:r w:rsidR="002D3BA6">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{"citationID":"dGgGFz8w","properties":{"formattedCitation":"(Hofer &amp; Mills 1998)","plainCitation":"(Hofer &amp; Mills 1998)","noteIndex":0},"citationItems":[{"id":"3PXEn7Ky/VLtfZx6y","uris":["http://zotero.org/users/5432491/items/US3BLEIP"],"itemData":{"id":"1OY9volh/qxG8QKNH","type":"book","abstract":"Despite their low species density, hyaenas are both unique and vital components of most African and some Asian ecosystems. Although there are only 4 species, they tend to clash with the interests of humans to a greater extent than many other mammals and one of the biggest obstacles facing those committed to the conservation of this species is the negative feelings that many people have towards hyaenas. This action plan sets out to address some of the problems facing this species of animal, particularly the issue of public perception and awareness, and provides guidelines to rectify this situation.","ISBN":"978-2-8317-0442-5","language":"en","source":"portals.iucn.org","title":"Hyaenas : status survey and conservation action plan","title-short":"Hyaenas","URL":"https://portals.iucn.org/library/node/7402","author":[{"family":"Hofer","given":"Heribert"},{"family":"Mills","given":"Gus"}],"accessed":{"date-parts":[["2021",1,19]]},"issued":{"date-parts":[["1998"]]}}}],"schema":"https://github.com/citation-style-language/schema/raw/master/csl-citation.json"} </w:instrText>
      </w:r>
      <w:r w:rsidR="002D3BA6">
        <w:rPr>
          <w:rFonts w:ascii="Times New Roman" w:hAnsi="Times New Roman" w:cs="Times New Roman"/>
          <w:color w:val="000000" w:themeColor="text1"/>
          <w:sz w:val="24"/>
          <w:szCs w:val="24"/>
          <w:lang w:val="en-US"/>
        </w:rPr>
        <w:fldChar w:fldCharType="separate"/>
      </w:r>
      <w:r w:rsidR="002D3BA6" w:rsidRPr="0081546A">
        <w:rPr>
          <w:rFonts w:ascii="Times New Roman" w:hAnsi="Times New Roman" w:cs="Times New Roman"/>
          <w:sz w:val="24"/>
          <w:lang w:val="en-US"/>
        </w:rPr>
        <w:t>(Hofer &amp; Mills 1998)</w:t>
      </w:r>
      <w:r w:rsidR="002D3BA6">
        <w:rPr>
          <w:rFonts w:ascii="Times New Roman" w:hAnsi="Times New Roman" w:cs="Times New Roman"/>
          <w:color w:val="000000" w:themeColor="text1"/>
          <w:sz w:val="24"/>
          <w:szCs w:val="24"/>
          <w:lang w:val="en-US"/>
        </w:rPr>
        <w:fldChar w:fldCharType="end"/>
      </w:r>
      <w:r w:rsidR="00D275E4">
        <w:rPr>
          <w:rFonts w:ascii="Times New Roman" w:hAnsi="Times New Roman" w:cs="Times New Roman"/>
          <w:color w:val="000000" w:themeColor="text1"/>
          <w:sz w:val="24"/>
          <w:szCs w:val="24"/>
          <w:lang w:val="en-US"/>
        </w:rPr>
        <w:t>.</w:t>
      </w:r>
      <w:r w:rsidR="00EC7F85">
        <w:rPr>
          <w:rFonts w:ascii="Times New Roman" w:hAnsi="Times New Roman" w:cs="Times New Roman"/>
          <w:color w:val="000000" w:themeColor="text1"/>
          <w:sz w:val="24"/>
          <w:szCs w:val="24"/>
          <w:lang w:val="en-US"/>
        </w:rPr>
        <w:t xml:space="preserve"> </w:t>
      </w:r>
      <w:r w:rsidR="002C7CE0">
        <w:rPr>
          <w:rFonts w:ascii="Times New Roman" w:hAnsi="Times New Roman" w:cs="Times New Roman"/>
          <w:color w:val="000000" w:themeColor="text1"/>
          <w:sz w:val="24"/>
          <w:szCs w:val="24"/>
          <w:lang w:val="en-US"/>
        </w:rPr>
        <w:t xml:space="preserve">In the Serengeti NP, </w:t>
      </w:r>
      <w:r w:rsidR="009346A4">
        <w:rPr>
          <w:rFonts w:ascii="Times New Roman" w:hAnsi="Times New Roman" w:cs="Times New Roman"/>
          <w:color w:val="000000" w:themeColor="text1"/>
          <w:sz w:val="24"/>
          <w:szCs w:val="24"/>
          <w:lang w:val="en-US"/>
        </w:rPr>
        <w:t>the main prey of spotted hyenas</w:t>
      </w:r>
      <w:r w:rsidR="009346A4" w:rsidDel="005B1405">
        <w:rPr>
          <w:rFonts w:ascii="Times New Roman" w:hAnsi="Times New Roman" w:cs="Times New Roman"/>
          <w:color w:val="000000" w:themeColor="text1"/>
          <w:sz w:val="24"/>
          <w:szCs w:val="24"/>
          <w:lang w:val="en-US"/>
        </w:rPr>
        <w:t xml:space="preserve"> </w:t>
      </w:r>
      <w:r w:rsidR="009346A4">
        <w:rPr>
          <w:rFonts w:ascii="Times New Roman" w:hAnsi="Times New Roman" w:cs="Times New Roman"/>
          <w:color w:val="000000" w:themeColor="text1"/>
          <w:sz w:val="24"/>
          <w:szCs w:val="24"/>
          <w:lang w:val="en-US"/>
        </w:rPr>
        <w:t xml:space="preserve">are </w:t>
      </w:r>
      <w:r w:rsidR="002C7CE0">
        <w:rPr>
          <w:rFonts w:ascii="Times New Roman" w:hAnsi="Times New Roman" w:cs="Times New Roman"/>
          <w:color w:val="000000" w:themeColor="text1"/>
          <w:sz w:val="24"/>
          <w:szCs w:val="24"/>
          <w:lang w:val="en-US"/>
        </w:rPr>
        <w:t xml:space="preserve">migratory </w:t>
      </w:r>
      <w:r w:rsidR="00B74771" w:rsidRPr="00850320">
        <w:rPr>
          <w:rFonts w:ascii="Times New Roman" w:hAnsi="Times New Roman" w:cs="Times New Roman"/>
          <w:color w:val="000000" w:themeColor="text1"/>
          <w:sz w:val="24"/>
          <w:szCs w:val="24"/>
          <w:lang w:val="en-US"/>
        </w:rPr>
        <w:t>wildebeest (</w:t>
      </w:r>
      <w:r w:rsidR="00B74771" w:rsidRPr="00850320">
        <w:rPr>
          <w:rFonts w:ascii="Times New Roman" w:hAnsi="Times New Roman" w:cs="Times New Roman"/>
          <w:i/>
          <w:iCs/>
          <w:color w:val="000000" w:themeColor="text1"/>
          <w:sz w:val="24"/>
          <w:szCs w:val="24"/>
          <w:lang w:val="en-US"/>
        </w:rPr>
        <w:t>Connochaetes taurinus</w:t>
      </w:r>
      <w:r w:rsidR="00B74771" w:rsidRPr="00850320">
        <w:rPr>
          <w:rFonts w:ascii="Times New Roman" w:hAnsi="Times New Roman" w:cs="Times New Roman"/>
          <w:color w:val="000000" w:themeColor="text1"/>
          <w:sz w:val="24"/>
          <w:szCs w:val="24"/>
          <w:lang w:val="en-US"/>
        </w:rPr>
        <w:t>), Thomson’s gazelles (</w:t>
      </w:r>
      <w:r w:rsidR="00B74771" w:rsidRPr="00850320">
        <w:rPr>
          <w:rFonts w:ascii="Times New Roman" w:hAnsi="Times New Roman" w:cs="Times New Roman"/>
          <w:i/>
          <w:iCs/>
          <w:color w:val="000000" w:themeColor="text1"/>
          <w:sz w:val="24"/>
          <w:szCs w:val="24"/>
          <w:lang w:val="en-US"/>
        </w:rPr>
        <w:t>Eudorcas thomsoni</w:t>
      </w:r>
      <w:r w:rsidR="00B74771" w:rsidRPr="00850320">
        <w:rPr>
          <w:rFonts w:ascii="Times New Roman" w:hAnsi="Times New Roman" w:cs="Times New Roman"/>
          <w:color w:val="000000" w:themeColor="text1"/>
          <w:sz w:val="24"/>
          <w:szCs w:val="24"/>
          <w:lang w:val="en-US"/>
        </w:rPr>
        <w:t>), and zebras (</w:t>
      </w:r>
      <w:r w:rsidR="00B74771" w:rsidRPr="00850320">
        <w:rPr>
          <w:rFonts w:ascii="Times New Roman" w:hAnsi="Times New Roman" w:cs="Times New Roman"/>
          <w:i/>
          <w:iCs/>
          <w:color w:val="000000" w:themeColor="text1"/>
          <w:sz w:val="24"/>
          <w:szCs w:val="24"/>
          <w:lang w:val="en-US"/>
        </w:rPr>
        <w:t>Equus</w:t>
      </w:r>
      <w:r w:rsidR="00B74771" w:rsidRPr="00850320">
        <w:rPr>
          <w:rFonts w:ascii="Times New Roman" w:hAnsi="Times New Roman" w:cs="Times New Roman"/>
          <w:color w:val="000000" w:themeColor="text1"/>
          <w:sz w:val="24"/>
          <w:szCs w:val="24"/>
          <w:lang w:val="en-US"/>
        </w:rPr>
        <w:t xml:space="preserve"> </w:t>
      </w:r>
      <w:r w:rsidR="00B74771" w:rsidRPr="00850320">
        <w:rPr>
          <w:rFonts w:ascii="Times New Roman" w:hAnsi="Times New Roman" w:cs="Times New Roman"/>
          <w:i/>
          <w:iCs/>
          <w:color w:val="000000" w:themeColor="text1"/>
          <w:sz w:val="24"/>
          <w:szCs w:val="24"/>
          <w:lang w:val="en-US"/>
        </w:rPr>
        <w:t>quagga</w:t>
      </w:r>
      <w:r w:rsidR="002C7CE0">
        <w:rPr>
          <w:rFonts w:ascii="Times New Roman" w:hAnsi="Times New Roman" w:cs="Times New Roman"/>
          <w:color w:val="000000" w:themeColor="text1"/>
          <w:sz w:val="24"/>
          <w:szCs w:val="24"/>
          <w:lang w:val="en-US"/>
        </w:rPr>
        <w:t>)</w:t>
      </w:r>
      <w:r w:rsidR="00B74771" w:rsidRPr="00850320">
        <w:rPr>
          <w:rFonts w:ascii="Times New Roman" w:hAnsi="Times New Roman" w:cs="Times New Roman"/>
          <w:color w:val="000000" w:themeColor="text1"/>
          <w:sz w:val="24"/>
          <w:szCs w:val="24"/>
          <w:lang w:val="en-US"/>
        </w:rPr>
        <w:t xml:space="preserve"> </w:t>
      </w:r>
      <w:r w:rsidR="00B74771" w:rsidRPr="00031640">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{"citationID":"UOrlwf27","properties":{"formattedCitation":"(Hofer &amp; East 1993a)","plainCitation":"(Hofer &amp; East 1993a)","noteIndex":0},"citationItems":[{"id":"3PXEn7Ky/cesFM7rT","uris":["http://zotero.org/users/local/eyZ7UFhf/items/B9RB2BNV"],"itemData":{"id":"13TSWY75/rFG2Ei7B","type":"article-journal","abstract":". In the Serengeti, spotted hyaenas spent 46-62% of the year foraging by commuting between their clan's territory and the nearest herds of migratory herbivores. During the first 12 months of their life, cubs were stationed at the communal den and were dependent on milk from their mother ('denning female'). This study assessed the impact of the commuting system on maternal care in terms of den attendance and commuting effort, and its fitness consequences in terms of cub growth and survival. Duration of absence intervals decreased while frequency of maternal visits and cub growth rates increased with prey abundance. Mothers of singletons attended their cubs at the same rate as mothers of twins. Growth rates of singletons were higher than those of twins at each level of prey abundance. Cubs growing at higher long-term rates had a significantly better chance of survival. When migratory herbivores were absent from the clan's territory, denning females visited the den more often than non-denning females and males because the mean duration of their commuting trips was shorter (3-4 days versus 6-10 days). The higher attendance by denning females required an increase in travelling effort by a factor of 2·6-3·2 above the level of non-denning females and males. Because maternal effort was highest when cub growth was at a minimum, maternal fitness would be maximized by commuting as little as possible.","container-title":"Animal Behaviour","DOI":"10.1006/anbe.1993.1224","ISSN":"0003-3472","issue":"3","journalAbbreviation":"Animal Behaviour","language":"en","page":"575-589","source":"ScienceDirect","title":"The commuting system of Serengeti spotted hyaenas: how a predator copes with migratory prey. III. Attendance and maternal care","title-short":"The commuting system of Serengeti spotted hyaenas","volume":"46","author":[{"family":"Hofer","given":"Heribert"},{"family":"East","given":"Marion L."}],"issued":{"date-parts":[["1993",9,1]]}}}],"schema":"https://github.com/citation-style-language/schema/raw/master/csl-citation.json"} </w:instrText>
      </w:r>
      <w:r w:rsidR="00B74771" w:rsidRPr="00031640">
        <w:rPr>
          <w:rFonts w:ascii="Times New Roman" w:hAnsi="Times New Roman" w:cs="Times New Roman"/>
          <w:color w:val="000000" w:themeColor="text1"/>
          <w:sz w:val="24"/>
          <w:szCs w:val="24"/>
          <w:lang w:val="en-US"/>
        </w:rPr>
        <w:fldChar w:fldCharType="separate"/>
      </w:r>
      <w:r w:rsidR="00B74771" w:rsidRPr="003D4FE4">
        <w:rPr>
          <w:rFonts w:ascii="Times New Roman" w:hAnsi="Times New Roman" w:cs="Times New Roman"/>
          <w:sz w:val="24"/>
          <w:lang w:val="en-US"/>
        </w:rPr>
        <w:t>(Hofer &amp; East 1993a)</w:t>
      </w:r>
      <w:r w:rsidR="00B74771" w:rsidRPr="00031640">
        <w:rPr>
          <w:rFonts w:ascii="Times New Roman" w:hAnsi="Times New Roman" w:cs="Times New Roman"/>
          <w:color w:val="000000" w:themeColor="text1"/>
          <w:sz w:val="24"/>
          <w:szCs w:val="24"/>
          <w:lang w:val="en-US"/>
        </w:rPr>
        <w:fldChar w:fldCharType="end"/>
      </w:r>
      <w:r w:rsidR="002C7CE0">
        <w:rPr>
          <w:rFonts w:ascii="Times New Roman" w:hAnsi="Times New Roman" w:cs="Times New Roman"/>
          <w:color w:val="000000" w:themeColor="text1"/>
          <w:sz w:val="24"/>
          <w:szCs w:val="24"/>
          <w:lang w:val="en-US"/>
        </w:rPr>
        <w:t>. At the start of the rain</w:t>
      </w:r>
      <w:r w:rsidR="00D71284">
        <w:rPr>
          <w:rFonts w:ascii="Times New Roman" w:hAnsi="Times New Roman" w:cs="Times New Roman"/>
          <w:color w:val="000000" w:themeColor="text1"/>
          <w:sz w:val="24"/>
          <w:szCs w:val="24"/>
          <w:lang w:val="en-US"/>
        </w:rPr>
        <w:t xml:space="preserve"> </w:t>
      </w:r>
      <w:r w:rsidR="002C7CE0">
        <w:rPr>
          <w:rFonts w:ascii="Times New Roman" w:hAnsi="Times New Roman" w:cs="Times New Roman"/>
          <w:color w:val="000000" w:themeColor="text1"/>
          <w:sz w:val="24"/>
          <w:szCs w:val="24"/>
          <w:lang w:val="en-US"/>
        </w:rPr>
        <w:t>s</w:t>
      </w:r>
      <w:r w:rsidR="001B18FB">
        <w:rPr>
          <w:rFonts w:ascii="Times New Roman" w:hAnsi="Times New Roman" w:cs="Times New Roman"/>
          <w:color w:val="000000" w:themeColor="text1"/>
          <w:sz w:val="24"/>
          <w:szCs w:val="24"/>
          <w:lang w:val="en-US"/>
        </w:rPr>
        <w:t>eason</w:t>
      </w:r>
      <w:r w:rsidR="00F33406">
        <w:rPr>
          <w:rFonts w:ascii="Times New Roman" w:hAnsi="Times New Roman" w:cs="Times New Roman"/>
          <w:color w:val="000000" w:themeColor="text1"/>
          <w:sz w:val="24"/>
          <w:szCs w:val="24"/>
          <w:lang w:val="en-US"/>
        </w:rPr>
        <w:t xml:space="preserve"> </w:t>
      </w:r>
      <w:r w:rsidR="001B18FB">
        <w:rPr>
          <w:rFonts w:ascii="Times New Roman" w:hAnsi="Times New Roman" w:cs="Times New Roman"/>
          <w:color w:val="000000" w:themeColor="text1"/>
          <w:sz w:val="24"/>
          <w:szCs w:val="24"/>
          <w:lang w:val="en-US"/>
        </w:rPr>
        <w:t>around</w:t>
      </w:r>
      <w:r w:rsidR="00D71284">
        <w:rPr>
          <w:rFonts w:ascii="Times New Roman" w:hAnsi="Times New Roman" w:cs="Times New Roman"/>
          <w:color w:val="000000" w:themeColor="text1"/>
          <w:sz w:val="24"/>
          <w:szCs w:val="24"/>
          <w:lang w:val="en-US"/>
        </w:rPr>
        <w:t xml:space="preserve"> </w:t>
      </w:r>
      <w:r w:rsidR="00F33406">
        <w:rPr>
          <w:rFonts w:ascii="Times New Roman" w:hAnsi="Times New Roman" w:cs="Times New Roman"/>
          <w:color w:val="000000" w:themeColor="text1"/>
          <w:sz w:val="24"/>
          <w:szCs w:val="24"/>
          <w:lang w:val="en-US"/>
        </w:rPr>
        <w:t>November</w:t>
      </w:r>
      <w:r w:rsidR="00905495">
        <w:rPr>
          <w:rFonts w:ascii="Times New Roman" w:hAnsi="Times New Roman" w:cs="Times New Roman"/>
          <w:color w:val="000000" w:themeColor="text1"/>
          <w:sz w:val="24"/>
          <w:szCs w:val="24"/>
          <w:lang w:val="en-US"/>
        </w:rPr>
        <w:t>,</w:t>
      </w:r>
      <w:r w:rsidR="00F33406">
        <w:rPr>
          <w:rFonts w:ascii="Times New Roman" w:hAnsi="Times New Roman" w:cs="Times New Roman"/>
          <w:color w:val="000000" w:themeColor="text1"/>
          <w:sz w:val="24"/>
          <w:szCs w:val="24"/>
          <w:lang w:val="en-US"/>
        </w:rPr>
        <w:t xml:space="preserve"> these</w:t>
      </w:r>
      <w:r w:rsidR="002C7CE0">
        <w:rPr>
          <w:rFonts w:ascii="Times New Roman" w:hAnsi="Times New Roman" w:cs="Times New Roman"/>
          <w:color w:val="000000" w:themeColor="text1"/>
          <w:sz w:val="24"/>
          <w:szCs w:val="24"/>
          <w:lang w:val="en-US"/>
        </w:rPr>
        <w:t xml:space="preserve"> m</w:t>
      </w:r>
      <w:r w:rsidR="00F33406">
        <w:rPr>
          <w:rFonts w:ascii="Times New Roman" w:hAnsi="Times New Roman" w:cs="Times New Roman"/>
          <w:color w:val="000000" w:themeColor="text1"/>
          <w:sz w:val="24"/>
          <w:szCs w:val="24"/>
          <w:lang w:val="en-US"/>
        </w:rPr>
        <w:t>igratory species</w:t>
      </w:r>
      <w:r w:rsidR="00B74771">
        <w:rPr>
          <w:rFonts w:ascii="Times New Roman" w:hAnsi="Times New Roman" w:cs="Times New Roman"/>
          <w:color w:val="000000" w:themeColor="text1"/>
          <w:sz w:val="24"/>
          <w:szCs w:val="24"/>
          <w:lang w:val="en-US"/>
        </w:rPr>
        <w:t xml:space="preserve"> </w:t>
      </w:r>
      <w:r w:rsidR="00905495">
        <w:rPr>
          <w:rFonts w:ascii="Times New Roman" w:hAnsi="Times New Roman" w:cs="Times New Roman"/>
          <w:color w:val="000000" w:themeColor="text1"/>
          <w:sz w:val="24"/>
          <w:szCs w:val="24"/>
          <w:lang w:val="en-US"/>
        </w:rPr>
        <w:t>leave</w:t>
      </w:r>
      <w:r w:rsidR="00B74771" w:rsidRPr="00850320">
        <w:rPr>
          <w:rFonts w:ascii="Times New Roman" w:hAnsi="Times New Roman" w:cs="Times New Roman"/>
          <w:color w:val="000000" w:themeColor="text1"/>
          <w:sz w:val="24"/>
          <w:szCs w:val="24"/>
          <w:lang w:val="en-US"/>
        </w:rPr>
        <w:t xml:space="preserve"> their dry season refuges in</w:t>
      </w:r>
      <w:r w:rsidR="00B74771">
        <w:rPr>
          <w:rFonts w:ascii="Times New Roman" w:hAnsi="Times New Roman" w:cs="Times New Roman"/>
          <w:color w:val="000000" w:themeColor="text1"/>
          <w:sz w:val="24"/>
          <w:szCs w:val="24"/>
          <w:lang w:val="en-US"/>
        </w:rPr>
        <w:t xml:space="preserve"> </w:t>
      </w:r>
      <w:r w:rsidR="00B74771" w:rsidRPr="00850320">
        <w:rPr>
          <w:rFonts w:ascii="Times New Roman" w:hAnsi="Times New Roman" w:cs="Times New Roman"/>
          <w:color w:val="000000" w:themeColor="text1"/>
          <w:sz w:val="24"/>
          <w:szCs w:val="24"/>
          <w:lang w:val="en-US"/>
        </w:rPr>
        <w:t xml:space="preserve">the north and west </w:t>
      </w:r>
      <w:r w:rsidR="00905495">
        <w:rPr>
          <w:rFonts w:ascii="Times New Roman" w:hAnsi="Times New Roman" w:cs="Times New Roman"/>
          <w:color w:val="000000" w:themeColor="text1"/>
          <w:sz w:val="24"/>
          <w:szCs w:val="24"/>
          <w:lang w:val="en-US"/>
        </w:rPr>
        <w:t xml:space="preserve">of the park </w:t>
      </w:r>
      <w:r w:rsidR="00E30EF5">
        <w:rPr>
          <w:rFonts w:ascii="Times New Roman" w:hAnsi="Times New Roman" w:cs="Times New Roman"/>
          <w:color w:val="000000" w:themeColor="text1"/>
          <w:sz w:val="24"/>
          <w:szCs w:val="24"/>
          <w:lang w:val="en-US"/>
        </w:rPr>
        <w:t xml:space="preserve">to move to the </w:t>
      </w:r>
      <w:r w:rsidR="002C7CE0">
        <w:rPr>
          <w:rFonts w:ascii="Times New Roman" w:hAnsi="Times New Roman" w:cs="Times New Roman"/>
          <w:color w:val="000000" w:themeColor="text1"/>
          <w:sz w:val="24"/>
          <w:szCs w:val="24"/>
          <w:lang w:val="en-US"/>
        </w:rPr>
        <w:t>nutritious short-grass plains</w:t>
      </w:r>
      <w:r w:rsidR="00B74771">
        <w:rPr>
          <w:rFonts w:ascii="Times New Roman" w:hAnsi="Times New Roman" w:cs="Times New Roman"/>
          <w:color w:val="000000" w:themeColor="text1"/>
          <w:sz w:val="24"/>
          <w:szCs w:val="24"/>
          <w:lang w:val="en-US"/>
        </w:rPr>
        <w:t xml:space="preserve"> in</w:t>
      </w:r>
      <w:r w:rsidR="00905495">
        <w:rPr>
          <w:rFonts w:ascii="Times New Roman" w:hAnsi="Times New Roman" w:cs="Times New Roman"/>
          <w:color w:val="000000" w:themeColor="text1"/>
          <w:sz w:val="24"/>
          <w:szCs w:val="24"/>
          <w:lang w:val="en-US"/>
        </w:rPr>
        <w:t xml:space="preserve"> the southeast</w:t>
      </w:r>
      <w:r w:rsidR="00F33406">
        <w:rPr>
          <w:rFonts w:ascii="Times New Roman" w:hAnsi="Times New Roman" w:cs="Times New Roman"/>
          <w:color w:val="000000" w:themeColor="text1"/>
          <w:sz w:val="24"/>
          <w:szCs w:val="24"/>
          <w:lang w:val="en-US"/>
        </w:rPr>
        <w:t xml:space="preserve"> (Fig. 1a</w:t>
      </w:r>
      <w:r w:rsidR="00E63B90">
        <w:rPr>
          <w:rFonts w:ascii="Times New Roman" w:hAnsi="Times New Roman" w:cs="Times New Roman"/>
          <w:color w:val="000000" w:themeColor="text1"/>
          <w:sz w:val="24"/>
          <w:szCs w:val="24"/>
          <w:lang w:val="en-US"/>
        </w:rPr>
        <w:t>, b</w:t>
      </w:r>
      <w:r w:rsidR="00F33406">
        <w:rPr>
          <w:rFonts w:ascii="Times New Roman" w:hAnsi="Times New Roman" w:cs="Times New Roman"/>
          <w:color w:val="000000" w:themeColor="text1"/>
          <w:sz w:val="24"/>
          <w:szCs w:val="24"/>
          <w:lang w:val="en-US"/>
        </w:rPr>
        <w:t>). When</w:t>
      </w:r>
      <w:r w:rsidR="002C7CE0">
        <w:rPr>
          <w:rFonts w:ascii="Times New Roman" w:hAnsi="Times New Roman" w:cs="Times New Roman"/>
          <w:color w:val="000000" w:themeColor="text1"/>
          <w:sz w:val="24"/>
          <w:szCs w:val="24"/>
          <w:lang w:val="en-US"/>
        </w:rPr>
        <w:t xml:space="preserve"> </w:t>
      </w:r>
      <w:r w:rsidR="00905495">
        <w:rPr>
          <w:rFonts w:ascii="Times New Roman" w:hAnsi="Times New Roman" w:cs="Times New Roman"/>
          <w:color w:val="000000" w:themeColor="text1"/>
          <w:sz w:val="24"/>
          <w:szCs w:val="24"/>
          <w:lang w:val="en-US"/>
        </w:rPr>
        <w:t xml:space="preserve">the rains end </w:t>
      </w:r>
      <w:r w:rsidR="001B18FB">
        <w:rPr>
          <w:rFonts w:ascii="Times New Roman" w:hAnsi="Times New Roman" w:cs="Times New Roman"/>
          <w:color w:val="000000" w:themeColor="text1"/>
          <w:sz w:val="24"/>
          <w:szCs w:val="24"/>
          <w:lang w:val="en-US"/>
        </w:rPr>
        <w:t xml:space="preserve">around </w:t>
      </w:r>
      <w:r w:rsidR="00F33406">
        <w:rPr>
          <w:rFonts w:ascii="Times New Roman" w:hAnsi="Times New Roman" w:cs="Times New Roman"/>
          <w:color w:val="000000" w:themeColor="text1"/>
          <w:sz w:val="24"/>
          <w:szCs w:val="24"/>
          <w:lang w:val="en-US"/>
        </w:rPr>
        <w:t>May, the migratory herds return</w:t>
      </w:r>
      <w:r w:rsidR="00905495">
        <w:rPr>
          <w:rFonts w:ascii="Times New Roman" w:hAnsi="Times New Roman" w:cs="Times New Roman"/>
          <w:color w:val="000000" w:themeColor="text1"/>
          <w:sz w:val="24"/>
          <w:szCs w:val="24"/>
          <w:lang w:val="en-US"/>
        </w:rPr>
        <w:t xml:space="preserve"> to their dry season refuge</w:t>
      </w:r>
      <w:r w:rsidR="00C90828">
        <w:rPr>
          <w:rFonts w:ascii="Times New Roman" w:hAnsi="Times New Roman" w:cs="Times New Roman"/>
          <w:color w:val="000000" w:themeColor="text1"/>
          <w:sz w:val="24"/>
          <w:szCs w:val="24"/>
          <w:lang w:val="en-US"/>
        </w:rPr>
        <w:t xml:space="preserve"> </w:t>
      </w:r>
      <w:r w:rsidR="00C90828">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{"citationID":"rNrCQ6Ge","properties":{"formattedCitation":"(Pennycuick 1975; McNaughton 1979; Hopcraft et al. 2015)","plainCitation":"(Pennycuick 1975; McNaughton 1979; Hopcraft et al. 2015)","noteIndex":0},"citationItems":[{"id":"3PXEn7Ky/hKy0MWeP","uris":["http://zotero.org/users/5432491/items/UWM4LVHX"],"itemData":{"id":4454,"type":"article-journal","abstract":"Data on the monthly distributions of the Serengeti migratory wildebeest population between June 1960 and May 1973 have been analysed. It has been shown that the population performs an annual migration, spending the wet season on the Serengeti plains, then moving west towards Lake Victoria at the beginning of the dry season, and later north to the northern extension of the Serengeti National Park or into the Masai Mara Game Reserve in Kenya. The wildebeest return to the plains as soon as the rain begins, but if this is delayed they may move south-west from the northern areas into the corridor first. Annual differences in the pattern of the migration can be correlated with differences in rainfall. The rainfall affects particularly the timing of the movements of the wildebeest on and off the plains, and the extent to which they utilize the northern areas. A large increase in the size of the population over the years studied has resulted in a greater utilization of the northern areas. It has been shown that about half the total range of the wildebeest population is outside the boundaries of the Serengeti National Park, and it is therefore important that these areas should be protected if such a large population is to survive.","container-title":"African Journal of Ecology","DOI":"https://doi.org/10.1111/j.1365-2028.1975.tb00124.x","ISSN":"1365-2028","issue":"1","language":"en","note":"_eprint: https://onlinelibrary.wiley.com/doi/pdf/10.1111/j.1365-2028.1975.tb00124.x","page":"65-87","source":"Wiley Online Library","title":"Movements of the migratory wildebeest population in the Serengeti area between 1960 and 1973","volume":"13","author":[{"family":"Pennycuick","given":"Linda"}],"issued":{"date-parts":[["1975"]]}}},{"id":"3PXEn7Ky/DmJRfHiu","uris":["http://zotero.org/users/5432491/items/L3Q6U2T6"],"itemData":{"id":4460,"type":"chapter","container-title":"Serengeti: Dynamics of an Ecosystem","ISBN":"978-0-226-76029-2","language":"en","page":"46-81","publisher":"University of Chicago Press","title":"Grassland-herbivore dynamics","title-short":"Serengeti","author":[{"family":"McNaughton","given":"S.J."}],"editor":[{"family":"Sinclair","given":"A. R. E."},{"family":"Norton-Griffiths","given":"M."}],"issued":{"date-parts":[["1979"]]}}},{"id":"3PXEn7Ky/kAvY49js","uris":["http://zotero.org/users/5432491/items/M24NSKLI"],"itemData":{"id":"rVisv7Ft/gBrFrddV","type":"chapter","container-title":"Serengeti IV: Sustaining Biodiversity in a Coupled Human-Natural System","event-place":"Chicago","ISBN":"978-0-226-19583-4","language":"en-GB","note":"number-of-pages: 832","publisher":"University of Chicago Press","publisher-place":"Chicago","source":"eprints.gla.ac.uk","title":"Why are wildebeest the most abundant herbivore in the Serengeti?","URL":"http://press.uchicago.edu/ucp/books/book/chicago/S/bo19085394.html","author":[{"family":"Hopcraft","given":"J. Grant C."},{"family":"Holdo","given":"Ricardo M."},{"family":"Mwangomo","given":"Ephraim"},{"family":"Mduma","given":"Simon"},{"family":"Thirgood","given":"Simon J."},{"family":"Borner","given":"Markus"},{"family":"Fryxell","given":"John M."},{"family":"Olff","given":"Han"},{"family":"Sinclair","given":"Anthony R. E."}],"editor":[{"family":"Sinclair","given":"Anthony R. E."},{"family":"Metzger","given":"Kristine L."},{"family":"Mduma","given":"Simon A. R."},{"family":"Fryxell","given":"John M."}],"accessed":{"date-parts":[["2020",10,23]]},"issued":{"date-parts":[["2015",5]]}}}],"schema":"https://github.com/citation-style-language/schema/raw/master/csl-citation.json"} </w:instrText>
      </w:r>
      <w:r w:rsidR="00C90828">
        <w:rPr>
          <w:rFonts w:ascii="Times New Roman" w:hAnsi="Times New Roman" w:cs="Times New Roman"/>
          <w:color w:val="000000" w:themeColor="text1"/>
          <w:sz w:val="24"/>
          <w:szCs w:val="24"/>
          <w:lang w:val="en-US"/>
        </w:rPr>
        <w:fldChar w:fldCharType="separate"/>
      </w:r>
      <w:r w:rsidR="008A6457" w:rsidRPr="0081546A">
        <w:rPr>
          <w:rFonts w:ascii="Times New Roman" w:hAnsi="Times New Roman" w:cs="Times New Roman"/>
          <w:sz w:val="24"/>
          <w:lang w:val="en-US"/>
        </w:rPr>
        <w:t>(Pennycuick 1975; McNaughton 1979; Hopcraft et al. 2015)</w:t>
      </w:r>
      <w:r w:rsidR="00C90828">
        <w:rPr>
          <w:rFonts w:ascii="Times New Roman" w:hAnsi="Times New Roman" w:cs="Times New Roman"/>
          <w:color w:val="000000" w:themeColor="text1"/>
          <w:sz w:val="24"/>
          <w:szCs w:val="24"/>
          <w:lang w:val="en-US"/>
        </w:rPr>
        <w:fldChar w:fldCharType="end"/>
      </w:r>
      <w:r w:rsidR="00B74771">
        <w:rPr>
          <w:rFonts w:ascii="Times New Roman" w:hAnsi="Times New Roman" w:cs="Times New Roman"/>
          <w:sz w:val="24"/>
          <w:lang w:val="en-US"/>
        </w:rPr>
        <w:t xml:space="preserve">. </w:t>
      </w:r>
      <w:r w:rsidR="00B74771">
        <w:rPr>
          <w:rFonts w:ascii="Times New Roman" w:hAnsi="Times New Roman" w:cs="Times New Roman"/>
          <w:color w:val="000000" w:themeColor="text1"/>
          <w:sz w:val="24"/>
          <w:szCs w:val="24"/>
          <w:lang w:val="en-US"/>
        </w:rPr>
        <w:t xml:space="preserve">As a result, </w:t>
      </w:r>
      <w:r w:rsidR="00B74771" w:rsidRPr="00850320">
        <w:rPr>
          <w:rFonts w:ascii="Times New Roman" w:hAnsi="Times New Roman" w:cs="Times New Roman"/>
          <w:color w:val="000000" w:themeColor="text1"/>
          <w:sz w:val="24"/>
          <w:szCs w:val="24"/>
          <w:lang w:val="en-US"/>
        </w:rPr>
        <w:t xml:space="preserve">hyena </w:t>
      </w:r>
      <w:r w:rsidR="00B74771">
        <w:rPr>
          <w:rFonts w:ascii="Times New Roman" w:hAnsi="Times New Roman" w:cs="Times New Roman"/>
          <w:color w:val="000000" w:themeColor="text1"/>
          <w:sz w:val="24"/>
          <w:szCs w:val="24"/>
          <w:lang w:val="en-US"/>
        </w:rPr>
        <w:t xml:space="preserve">clans </w:t>
      </w:r>
      <w:r w:rsidR="00B74771" w:rsidRPr="00850320">
        <w:rPr>
          <w:rFonts w:ascii="Times New Roman" w:hAnsi="Times New Roman" w:cs="Times New Roman"/>
          <w:color w:val="000000" w:themeColor="text1"/>
          <w:sz w:val="24"/>
          <w:szCs w:val="24"/>
          <w:lang w:val="en-US"/>
        </w:rPr>
        <w:t>experience major fluctuatio</w:t>
      </w:r>
      <w:r w:rsidR="00B74771" w:rsidRPr="00031640">
        <w:rPr>
          <w:rFonts w:ascii="Times New Roman" w:hAnsi="Times New Roman" w:cs="Times New Roman"/>
          <w:color w:val="000000" w:themeColor="text1"/>
          <w:sz w:val="24"/>
          <w:szCs w:val="24"/>
          <w:lang w:val="en-US"/>
        </w:rPr>
        <w:t xml:space="preserve">ns in prey </w:t>
      </w:r>
      <w:r w:rsidR="00B74771" w:rsidRPr="00850320">
        <w:rPr>
          <w:rFonts w:ascii="Times New Roman" w:hAnsi="Times New Roman" w:cs="Times New Roman"/>
          <w:color w:val="000000" w:themeColor="text1"/>
          <w:sz w:val="24"/>
          <w:szCs w:val="24"/>
          <w:lang w:val="en-US"/>
        </w:rPr>
        <w:t>abundance in their</w:t>
      </w:r>
      <w:r w:rsidR="00D71284">
        <w:rPr>
          <w:rFonts w:ascii="Times New Roman" w:hAnsi="Times New Roman" w:cs="Times New Roman"/>
          <w:color w:val="000000" w:themeColor="text1"/>
          <w:sz w:val="24"/>
          <w:szCs w:val="24"/>
          <w:lang w:val="en-US"/>
        </w:rPr>
        <w:t xml:space="preserve"> clan </w:t>
      </w:r>
      <w:r w:rsidR="00B74771" w:rsidRPr="00850320">
        <w:rPr>
          <w:rFonts w:ascii="Times New Roman" w:hAnsi="Times New Roman" w:cs="Times New Roman"/>
          <w:color w:val="000000" w:themeColor="text1"/>
          <w:sz w:val="24"/>
          <w:szCs w:val="24"/>
          <w:lang w:val="en-US"/>
        </w:rPr>
        <w:t>territor</w:t>
      </w:r>
      <w:r>
        <w:rPr>
          <w:rFonts w:ascii="Times New Roman" w:hAnsi="Times New Roman" w:cs="Times New Roman"/>
          <w:color w:val="000000" w:themeColor="text1"/>
          <w:sz w:val="24"/>
          <w:szCs w:val="24"/>
          <w:lang w:val="en-US"/>
        </w:rPr>
        <w:t>ies</w:t>
      </w:r>
      <w:r w:rsidR="00D71284">
        <w:rPr>
          <w:rFonts w:ascii="Times New Roman" w:hAnsi="Times New Roman" w:cs="Times New Roman"/>
          <w:color w:val="000000" w:themeColor="text1"/>
          <w:sz w:val="24"/>
          <w:szCs w:val="24"/>
          <w:lang w:val="en-US"/>
        </w:rPr>
        <w:t xml:space="preserve"> </w:t>
      </w:r>
      <w:r w:rsidR="00B74771" w:rsidRPr="00850320">
        <w:rPr>
          <w:rFonts w:ascii="Times New Roman" w:hAnsi="Times New Roman" w:cs="Times New Roman"/>
          <w:color w:val="000000" w:themeColor="text1"/>
          <w:sz w:val="24"/>
          <w:szCs w:val="24"/>
          <w:lang w:val="en-US"/>
        </w:rPr>
        <w:lastRenderedPageBreak/>
        <w:t xml:space="preserve">throughout the year </w:t>
      </w:r>
      <w:r w:rsidR="00B74771" w:rsidRPr="00603F73">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{"citationID":"2I13cb0K","properties":{"formattedCitation":"(Hofer &amp; East 1993a)","plainCitation":"(Hofer &amp; East 1993a)","noteIndex":0},"citationItems":[{"id":"3PXEn7Ky/cesFM7rT","uris":["http://zotero.org/users/local/eyZ7UFhf/items/B9RB2BNV"],"itemData":{"id":"ZRN81RVl/WX7aFNKF","type":"article-journal","abstract":". In the Serengeti, spotted hyaenas spent 46-62% of the year foraging by commuting between their clan's territory and the nearest herds of migratory herbivores. During the first 12 months of their life, cubs were stationed at the communal den and were dependent on milk from their mother ('denning female'). This study assessed the impact of the commuting system on maternal care in terms of den attendance and commuting effort, and its fitness consequences in terms of cub growth and survival. Duration of absence intervals decreased while frequency of maternal visits and cub growth rates increased with prey abundance. Mothers of singletons attended their cubs at the same rate as mothers of twins. Growth rates of singletons were higher than those of twins at each level of prey abundance. Cubs growing at higher long-term rates had a significantly better chance of survival. When migratory herbivores were absent from the clan's territory, denning females visited the den more often than non-denning females and males because the mean duration of their commuting trips was shorter (3-4 days versus 6-10 days). The higher attendance by denning females required an increase in travelling effort by a factor of 2·6-3·2 above the level of non-denning females and males. Because maternal effort was highest when cub growth was at a minimum, maternal fitness would be maximized by commuting as little as possible.","container-title":"Animal Behaviour","DOI":"10.1006/anbe.1993.1224","ISSN":"0003-3472","issue":"3","journalAbbreviation":"Animal Behaviour","language":"en","page":"575-589","source":"ScienceDirect","title":"The commuting system of Serengeti spotted hyaenas: how a predator copes with migratory prey. III. Attendance and maternal care","title-short":"The commuting system of Serengeti spotted hyaenas","volume":"46","author":[{"family":"Hofer","given":"Heribert"},{"family":"East","given":"Marion L."}],"issued":{"date-parts":[["1993",9,1]]}}}],"schema":"https://github.com/citation-style-language/schema/raw/master/csl-citation.json"} </w:instrText>
      </w:r>
      <w:r w:rsidR="00B74771" w:rsidRPr="00603F73">
        <w:rPr>
          <w:rFonts w:ascii="Times New Roman" w:hAnsi="Times New Roman" w:cs="Times New Roman"/>
          <w:color w:val="000000" w:themeColor="text1"/>
          <w:sz w:val="24"/>
          <w:szCs w:val="24"/>
          <w:lang w:val="en-US"/>
        </w:rPr>
        <w:fldChar w:fldCharType="separate"/>
      </w:r>
      <w:r w:rsidR="00D500C2" w:rsidRPr="00B04563">
        <w:rPr>
          <w:rFonts w:ascii="Times New Roman" w:hAnsi="Times New Roman" w:cs="Times New Roman"/>
          <w:sz w:val="24"/>
          <w:lang w:val="en-US"/>
        </w:rPr>
        <w:t>(Hofer &amp; East 1993a)</w:t>
      </w:r>
      <w:r w:rsidR="00B74771" w:rsidRPr="00603F73">
        <w:rPr>
          <w:rFonts w:ascii="Times New Roman" w:hAnsi="Times New Roman" w:cs="Times New Roman"/>
          <w:color w:val="000000" w:themeColor="text1"/>
          <w:sz w:val="24"/>
          <w:szCs w:val="24"/>
          <w:lang w:val="en-US"/>
        </w:rPr>
        <w:fldChar w:fldCharType="end"/>
      </w:r>
      <w:r w:rsidR="004A30F2">
        <w:rPr>
          <w:rFonts w:ascii="Times New Roman" w:hAnsi="Times New Roman" w:cs="Times New Roman"/>
          <w:color w:val="000000" w:themeColor="text1"/>
          <w:sz w:val="24"/>
          <w:szCs w:val="24"/>
          <w:lang w:val="en-US"/>
        </w:rPr>
        <w:t xml:space="preserve">. During periods when migratory prey </w:t>
      </w:r>
      <w:r w:rsidR="001B18FB">
        <w:rPr>
          <w:rFonts w:ascii="Times New Roman" w:hAnsi="Times New Roman" w:cs="Times New Roman"/>
          <w:color w:val="000000" w:themeColor="text1"/>
          <w:sz w:val="24"/>
          <w:szCs w:val="24"/>
          <w:lang w:val="en-US"/>
        </w:rPr>
        <w:t>are</w:t>
      </w:r>
      <w:r w:rsidR="004A30F2">
        <w:rPr>
          <w:rFonts w:ascii="Times New Roman" w:hAnsi="Times New Roman" w:cs="Times New Roman"/>
          <w:color w:val="000000" w:themeColor="text1"/>
          <w:sz w:val="24"/>
          <w:szCs w:val="24"/>
          <w:lang w:val="en-US"/>
        </w:rPr>
        <w:t xml:space="preserve"> absent from </w:t>
      </w:r>
      <w:r w:rsidR="00B74771" w:rsidRPr="00850320">
        <w:rPr>
          <w:rFonts w:ascii="Times New Roman" w:hAnsi="Times New Roman" w:cs="Times New Roman"/>
          <w:color w:val="000000" w:themeColor="text1"/>
          <w:sz w:val="24"/>
          <w:szCs w:val="24"/>
          <w:lang w:val="en-US"/>
        </w:rPr>
        <w:t>the</w:t>
      </w:r>
      <w:r w:rsidR="00D71284">
        <w:rPr>
          <w:rFonts w:ascii="Times New Roman" w:hAnsi="Times New Roman" w:cs="Times New Roman"/>
          <w:color w:val="000000" w:themeColor="text1"/>
          <w:sz w:val="24"/>
          <w:szCs w:val="24"/>
          <w:lang w:val="en-US"/>
        </w:rPr>
        <w:t xml:space="preserve"> </w:t>
      </w:r>
      <w:r w:rsidR="004A30F2">
        <w:rPr>
          <w:rFonts w:ascii="Times New Roman" w:hAnsi="Times New Roman" w:cs="Times New Roman"/>
          <w:color w:val="000000" w:themeColor="text1"/>
          <w:sz w:val="24"/>
          <w:szCs w:val="24"/>
          <w:lang w:val="en-US"/>
        </w:rPr>
        <w:t>clan</w:t>
      </w:r>
      <w:r w:rsidR="00B74771" w:rsidRPr="00850320">
        <w:rPr>
          <w:rFonts w:ascii="Times New Roman" w:hAnsi="Times New Roman" w:cs="Times New Roman"/>
          <w:color w:val="000000" w:themeColor="text1"/>
          <w:sz w:val="24"/>
          <w:szCs w:val="24"/>
          <w:lang w:val="en-US"/>
        </w:rPr>
        <w:t xml:space="preserve"> territory, </w:t>
      </w:r>
      <w:r w:rsidR="00F20368">
        <w:rPr>
          <w:rFonts w:ascii="Times New Roman" w:hAnsi="Times New Roman" w:cs="Times New Roman"/>
          <w:color w:val="000000" w:themeColor="text1"/>
          <w:sz w:val="24"/>
          <w:szCs w:val="24"/>
          <w:lang w:val="en-US"/>
        </w:rPr>
        <w:t xml:space="preserve">subadult and adult </w:t>
      </w:r>
      <w:r w:rsidR="00B74771" w:rsidRPr="00850320">
        <w:rPr>
          <w:rFonts w:ascii="Times New Roman" w:hAnsi="Times New Roman" w:cs="Times New Roman"/>
          <w:color w:val="000000" w:themeColor="text1"/>
          <w:sz w:val="24"/>
          <w:szCs w:val="24"/>
          <w:lang w:val="en-US"/>
        </w:rPr>
        <w:t>h</w:t>
      </w:r>
      <w:r w:rsidR="003A2E9A">
        <w:rPr>
          <w:rFonts w:ascii="Times New Roman" w:hAnsi="Times New Roman" w:cs="Times New Roman"/>
          <w:color w:val="000000" w:themeColor="text1"/>
          <w:sz w:val="24"/>
          <w:szCs w:val="24"/>
          <w:lang w:val="en-US"/>
        </w:rPr>
        <w:t>yenas regularly commute</w:t>
      </w:r>
      <w:r w:rsidR="00B74771" w:rsidRPr="00850320">
        <w:rPr>
          <w:rFonts w:ascii="Times New Roman" w:hAnsi="Times New Roman" w:cs="Times New Roman"/>
          <w:color w:val="000000" w:themeColor="text1"/>
          <w:sz w:val="24"/>
          <w:szCs w:val="24"/>
          <w:lang w:val="en-US"/>
        </w:rPr>
        <w:t xml:space="preserve"> alone or in small groups betw</w:t>
      </w:r>
      <w:r w:rsidR="004A30F2">
        <w:rPr>
          <w:rFonts w:ascii="Times New Roman" w:hAnsi="Times New Roman" w:cs="Times New Roman"/>
          <w:color w:val="000000" w:themeColor="text1"/>
          <w:sz w:val="24"/>
          <w:szCs w:val="24"/>
          <w:lang w:val="en-US"/>
        </w:rPr>
        <w:t xml:space="preserve">een their </w:t>
      </w:r>
      <w:r w:rsidR="003E2A16">
        <w:rPr>
          <w:rFonts w:ascii="Times New Roman" w:hAnsi="Times New Roman" w:cs="Times New Roman"/>
          <w:color w:val="000000" w:themeColor="text1"/>
          <w:sz w:val="24"/>
          <w:szCs w:val="24"/>
          <w:lang w:val="en-US"/>
        </w:rPr>
        <w:t>territory and</w:t>
      </w:r>
      <w:r w:rsidR="00B74771" w:rsidRPr="00850320">
        <w:rPr>
          <w:rFonts w:ascii="Times New Roman" w:hAnsi="Times New Roman" w:cs="Times New Roman"/>
          <w:color w:val="000000" w:themeColor="text1"/>
          <w:sz w:val="24"/>
          <w:szCs w:val="24"/>
          <w:lang w:val="en-US"/>
        </w:rPr>
        <w:t xml:space="preserve"> location</w:t>
      </w:r>
      <w:r w:rsidR="003E2A16">
        <w:rPr>
          <w:rFonts w:ascii="Times New Roman" w:hAnsi="Times New Roman" w:cs="Times New Roman"/>
          <w:color w:val="000000" w:themeColor="text1"/>
          <w:sz w:val="24"/>
          <w:szCs w:val="24"/>
          <w:lang w:val="en-US"/>
        </w:rPr>
        <w:t>s containing large</w:t>
      </w:r>
      <w:r w:rsidR="00B74771" w:rsidRPr="00850320">
        <w:rPr>
          <w:rFonts w:ascii="Times New Roman" w:hAnsi="Times New Roman" w:cs="Times New Roman"/>
          <w:color w:val="000000" w:themeColor="text1"/>
          <w:sz w:val="24"/>
          <w:szCs w:val="24"/>
          <w:lang w:val="en-US"/>
        </w:rPr>
        <w:t xml:space="preserve"> migratory herds</w:t>
      </w:r>
      <w:r w:rsidR="00167181">
        <w:rPr>
          <w:rFonts w:ascii="Times New Roman" w:hAnsi="Times New Roman" w:cs="Times New Roman"/>
          <w:color w:val="000000" w:themeColor="text1"/>
          <w:sz w:val="24"/>
          <w:szCs w:val="24"/>
          <w:lang w:val="en-US"/>
        </w:rPr>
        <w:t xml:space="preserve"> with round trips</w:t>
      </w:r>
      <w:r w:rsidR="004A30F2">
        <w:rPr>
          <w:rFonts w:ascii="Times New Roman" w:hAnsi="Times New Roman" w:cs="Times New Roman"/>
          <w:color w:val="000000" w:themeColor="text1"/>
          <w:sz w:val="24"/>
          <w:szCs w:val="24"/>
          <w:lang w:val="en-US"/>
        </w:rPr>
        <w:t xml:space="preserve"> </w:t>
      </w:r>
      <w:r w:rsidR="003A2E9A">
        <w:rPr>
          <w:rFonts w:ascii="Times New Roman" w:hAnsi="Times New Roman" w:cs="Times New Roman"/>
          <w:color w:val="000000" w:themeColor="text1"/>
          <w:sz w:val="24"/>
          <w:szCs w:val="24"/>
          <w:lang w:val="en-US"/>
        </w:rPr>
        <w:t>cover</w:t>
      </w:r>
      <w:r w:rsidR="00167181">
        <w:rPr>
          <w:rFonts w:ascii="Times New Roman" w:hAnsi="Times New Roman" w:cs="Times New Roman"/>
          <w:color w:val="000000" w:themeColor="text1"/>
          <w:sz w:val="24"/>
          <w:szCs w:val="24"/>
          <w:lang w:val="en-US"/>
        </w:rPr>
        <w:t>ing up to</w:t>
      </w:r>
      <w:r w:rsidR="003A2E9A">
        <w:rPr>
          <w:rFonts w:ascii="Times New Roman" w:hAnsi="Times New Roman" w:cs="Times New Roman"/>
          <w:color w:val="000000" w:themeColor="text1"/>
          <w:sz w:val="24"/>
          <w:szCs w:val="24"/>
          <w:lang w:val="en-US"/>
        </w:rPr>
        <w:t xml:space="preserve"> 150</w:t>
      </w:r>
      <w:r w:rsidR="00D71284">
        <w:rPr>
          <w:rFonts w:ascii="Times New Roman" w:hAnsi="Times New Roman" w:cs="Times New Roman"/>
          <w:color w:val="000000" w:themeColor="text1"/>
          <w:sz w:val="24"/>
          <w:szCs w:val="24"/>
          <w:lang w:val="en-US"/>
        </w:rPr>
        <w:t xml:space="preserve"> </w:t>
      </w:r>
      <w:r w:rsidR="00B74771" w:rsidRPr="00850320">
        <w:rPr>
          <w:rFonts w:ascii="Times New Roman" w:hAnsi="Times New Roman" w:cs="Times New Roman"/>
          <w:color w:val="000000" w:themeColor="text1"/>
          <w:sz w:val="24"/>
          <w:szCs w:val="24"/>
          <w:lang w:val="en-US"/>
        </w:rPr>
        <w:t>km</w:t>
      </w:r>
      <w:r w:rsidR="003A2E9A">
        <w:rPr>
          <w:rFonts w:ascii="Times New Roman" w:hAnsi="Times New Roman" w:cs="Times New Roman"/>
          <w:color w:val="000000" w:themeColor="text1"/>
          <w:sz w:val="24"/>
          <w:szCs w:val="24"/>
          <w:lang w:val="en-US"/>
        </w:rPr>
        <w:t xml:space="preserve"> </w:t>
      </w:r>
      <w:r w:rsidR="003A2E9A" w:rsidRPr="001F6E03">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{"citationID":"E58UKhpF","properties":{"formattedCitation":"(Hofer &amp; East 1993b)","plainCitation":"(Hofer &amp; East 1993b)","noteIndex":0},"citationItems":[{"id":"3PXEn7Ky/5HR1XLW0","uris":["http://zotero.org/users/5432491/items/TR9KGR67"],"itemData":{"id":"13TSWY75/zCKIqn6D","type":"article-journal","abstract":". In the Serengeti, Tanzania, spotted hyaenas, Crocuta crocuta Erxleben, regularly left their clan's territory to feed on the nearest migratory herds ('commuting trips'). The mean commuting distance was 40 km. Commuting locations matched the movements of the migratory herds throughout the year. The distribution of commuters was compatible with the hypotheses that commuters (1) minimized contact with resident clans and (2) utilized areas where they were assured of locating migratory herds. The proportion of clan members commuting declined as prey abundance in the clan's territory increased. Territories were visited by non-residents (commuters) throughout the year but the number of foraging commuters increased substantially when large migratory herds entered a territory. During encounters between residents and intruders, residents adjusted their behaviour according to the context of the encounter: residents ignored commuters 'in transit', responded aggressively to commuters at kills, and engaged in prolonged clashes with neighbouring clans. A comparison with the space use systems of other carnivores indicates that the commuting system of spotted hyaenas in the Serengeti is unique. It is hypothesized that the development of the commuting system was contingent on several adaptive behavioural, morphological and physiological specializations.","container-title":"Animal Behaviour","DOI":"10.1006/anbe.1993.1223","ISSN":"0003-3472","issue":"3","journalAbbreviation":"Animal Behaviour","language":"en","page":"559-574","source":"ScienceDirect","title":"The commuting system of Serengeti spotted hyaenas: how a predator copes with migratory prey. II. Intrusion pressure and commuters' space use","title-short":"The commuting system of Serengeti spotted hyaenas","volume":"46","author":[{"family":"Hofer","given":"Heribert"},{"family":"East","given":"Marion L."}],"issued":{"date-parts":[["1993",9,1]]}}}],"schema":"https://github.com/citation-style-language/schema/raw/master/csl-citation.json"} </w:instrText>
      </w:r>
      <w:r w:rsidR="003A2E9A" w:rsidRPr="001F6E03">
        <w:rPr>
          <w:rFonts w:ascii="Times New Roman" w:hAnsi="Times New Roman" w:cs="Times New Roman"/>
          <w:color w:val="000000" w:themeColor="text1"/>
          <w:sz w:val="24"/>
          <w:szCs w:val="24"/>
          <w:lang w:val="en-US"/>
        </w:rPr>
        <w:fldChar w:fldCharType="separate"/>
      </w:r>
      <w:r w:rsidR="003A2E9A" w:rsidRPr="003D4FE4">
        <w:rPr>
          <w:rFonts w:ascii="Times New Roman" w:hAnsi="Times New Roman" w:cs="Times New Roman"/>
          <w:sz w:val="24"/>
          <w:lang w:val="en-US"/>
        </w:rPr>
        <w:t>(Hofer &amp; East 1993b)</w:t>
      </w:r>
      <w:r w:rsidR="003A2E9A" w:rsidRPr="001F6E03">
        <w:rPr>
          <w:rFonts w:ascii="Times New Roman" w:hAnsi="Times New Roman" w:cs="Times New Roman"/>
          <w:color w:val="000000" w:themeColor="text1"/>
          <w:sz w:val="24"/>
          <w:szCs w:val="24"/>
          <w:lang w:val="en-US"/>
        </w:rPr>
        <w:fldChar w:fldCharType="end"/>
      </w:r>
      <w:r w:rsidR="004A30F2">
        <w:rPr>
          <w:rFonts w:ascii="Times New Roman" w:hAnsi="Times New Roman" w:cs="Times New Roman"/>
          <w:color w:val="000000" w:themeColor="text1"/>
          <w:sz w:val="24"/>
          <w:szCs w:val="24"/>
          <w:lang w:val="en-US"/>
        </w:rPr>
        <w:t>. When commuting</w:t>
      </w:r>
      <w:r w:rsidR="00167181">
        <w:rPr>
          <w:rFonts w:ascii="Times New Roman" w:hAnsi="Times New Roman" w:cs="Times New Roman"/>
          <w:color w:val="000000" w:themeColor="text1"/>
          <w:sz w:val="24"/>
          <w:szCs w:val="24"/>
          <w:lang w:val="en-US"/>
        </w:rPr>
        <w:t>,</w:t>
      </w:r>
      <w:r w:rsidR="004A30F2">
        <w:rPr>
          <w:rFonts w:ascii="Times New Roman" w:hAnsi="Times New Roman" w:cs="Times New Roman"/>
          <w:color w:val="000000" w:themeColor="text1"/>
          <w:sz w:val="24"/>
          <w:szCs w:val="24"/>
          <w:lang w:val="en-US"/>
        </w:rPr>
        <w:t xml:space="preserve"> </w:t>
      </w:r>
      <w:r w:rsidR="00167181">
        <w:rPr>
          <w:rFonts w:ascii="Times New Roman" w:hAnsi="Times New Roman" w:cs="Times New Roman"/>
          <w:color w:val="000000" w:themeColor="text1"/>
          <w:sz w:val="24"/>
          <w:szCs w:val="24"/>
          <w:lang w:val="en-US"/>
        </w:rPr>
        <w:t>hyenas typically travel on game trails, vehicle</w:t>
      </w:r>
      <w:r w:rsidR="00373265">
        <w:rPr>
          <w:rFonts w:ascii="Times New Roman" w:hAnsi="Times New Roman" w:cs="Times New Roman"/>
          <w:color w:val="000000" w:themeColor="text1"/>
          <w:sz w:val="24"/>
          <w:szCs w:val="24"/>
          <w:lang w:val="en-US"/>
        </w:rPr>
        <w:t xml:space="preserve"> tracks and roads </w:t>
      </w:r>
      <w:r w:rsidR="00B74771" w:rsidRPr="001F6E03">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{"citationID":"6sTKCJoZ","properties":{"formattedCitation":"(Hofer &amp; East 1993b)","plainCitation":"(Hofer &amp; East 1993b)","noteIndex":0},"citationItems":[{"id":"3PXEn7Ky/5HR1XLW0","uris":["http://zotero.org/users/5432491/items/TR9KGR67"],"itemData":{"id":"13TSWY75/zCKIqn6D","type":"article-journal","abstract":". In the Serengeti, Tanzania, spotted hyaenas, Crocuta crocuta Erxleben, regularly left their clan's territory to feed on the nearest migratory herds ('commuting trips'). The mean commuting distance was 40 km. Commuting locations matched the movements of the migratory herds throughout the year. The distribution of commuters was compatible with the hypotheses that commuters (1) minimized contact with resident clans and (2) utilized areas where they were assured of locating migratory herds. The proportion of clan members commuting declined as prey abundance in the clan's territory increased. Territories were visited by non-residents (commuters) throughout the year but the number of foraging commuters increased substantially when large migratory herds entered a territory. During encounters between residents and intruders, residents adjusted their behaviour according to the context of the encounter: residents ignored commuters 'in transit', responded aggressively to commuters at kills, and engaged in prolonged clashes with neighbouring clans. A comparison with the space use systems of other carnivores indicates that the commuting system of spotted hyaenas in the Serengeti is unique. It is hypothesized that the development of the commuting system was contingent on several adaptive behavioural, morphological and physiological specializations.","container-title":"Animal Behaviour","DOI":"10.1006/anbe.1993.1223","ISSN":"0003-3472","issue":"3","journalAbbreviation":"Animal Behaviour","language":"en","page":"559-574","source":"ScienceDirect","title":"The commuting system of Serengeti spotted hyaenas: how a predator copes with migratory prey. II. Intrusion pressure and commuters' space use","title-short":"The commuting system of Serengeti spotted hyaenas","volume":"46","author":[{"family":"Hofer","given":"Heribert"},{"family":"East","given":"Marion L."}],"issued":{"date-parts":[["1993",9,1]]}}}],"schema":"https://github.com/citation-style-language/schema/raw/master/csl-citation.json"} </w:instrText>
      </w:r>
      <w:r w:rsidR="00B74771" w:rsidRPr="001F6E03">
        <w:rPr>
          <w:rFonts w:ascii="Times New Roman" w:hAnsi="Times New Roman" w:cs="Times New Roman"/>
          <w:color w:val="000000" w:themeColor="text1"/>
          <w:sz w:val="24"/>
          <w:szCs w:val="24"/>
          <w:lang w:val="en-US"/>
        </w:rPr>
        <w:fldChar w:fldCharType="separate"/>
      </w:r>
      <w:r w:rsidR="00B74771" w:rsidRPr="003D4FE4">
        <w:rPr>
          <w:rFonts w:ascii="Times New Roman" w:hAnsi="Times New Roman" w:cs="Times New Roman"/>
          <w:sz w:val="24"/>
          <w:lang w:val="en-US"/>
        </w:rPr>
        <w:t>(Hofer &amp; East 1993b)</w:t>
      </w:r>
      <w:r w:rsidR="00B74771" w:rsidRPr="001F6E03">
        <w:rPr>
          <w:rFonts w:ascii="Times New Roman" w:hAnsi="Times New Roman" w:cs="Times New Roman"/>
          <w:color w:val="000000" w:themeColor="text1"/>
          <w:sz w:val="24"/>
          <w:szCs w:val="24"/>
          <w:lang w:val="en-US"/>
        </w:rPr>
        <w:fldChar w:fldCharType="end"/>
      </w:r>
      <w:r w:rsidR="00167181">
        <w:rPr>
          <w:rFonts w:ascii="Times New Roman" w:hAnsi="Times New Roman" w:cs="Times New Roman"/>
          <w:color w:val="000000" w:themeColor="text1"/>
          <w:sz w:val="24"/>
          <w:szCs w:val="24"/>
          <w:lang w:val="en-US"/>
        </w:rPr>
        <w:t xml:space="preserve"> where they may encounter vehicles</w:t>
      </w:r>
      <w:r>
        <w:rPr>
          <w:rFonts w:ascii="Times New Roman" w:hAnsi="Times New Roman" w:cs="Times New Roman"/>
          <w:color w:val="000000" w:themeColor="text1"/>
          <w:sz w:val="24"/>
          <w:szCs w:val="24"/>
          <w:lang w:val="en-US"/>
        </w:rPr>
        <w:t xml:space="preserve"> both within and outside their clan territory</w:t>
      </w:r>
      <w:r w:rsidR="005740A4">
        <w:rPr>
          <w:rFonts w:ascii="Times New Roman" w:hAnsi="Times New Roman" w:cs="Times New Roman"/>
          <w:color w:val="000000" w:themeColor="text1"/>
          <w:sz w:val="24"/>
          <w:szCs w:val="24"/>
          <w:lang w:val="en-US"/>
        </w:rPr>
        <w:t>.</w:t>
      </w:r>
    </w:p>
    <w:p w14:paraId="2F2608C7" w14:textId="14E96D55" w:rsidR="00EF43F6" w:rsidRDefault="005A03BF" w:rsidP="00EF43F6">
      <w:pPr>
        <w:shd w:val="clear" w:color="auto" w:fill="FFFFFF" w:themeFill="background1"/>
        <w:spacing w:line="600" w:lineRule="auto"/>
        <w:ind w:firstLine="720"/>
        <w:rPr>
          <w:rFonts w:ascii="Times New Roman" w:hAnsi="Times New Roman" w:cs="Times New Roman"/>
          <w:color w:val="000000" w:themeColor="text1"/>
          <w:sz w:val="24"/>
          <w:szCs w:val="24"/>
          <w:lang w:val="en-US" w:eastAsia="fr-FR"/>
        </w:rPr>
      </w:pPr>
      <w:r>
        <w:rPr>
          <w:rFonts w:ascii="Times New Roman" w:hAnsi="Times New Roman" w:cs="Times New Roman"/>
          <w:color w:val="000000" w:themeColor="text1"/>
          <w:sz w:val="24"/>
          <w:szCs w:val="24"/>
          <w:lang w:val="en-US"/>
        </w:rPr>
        <w:t xml:space="preserve">Our study aims at </w:t>
      </w:r>
      <w:r w:rsidR="00287F38">
        <w:rPr>
          <w:rFonts w:ascii="Times New Roman" w:hAnsi="Times New Roman" w:cs="Times New Roman"/>
          <w:color w:val="000000" w:themeColor="text1"/>
          <w:sz w:val="24"/>
          <w:szCs w:val="24"/>
          <w:lang w:val="en-US"/>
        </w:rPr>
        <w:t>understand</w:t>
      </w:r>
      <w:r>
        <w:rPr>
          <w:rFonts w:ascii="Times New Roman" w:hAnsi="Times New Roman" w:cs="Times New Roman"/>
          <w:color w:val="000000" w:themeColor="text1"/>
          <w:sz w:val="24"/>
          <w:szCs w:val="24"/>
          <w:lang w:val="en-US"/>
        </w:rPr>
        <w:t>ing</w:t>
      </w:r>
      <w:r w:rsidR="00287F38">
        <w:rPr>
          <w:rFonts w:ascii="Times New Roman" w:hAnsi="Times New Roman" w:cs="Times New Roman"/>
          <w:color w:val="000000" w:themeColor="text1"/>
          <w:sz w:val="24"/>
          <w:szCs w:val="24"/>
          <w:lang w:val="en-US"/>
        </w:rPr>
        <w:t xml:space="preserve"> the factors that determine hyena roadkill mortality within </w:t>
      </w:r>
      <w:del w:id="54" w:author="Sarah Benhaiem" w:date="2022-05-24T09:58:00Z">
        <w:r w:rsidR="00287F38" w:rsidDel="000E5FF4">
          <w:rPr>
            <w:rFonts w:ascii="Times New Roman" w:hAnsi="Times New Roman" w:cs="Times New Roman"/>
            <w:color w:val="000000" w:themeColor="text1"/>
            <w:sz w:val="24"/>
            <w:szCs w:val="24"/>
            <w:lang w:val="en-US"/>
          </w:rPr>
          <w:delText xml:space="preserve">the protected area of </w:delText>
        </w:r>
      </w:del>
      <w:r w:rsidR="00287F38">
        <w:rPr>
          <w:rFonts w:ascii="Times New Roman" w:hAnsi="Times New Roman" w:cs="Times New Roman"/>
          <w:color w:val="000000" w:themeColor="text1"/>
          <w:sz w:val="24"/>
          <w:szCs w:val="24"/>
          <w:lang w:val="en-US"/>
        </w:rPr>
        <w:t>the Serengeti NP.</w:t>
      </w:r>
      <w:r>
        <w:rPr>
          <w:rFonts w:ascii="Times New Roman" w:hAnsi="Times New Roman" w:cs="Times New Roman"/>
          <w:color w:val="000000" w:themeColor="text1"/>
          <w:sz w:val="24"/>
          <w:szCs w:val="24"/>
          <w:lang w:val="en-US"/>
        </w:rPr>
        <w:t xml:space="preserve"> To this </w:t>
      </w:r>
      <w:r w:rsidR="00D71284">
        <w:rPr>
          <w:rFonts w:ascii="Times New Roman" w:hAnsi="Times New Roman" w:cs="Times New Roman"/>
          <w:color w:val="000000" w:themeColor="text1"/>
          <w:sz w:val="24"/>
          <w:szCs w:val="24"/>
          <w:lang w:val="en-US"/>
        </w:rPr>
        <w:t>end</w:t>
      </w:r>
      <w:r>
        <w:rPr>
          <w:rFonts w:ascii="Times New Roman" w:hAnsi="Times New Roman" w:cs="Times New Roman"/>
          <w:color w:val="000000" w:themeColor="text1"/>
          <w:sz w:val="24"/>
          <w:szCs w:val="24"/>
          <w:lang w:val="en-US"/>
        </w:rPr>
        <w:t xml:space="preserve">, we study hyena roadkills in relation to landscape and environmental characteristics, </w:t>
      </w:r>
      <w:r w:rsidR="00C31F50">
        <w:rPr>
          <w:rFonts w:ascii="Times New Roman" w:hAnsi="Times New Roman" w:cs="Times New Roman"/>
          <w:color w:val="000000" w:themeColor="text1"/>
          <w:sz w:val="24"/>
          <w:szCs w:val="24"/>
          <w:lang w:val="en-US"/>
        </w:rPr>
        <w:t xml:space="preserve">seasonal </w:t>
      </w:r>
      <w:r>
        <w:rPr>
          <w:rFonts w:ascii="Times New Roman" w:hAnsi="Times New Roman" w:cs="Times New Roman"/>
          <w:color w:val="000000" w:themeColor="text1"/>
          <w:sz w:val="24"/>
          <w:szCs w:val="24"/>
          <w:lang w:val="en-US"/>
        </w:rPr>
        <w:t xml:space="preserve">shifts in prey distribution and </w:t>
      </w:r>
      <w:r w:rsidR="001D20F0">
        <w:rPr>
          <w:rFonts w:ascii="Times New Roman" w:hAnsi="Times New Roman" w:cs="Times New Roman"/>
          <w:color w:val="000000" w:themeColor="text1"/>
          <w:sz w:val="24"/>
          <w:szCs w:val="24"/>
          <w:lang w:val="en-US"/>
        </w:rPr>
        <w:t xml:space="preserve">hyena </w:t>
      </w:r>
      <w:r>
        <w:rPr>
          <w:rFonts w:ascii="Times New Roman" w:hAnsi="Times New Roman" w:cs="Times New Roman"/>
          <w:color w:val="000000" w:themeColor="text1"/>
          <w:sz w:val="24"/>
          <w:szCs w:val="24"/>
          <w:lang w:val="en-US"/>
        </w:rPr>
        <w:t xml:space="preserve">individual characteristics. </w:t>
      </w:r>
      <w:r w:rsidR="00E66BE0">
        <w:rPr>
          <w:rFonts w:ascii="Times New Roman" w:hAnsi="Times New Roman" w:cs="Times New Roman"/>
          <w:color w:val="000000" w:themeColor="text1"/>
          <w:sz w:val="24"/>
          <w:szCs w:val="24"/>
          <w:lang w:val="en-US"/>
        </w:rPr>
        <w:t>W</w:t>
      </w:r>
      <w:r w:rsidR="004E385E" w:rsidRPr="00850320">
        <w:rPr>
          <w:rFonts w:ascii="Times New Roman" w:hAnsi="Times New Roman" w:cs="Times New Roman"/>
          <w:color w:val="000000" w:themeColor="text1"/>
          <w:sz w:val="24"/>
          <w:szCs w:val="24"/>
          <w:lang w:val="en-US"/>
        </w:rPr>
        <w:t xml:space="preserve">e </w:t>
      </w:r>
      <w:r w:rsidR="00EE2A36" w:rsidRPr="00850320">
        <w:rPr>
          <w:rFonts w:ascii="Times New Roman" w:hAnsi="Times New Roman" w:cs="Times New Roman"/>
          <w:color w:val="000000" w:themeColor="text1"/>
          <w:sz w:val="24"/>
          <w:szCs w:val="24"/>
          <w:lang w:val="en-US"/>
        </w:rPr>
        <w:t xml:space="preserve">expected </w:t>
      </w:r>
      <w:r w:rsidR="00241A80" w:rsidRPr="00850320">
        <w:rPr>
          <w:rFonts w:ascii="Times New Roman" w:hAnsi="Times New Roman" w:cs="Times New Roman"/>
          <w:color w:val="000000" w:themeColor="text1"/>
          <w:sz w:val="24"/>
          <w:szCs w:val="24"/>
          <w:lang w:val="en-US"/>
        </w:rPr>
        <w:t>roadkill</w:t>
      </w:r>
      <w:r w:rsidR="00EC75D0"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eastAsia="fr-FR"/>
        </w:rPr>
        <w:t>incidence to be higher</w:t>
      </w:r>
      <w:r w:rsidR="00B54796">
        <w:rPr>
          <w:rFonts w:ascii="Times New Roman" w:hAnsi="Times New Roman" w:cs="Times New Roman"/>
          <w:color w:val="000000" w:themeColor="text1"/>
          <w:sz w:val="24"/>
          <w:szCs w:val="24"/>
          <w:lang w:val="en-US" w:eastAsia="fr-FR"/>
        </w:rPr>
        <w:t>: (i)</w:t>
      </w:r>
      <w:r w:rsidR="00EE2A36" w:rsidRPr="00850320">
        <w:rPr>
          <w:rFonts w:ascii="Times New Roman" w:hAnsi="Times New Roman" w:cs="Times New Roman"/>
          <w:color w:val="000000" w:themeColor="text1"/>
          <w:sz w:val="24"/>
          <w:szCs w:val="24"/>
          <w:lang w:val="en-US" w:eastAsia="fr-FR"/>
        </w:rPr>
        <w:t xml:space="preserve"> on </w:t>
      </w:r>
      <w:r w:rsidR="00B54796">
        <w:rPr>
          <w:rFonts w:ascii="Times New Roman" w:hAnsi="Times New Roman" w:cs="Times New Roman"/>
          <w:color w:val="000000" w:themeColor="text1"/>
          <w:sz w:val="24"/>
          <w:szCs w:val="24"/>
          <w:lang w:val="en-US" w:eastAsia="fr-FR"/>
        </w:rPr>
        <w:t xml:space="preserve">main </w:t>
      </w:r>
      <w:r w:rsidR="000C5EEE">
        <w:rPr>
          <w:rFonts w:ascii="Times New Roman" w:hAnsi="Times New Roman" w:cs="Times New Roman"/>
          <w:color w:val="000000" w:themeColor="text1"/>
          <w:sz w:val="24"/>
          <w:szCs w:val="24"/>
          <w:lang w:val="en-US" w:eastAsia="fr-FR"/>
        </w:rPr>
        <w:t>roads than on tracks</w:t>
      </w:r>
      <w:r w:rsidR="00EE2A36" w:rsidRPr="00850320">
        <w:rPr>
          <w:rFonts w:ascii="Times New Roman" w:hAnsi="Times New Roman" w:cs="Times New Roman"/>
          <w:color w:val="000000" w:themeColor="text1"/>
          <w:sz w:val="24"/>
          <w:szCs w:val="24"/>
          <w:lang w:val="en-US" w:eastAsia="fr-FR"/>
        </w:rPr>
        <w:t>,</w:t>
      </w:r>
      <w:r w:rsidR="00B54796">
        <w:rPr>
          <w:rFonts w:ascii="Times New Roman" w:hAnsi="Times New Roman" w:cs="Times New Roman"/>
          <w:color w:val="000000" w:themeColor="text1"/>
          <w:sz w:val="24"/>
          <w:szCs w:val="24"/>
          <w:lang w:val="en-US" w:eastAsia="fr-FR"/>
        </w:rPr>
        <w:t xml:space="preserve"> </w:t>
      </w:r>
      <w:r w:rsidR="00E30EF5">
        <w:rPr>
          <w:rFonts w:ascii="Times New Roman" w:hAnsi="Times New Roman" w:cs="Times New Roman"/>
          <w:color w:val="000000" w:themeColor="text1"/>
          <w:sz w:val="24"/>
          <w:szCs w:val="24"/>
          <w:lang w:val="en-US" w:eastAsia="fr-FR"/>
        </w:rPr>
        <w:t xml:space="preserve">because of </w:t>
      </w:r>
      <w:r w:rsidR="00B54796">
        <w:rPr>
          <w:rFonts w:ascii="Times New Roman" w:hAnsi="Times New Roman" w:cs="Times New Roman"/>
          <w:color w:val="000000" w:themeColor="text1"/>
          <w:sz w:val="24"/>
          <w:szCs w:val="24"/>
          <w:lang w:val="en-US" w:eastAsia="fr-FR"/>
        </w:rPr>
        <w:t>the greater</w:t>
      </w:r>
      <w:r w:rsidR="00EE2A36" w:rsidRPr="00850320">
        <w:rPr>
          <w:rFonts w:ascii="Times New Roman" w:hAnsi="Times New Roman" w:cs="Times New Roman"/>
          <w:color w:val="000000" w:themeColor="text1"/>
          <w:sz w:val="24"/>
          <w:szCs w:val="24"/>
          <w:lang w:val="en-US" w:eastAsia="fr-FR"/>
        </w:rPr>
        <w:t xml:space="preserve"> traffic volume and speed</w:t>
      </w:r>
      <w:r w:rsidR="00196B03" w:rsidRPr="00850320">
        <w:rPr>
          <w:rFonts w:ascii="Times New Roman" w:hAnsi="Times New Roman" w:cs="Times New Roman"/>
          <w:color w:val="000000" w:themeColor="text1"/>
          <w:sz w:val="24"/>
          <w:szCs w:val="24"/>
          <w:lang w:val="en-US" w:eastAsia="fr-FR"/>
        </w:rPr>
        <w:t xml:space="preserve"> </w:t>
      </w:r>
      <w:r w:rsidR="00687262" w:rsidRPr="00850320">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{"citationID":"DnwwU8Wy","properties":{"formattedCitation":"(Grilo et al. 2009, 2015; McCown et al. 2009; Bencin et al. 2019; Gunson et al. 2020)","plainCitation":"(Grilo et al. 2009, 2015; McCown et al. 2009; Bencin et al. 2019; Gunson et al. 2020)","noteIndex":0},"citationItems":[{"id":"3PXEn7Ky/V1iCmSCP","uris":["http://zotero.org/users/5432491/items/NWFQACZV"],"itemData":{"id":"TXjNrann/B2Js3MBP","type":"article-journal","abstract":"Many carnivores have been seriously impacted by the expansion of transportation systems and networks; however we know little about carnivore response to the extent and magnitude of road mortality, or which age classes may be disproportionately impacted. Recent research has demonstrated that wildlife–vehicle-collisions (WVC) involving carnivores are modulated by temporal and spatial factors. Thus, we investigated road mortality on a guild of small and medium-sized carnivores in southern Portugal using road-kill data obtained from a systematic 36 months monitoring period along highways (260km) and national roads (314km) by addressing the following questions: (a) which species and age class are most vulnerable to WVC? (b) are there temporal and/or spatial patterns in road-kill? and (c) which life-history and/or spatial factors influence the likelihood of collisions? We recorded a total of 806 carnivore casualties, which represented an average of 47ind./100km/year. Red fox and stone marten had the highest mortality rates. Our findings highlight three key messages: (1) the majority of road-killed individuals were adults of common species; (2) all carnivores, except genets, were more vulnerable during specific life-history phenological periods: higher casualties were observed when red fox and stone marten were provisioning young, Eurasian badger casualties occurred more frequently during dispersal, and higher Egyptian mongoose mortality occurred during the breeding period; and (3) modeling demonstrated that favorable habitat, curves in the road, and low human disturbance were major contributors to the deadliest road segments. Red fox carcasses were more likely to be found on road sections with passages distant from urban areas. Conversely, stone marten mortalities were found more often on national roads with high of cork oak woodland cover; Egyptian mongoose and genet road-kills were found more often on road segments close to curves. Based on our results, two key mitigation measures should help to reduce WVC in Portugal. The first involves the improvement of existing crossings with buried and small mesh size fence to guide the individuals towards to the passages, in road segments with high traffic volume (&gt;1200vehicles/night) and located in preferred carnivore habitats. The second mitigation involves cutting or removal of dense vegetation in verges of road segments with curves to aid motorists in seeing animals about to cross.","container-title":"Biological Conservation","DOI":"10.1016/j.biocon.2008.10.026","ISSN":"0006-3207","issue":"2","journalAbbreviation":"Biological Conservation","language":"en","note":"number: 2\ncontainer-title: Biological Conservation","page":"301-313","source":"ScienceDirect","title":"Spatial–temporal patterns in Mediterranean carnivore road casualties: Consequences for mitigation","title-short":"Spatial–temporal patterns in Mediterranean carnivore road casualties","volume":"142","author":[{"family":"Grilo","given":"Clara"},{"family":"Bissonette","given":"John A."},{"family":"Santos-Reis","given":"Margarida"}],"issued":{"date-parts":[["2009",2,1]]}}},{"id":"3PXEn7Ky/OfUtP8Wm","uris":["http://zotero.org/users/5432491/items/WIQLM6Z2"],"itemData":{"id":"TXjNrann/reQgr20N","type":"chapter","abstract":"Carnivores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J."},{"family":"Klar","given":"Nina"}],"accessed":{"date-parts":[["2020",5,18]]},"issued":{"date-parts":[["2015"]]}}},{"id":"3PXEn7Ky/TDFRtjkG","uris":["http://zotero.org/users/5432491/items/CVAZLCJB"],"itemData":{"id":2859,"type":"article-journal","abstract":"Of American black bears (Ursus americanus) killed by vehicles in Florida from 1976 to 2003, 45% were from the population in central Florida centered in Ocala National Forest (ONF). This area contains 8 of the state's 15 most severe roadkill areas. More bears were killed along State Road 40 (SR-40), which bisects this population, than along any other road in the state. Interest in widening this road provided an opportunity to document bear movements and the frequency with which they crossed SR-40 when average annual daily traffic (AADT) volume was at each of two levels: 5,100 vehicles per day (vpd) in ONF and 15,700 vpd in the adjacent community of Lynne. We analyzed the locations of 86 radiocollared bears (33 F</w:instrText>
      </w:r>
      <w:r w:rsidR="00A555AB">
        <w:rPr>
          <w:rFonts w:ascii="Cambria Math" w:hAnsi="Cambria Math" w:cs="Cambria Math"/>
          <w:color w:val="000000" w:themeColor="text1"/>
          <w:sz w:val="24"/>
          <w:szCs w:val="24"/>
          <w:lang w:val="en-US"/>
        </w:rPr>
        <w:instrText>∶</w:instrText>
      </w:r>
      <w:r w:rsidR="00A555AB">
        <w:rPr>
          <w:rFonts w:ascii="Times New Roman" w:hAnsi="Times New Roman" w:cs="Times New Roman"/>
          <w:color w:val="000000" w:themeColor="text1"/>
          <w:sz w:val="24"/>
          <w:szCs w:val="24"/>
          <w:lang w:val="en-US"/>
        </w:rPr>
        <w:instrText xml:space="preserve">40 M in ONF and 13 F in Lynne) and monitored them 1–3 times/week from May 1999 through May 2003. Forty-eight bears crossed SR-40 a minimum of 388 times. ONF female bears were 2.9 times more likely than Lynne females to cross SR-40, but this rate was only marginally significant. ONF male bears were 4.3 times more likely to cross SR-40 than ONF females and 12.3 times more likely to cross than were Lynne females. We documented the mortality of 7 radiocollared bears by vehicles, 4 males in ONF and 3 females in Lynne. There were no deaths of ONF females due to vehicular collisions, but female bears in Lynne died from vehicle collisions at near the rate of ONF male bears. We recommend that a minimum of 6 crossing structures be incorporated along this highway to reduce the effect of highway expansion on the Ocala population of Florida black bears.","container-title":"Ursus","DOI":"10.2192/08GR004R2.1","ISSN":"1537-6176, 1938-5439","issue":"1","journalAbbreviation":"ursu","note":"number: 1\npublisher: International Association for Bear Research and Management","page":"39-46","source":"bioone.org","title":"Effect of traffic volume on American black bears in central Florida, USA","volume":"20","author":[{"family":"McCown","given":"J. Walter"},{"family":"Kubilis","given":"Paul"},{"family":"Eason","given":"Thomas H."},{"family":"Scheick","given":"Brian K."}],"issued":{"date-parts":[["2009",4]]}}},{"id":"3PXEn7Ky/QcILqwtw","uris":["http://zotero.org/users/5432491/items/RVRN5RPY"],"itemData":{"id":"TXjNrann/ilQ9BSGg","type":"article-journal","abstract":"Roadways pose challenges for conserving wide-ranging animal species. As bobcat (Lynx rufus) populations recover in Ohio, an accurate evaluation of population metrics is critical to understanding future population trajectories. In this study, we integrated multiple datasets to examine overall road mortality rates in Ohio. First, we utilized a long-term vehicle-strike dataset (1978–2017) to determine landscape and local predictors of road mortality. We found that bobcats were killed at higher rates on interstates regardless of surrounding landscape composition, but that landscape variables were useful at predicting mortality on lower-traffic roads. To explore road avoidance behaviors, we used GPS telemetry data from 18 individuals to compare road crossings along trajectory paths with random road crossings simulated using Correlated Random Walks. Bobcats exhibited avoidance of certain route types (county, municipal, and US routes). Finally, by integrating traffic volume data, road crossing behavior, and accounting for the proportion of each route type present in the study area, we estimated that a minimum of 6% and up to 18% of the bobcat population in Ohio is lost to vehicle-strikes annually. To fully understand the population level impacts of this mortality, we recommend further monitoring of age structure and sex of roadkill animals. Our results identify potential areas for mitigation of vehicle-strikes and emphasize the importance of accounting for road mortality when making management decisions for Ohio’s recovering bobcat population.","container-title":"Scientific Reports","DOI":"10.1038/s41598-019-50931-5","ISSN":"2045-2322","issue":"1","language":"en","note":"container-title: Scientific Reports\nnumber: 1\npublisher: Nature Publishing Group","page":"15391","source":"www.nature.com","title":"Roadkill and space use data predict vehicle-strike hotspots and mortality rates in a recovering bobcat ( Lynx rufus ) population","volume":"9","author":[{"family":"Bencin","given":"Heidi L."},{"family":"Prange","given":"Suzanne"},{"family":"Rose","given":"Christa"},{"family":"Popescu","given":"Viorel D."}],"issued":{"date-parts":[["2019",10,28]]}}},{"id":"3PXEn7Ky/zdG6lFSV","uris":["http://zotero.org/users/5432491/items/JLADNG7Z"],"itemData":{"id":2458,"type":"article-journal","abstract":"In addition to posing a serious risk to motorist safety, vehicle collisions with wildlife are a significant threat for many species. Previous spatial modeling has concluded that wildlife-vehicle collisions (WVCs) exhibit clustering on roads, which is","container-title":"Journal of Environmental Management","ISSN":"0301-4797","issue":"4","language":"en","note":"number: 4\ncontainer-title: Journal of Environmental Management","page":"1074-1082","source":"www.academia.edu","title":"Spatial wildlife-vehicle collision models: A review of current work and its application to transportation mitigation projects","title-short":"Spatial wildlife-vehicle collision models","volume":"92","author":[{"family":"Gunson","given":"Kari E."},{"family":"Mountrakis","given":"Giorgos"},{"family":"Quackenbush","given":"Lindi J."}],"issued":{"date-parts":[["2020",3,9]]}}}],"schema":"https://github.com/citation-style-language/schema/raw/master/csl-citation.json"} </w:instrText>
      </w:r>
      <w:r w:rsidR="00687262" w:rsidRPr="00850320">
        <w:rPr>
          <w:rFonts w:ascii="Times New Roman" w:hAnsi="Times New Roman" w:cs="Times New Roman"/>
          <w:color w:val="000000" w:themeColor="text1"/>
          <w:sz w:val="24"/>
          <w:szCs w:val="24"/>
          <w:lang w:val="en-US"/>
        </w:rPr>
        <w:fldChar w:fldCharType="separate"/>
      </w:r>
      <w:r w:rsidR="00687262" w:rsidRPr="00A5365B">
        <w:rPr>
          <w:rFonts w:ascii="Times New Roman" w:hAnsi="Times New Roman" w:cs="Times New Roman"/>
          <w:sz w:val="24"/>
          <w:lang w:val="en-US"/>
        </w:rPr>
        <w:t>(Grilo et al. 2009, 2015; McCown et al. 2009; Bencin et al. 2019; Gunson et al. 2020)</w:t>
      </w:r>
      <w:r w:rsidR="00687262" w:rsidRPr="00850320">
        <w:rPr>
          <w:rFonts w:ascii="Times New Roman" w:hAnsi="Times New Roman" w:cs="Times New Roman"/>
          <w:color w:val="000000" w:themeColor="text1"/>
          <w:sz w:val="24"/>
          <w:szCs w:val="24"/>
          <w:lang w:val="en-US"/>
        </w:rPr>
        <w:fldChar w:fldCharType="end"/>
      </w:r>
      <w:r w:rsidR="00E66BE0">
        <w:rPr>
          <w:rFonts w:ascii="Times New Roman" w:hAnsi="Times New Roman" w:cs="Times New Roman"/>
          <w:color w:val="000000" w:themeColor="text1"/>
          <w:sz w:val="24"/>
          <w:szCs w:val="24"/>
          <w:lang w:val="en-US" w:eastAsia="fr-FR"/>
        </w:rPr>
        <w:t xml:space="preserve">, </w:t>
      </w:r>
      <w:r w:rsidR="00B54796">
        <w:rPr>
          <w:rFonts w:ascii="Times New Roman" w:hAnsi="Times New Roman" w:cs="Times New Roman"/>
          <w:color w:val="000000" w:themeColor="text1"/>
          <w:sz w:val="24"/>
          <w:szCs w:val="24"/>
          <w:lang w:val="en-US" w:eastAsia="fr-FR"/>
        </w:rPr>
        <w:t xml:space="preserve">(ii) </w:t>
      </w:r>
      <w:r w:rsidR="00EE2A36" w:rsidRPr="00850320">
        <w:rPr>
          <w:rFonts w:ascii="Times New Roman" w:hAnsi="Times New Roman" w:cs="Times New Roman"/>
          <w:color w:val="000000" w:themeColor="text1"/>
          <w:sz w:val="24"/>
          <w:szCs w:val="24"/>
          <w:lang w:val="en-US" w:eastAsia="fr-FR"/>
        </w:rPr>
        <w:t>on road</w:t>
      </w:r>
      <w:r w:rsidR="00D500C2">
        <w:rPr>
          <w:rFonts w:ascii="Times New Roman" w:hAnsi="Times New Roman" w:cs="Times New Roman"/>
          <w:color w:val="000000" w:themeColor="text1"/>
          <w:sz w:val="24"/>
          <w:szCs w:val="24"/>
          <w:lang w:val="en-US" w:eastAsia="fr-FR"/>
        </w:rPr>
        <w:t>s</w:t>
      </w:r>
      <w:r w:rsidR="00EE2A36" w:rsidRPr="00850320">
        <w:rPr>
          <w:rFonts w:ascii="Times New Roman" w:hAnsi="Times New Roman" w:cs="Times New Roman"/>
          <w:color w:val="000000" w:themeColor="text1"/>
          <w:sz w:val="24"/>
          <w:szCs w:val="24"/>
          <w:lang w:val="en-US" w:eastAsia="fr-FR"/>
        </w:rPr>
        <w:t xml:space="preserve"> close to </w:t>
      </w:r>
      <w:r w:rsidR="00850320">
        <w:rPr>
          <w:rFonts w:ascii="Times New Roman" w:hAnsi="Times New Roman" w:cs="Times New Roman"/>
          <w:color w:val="000000" w:themeColor="text1"/>
          <w:sz w:val="24"/>
          <w:szCs w:val="24"/>
          <w:lang w:val="en-US" w:eastAsia="fr-FR"/>
        </w:rPr>
        <w:t xml:space="preserve">human habitation </w:t>
      </w:r>
      <w:r w:rsidR="00031640">
        <w:rPr>
          <w:rFonts w:ascii="Times New Roman" w:hAnsi="Times New Roman" w:cs="Times New Roman"/>
          <w:color w:val="000000" w:themeColor="text1"/>
          <w:sz w:val="24"/>
          <w:szCs w:val="24"/>
          <w:lang w:val="en-US" w:eastAsia="fr-FR"/>
        </w:rPr>
        <w:t xml:space="preserve">(lodges, </w:t>
      </w:r>
      <w:r w:rsidR="00FD1C3E">
        <w:rPr>
          <w:rFonts w:ascii="Times New Roman" w:hAnsi="Times New Roman" w:cs="Times New Roman"/>
          <w:color w:val="000000" w:themeColor="text1"/>
          <w:sz w:val="24"/>
          <w:szCs w:val="24"/>
          <w:lang w:val="en-US" w:eastAsia="fr-FR"/>
        </w:rPr>
        <w:t xml:space="preserve">tented camps, </w:t>
      </w:r>
      <w:r w:rsidR="00031640">
        <w:rPr>
          <w:rFonts w:ascii="Times New Roman" w:hAnsi="Times New Roman" w:cs="Times New Roman"/>
          <w:color w:val="000000" w:themeColor="text1"/>
          <w:sz w:val="24"/>
          <w:szCs w:val="24"/>
          <w:lang w:val="en-US" w:eastAsia="fr-FR"/>
        </w:rPr>
        <w:t xml:space="preserve">campsites, staff housing) </w:t>
      </w:r>
      <w:r w:rsidR="00E66BE0">
        <w:rPr>
          <w:rFonts w:ascii="Times New Roman" w:hAnsi="Times New Roman" w:cs="Times New Roman"/>
          <w:color w:val="000000" w:themeColor="text1"/>
          <w:sz w:val="24"/>
          <w:szCs w:val="24"/>
          <w:lang w:val="en-US" w:eastAsia="fr-FR"/>
        </w:rPr>
        <w:t>which</w:t>
      </w:r>
      <w:r w:rsidR="001C0E87" w:rsidRPr="00850320">
        <w:rPr>
          <w:rFonts w:ascii="Times New Roman" w:hAnsi="Times New Roman" w:cs="Times New Roman"/>
          <w:color w:val="000000" w:themeColor="text1"/>
          <w:sz w:val="24"/>
          <w:szCs w:val="24"/>
          <w:lang w:val="en-US" w:eastAsia="fr-FR"/>
        </w:rPr>
        <w:t xml:space="preserve"> </w:t>
      </w:r>
      <w:r w:rsidR="00EE2A36" w:rsidRPr="00850320">
        <w:rPr>
          <w:rFonts w:ascii="Times New Roman" w:hAnsi="Times New Roman" w:cs="Times New Roman"/>
          <w:color w:val="000000" w:themeColor="text1"/>
          <w:sz w:val="24"/>
          <w:szCs w:val="24"/>
          <w:lang w:val="en-US" w:eastAsia="fr-FR"/>
        </w:rPr>
        <w:t xml:space="preserve">may provide </w:t>
      </w:r>
      <w:r w:rsidR="00DF769C">
        <w:rPr>
          <w:rFonts w:ascii="Times New Roman" w:hAnsi="Times New Roman" w:cs="Times New Roman"/>
          <w:color w:val="000000" w:themeColor="text1"/>
          <w:sz w:val="24"/>
          <w:szCs w:val="24"/>
          <w:lang w:val="en-US" w:eastAsia="fr-FR"/>
        </w:rPr>
        <w:t xml:space="preserve">hyenas with </w:t>
      </w:r>
      <w:r w:rsidR="00FD1C3E">
        <w:rPr>
          <w:rFonts w:ascii="Times New Roman" w:hAnsi="Times New Roman" w:cs="Times New Roman"/>
          <w:color w:val="000000" w:themeColor="text1"/>
          <w:sz w:val="24"/>
          <w:szCs w:val="24"/>
          <w:lang w:val="en-US" w:eastAsia="fr-FR"/>
        </w:rPr>
        <w:t>anthropogenic food</w:t>
      </w:r>
      <w:r w:rsidR="00287F38">
        <w:rPr>
          <w:rFonts w:ascii="Times New Roman" w:hAnsi="Times New Roman" w:cs="Times New Roman"/>
          <w:color w:val="000000" w:themeColor="text1"/>
          <w:sz w:val="24"/>
          <w:szCs w:val="24"/>
          <w:lang w:val="en-US" w:eastAsia="fr-FR"/>
        </w:rPr>
        <w:t xml:space="preserve"> resources</w:t>
      </w:r>
      <w:r w:rsidR="0023041A">
        <w:rPr>
          <w:rFonts w:ascii="Times New Roman" w:hAnsi="Times New Roman" w:cs="Times New Roman"/>
          <w:color w:val="000000" w:themeColor="text1"/>
          <w:sz w:val="24"/>
          <w:szCs w:val="24"/>
          <w:lang w:val="en-US" w:eastAsia="fr-FR"/>
        </w:rPr>
        <w:t xml:space="preserve"> </w:t>
      </w:r>
      <w:r w:rsidR="0023041A">
        <w:rPr>
          <w:rFonts w:ascii="Times New Roman" w:hAnsi="Times New Roman" w:cs="Times New Roman"/>
          <w:color w:val="000000" w:themeColor="text1"/>
          <w:sz w:val="24"/>
          <w:szCs w:val="24"/>
          <w:lang w:val="en-US" w:eastAsia="fr-FR"/>
        </w:rPr>
        <w:fldChar w:fldCharType="begin"/>
      </w:r>
      <w:r w:rsidR="00A555AB">
        <w:rPr>
          <w:rFonts w:ascii="Times New Roman" w:hAnsi="Times New Roman" w:cs="Times New Roman"/>
          <w:color w:val="000000" w:themeColor="text1"/>
          <w:sz w:val="24"/>
          <w:szCs w:val="24"/>
          <w:lang w:val="en-US" w:eastAsia="fr-FR"/>
        </w:rPr>
        <w:instrText xml:space="preserve"> ADDIN ZOTERO_ITEM CSL_CITATION {"citationID":"7LaWR2Mp","properties":{"formattedCitation":"(Hofer &amp; Mills 1998; Kolowski &amp; Holekamp 2009; Belton et al. 2018)","plainCitation":"(Hofer &amp; Mills 1998; Kolowski &amp; Holekamp 2009; Belton et al. 2018)","noteIndex":0},"citationItems":[{"id":"3PXEn7Ky/VLtfZx6y","uris":["http://zotero.org/users/5432491/items/US3BLEIP"],"itemData":{"id":"1OY9volh/qxG8QKNH","type":"book","abstract":"Despite their low species density, hyaenas are both unique and vital components of most African and some Asian ecosystems. Although there are only 4 species, they tend to clash with the interests of humans to a greater extent than many other mammals and one of the biggest obstacles facing those committed to the conservation of this species is the negative feelings that many people have towards hyaenas. This action plan sets out to address some of the problems facing this species of animal, particularly the issue of public perception and awareness, and provides guidelines to rectify this situation.","ISBN":"978-2-8317-0442-5","language":"en","source":"portals.iucn.org","title":"Hyaenas : status survey and conservation action plan","title-short":"Hyaenas","URL":"https://portals.iucn.org/library/node/7402","author":[{"family":"Hofer","given":"Heribert"},{"family":"Mills","given":"Gus"}],"accessed":{"date-parts":[["2021",1,19]]},"issued":{"date-parts":[["1998"]]}}},{"id":"3PXEn7Ky/NkptYzJ5","uris":["http://zotero.org/users/5432491/items/6WJ9CKMD"],"itemData":{"id":"1OY9volh/IskQHQPa","type":"article-journal","abstract":"Due to increasing human encroachment into the remaining habitat of many large carnivore species, there is an immediate need to understand the ecological and anthropogenic factors influencing carnivore space use decisions. In particular, knowledge of changes in space use in response to disturbance, and the costs associated with these changes, will be critical in guiding conservation efforts. To investigate the ecological factors influencing carnivore space use, we intensively radiotracked members of two large social groups (clans) of spotted hyaenas Crocuta crocuta in the Masai Mara National Reserve, Kenya. In addition, we studied the influence of livestock grazing by comparing space use between two study clans that differed dramatically in exposure to grazing. Logistic regression modeling indicated that space use in the absence of livestock was most influenced by the location of the clan's communal den. However, hyaenas were also found to select shrubland, areas of high prey density, and proximity to seasonal streams. Movements of hyaenas exposed to livestock grazing were most influenced by vegetation type, with a strong avoidance of open grass plains. Den location and prey density had less influence on space use decisions in the disturbed than the undisturbed clan. Livestock distribution did not directly influence hyaena movements either during daytime, when livestock were present, or at night. We suggest that direct livestock avoidance was unnecessary due to the observed increased use of vegetative cover by hyaenas exposed to grazing livestock. The greater distances from the den, and from areas of high prey density at which hyaenas were found in disturbed than undisturbed areas indicates potential energetic costs incurred by disturbed hyaenas. Our results therefore suggest that reduced vegetative cover, as is often found outside protected areas, may result in more dramatic modifications of hyaena movements in the presence of livestock.","container-title":"Journal of Zoology","DOI":"10.1111/j.1469-7998.2008.00505.x","ISSN":"1469-7998","issue":"1","language":"en","note":"number: 1\n_eprint: https://onlinelibrary.wiley.com/doi/pdf/10.1111/j.1469-7998.2008.00505.x","page":"23-36","source":"Wiley Online Library","title":"Ecological and anthropogenic influences on space use by spotted hyaenas","volume":"277","author":[{"family":"Kolowski","given":"J. M."},{"family":"Holekamp","given":"K. E."}],"issued":{"date-parts":[["2009"]]}}},{"id":913,"uris":["http://zotero.org/users/local/9XAuDGlL/items/2R9JEBPE"],"itemData":{"id":913,"type":"article-journal","abstract":"Rapid urban expansion has led to an increase in carnivores that live close to human dominated environments. Some carnivore species have successfully adapted to these novel conditions and taken advantage of opportunities associated with human habitation. Whilst many studies have compared carnivores living in protected areas to those in an urban setting, few have looked at the relationships between carnivores and human habitation within protected areas. In this study, we examined the effects of human habitation on the diet of spotted hyaenas (Crocuta crocuta) in the Kruger National Park (KNP), South Africa. Our results suggested a limited effect of anthropogenic resources on spotted hyaena diet in the KNP. We found neither temporal nor spatial variation in the amount of, nor types of, anthropogenic material in spotted hyaena scats, despite observations of more road side litter close to large anthropogenic sites. We therefore suggest that anthropogenic resources may not have been utilised completely according to abundance. We encourage further research evaluating potential secondary effects of human activity and infrastructure on spotted hyaena diet and also stable isotope approaches that may provide further insights into the importance of anthropogenic food for spotted hyaenas inside the KNP.","container-title":"Mammal Research","DOI":"10.1007/s13364-018-0358-0","ISSN":"2199-241X","issue":"3","journalAbbreviation":"Mamm Res","language":"en","note":"number: 3","page":"315-323","source":"Springer Link","title":"Anthropogenic influences on spotted hyaena diet in the Kruger National Park, South Africa","volume":"63","author":[{"family":"Belton","given":"L. E."},{"family":"Cameron","given":"E. Z."},{"family":"Dalerum","given":"F."}],"issued":{"date-parts":[["2018",7,1]]}}}],"schema":"https://github.com/citation-style-language/schema/raw/master/csl-citation.json"} </w:instrText>
      </w:r>
      <w:r w:rsidR="0023041A">
        <w:rPr>
          <w:rFonts w:ascii="Times New Roman" w:hAnsi="Times New Roman" w:cs="Times New Roman"/>
          <w:color w:val="000000" w:themeColor="text1"/>
          <w:sz w:val="24"/>
          <w:szCs w:val="24"/>
          <w:lang w:val="en-US" w:eastAsia="fr-FR"/>
        </w:rPr>
        <w:fldChar w:fldCharType="separate"/>
      </w:r>
      <w:r w:rsidR="005740A4" w:rsidRPr="0081546A">
        <w:rPr>
          <w:rFonts w:ascii="Times New Roman" w:hAnsi="Times New Roman" w:cs="Times New Roman"/>
          <w:sz w:val="24"/>
          <w:lang w:val="en-US"/>
        </w:rPr>
        <w:t>(Hofer &amp; Mills 1998; Kolowski &amp; Holekamp 2009; Belton et al. 2018)</w:t>
      </w:r>
      <w:r w:rsidR="0023041A">
        <w:rPr>
          <w:rFonts w:ascii="Times New Roman" w:hAnsi="Times New Roman" w:cs="Times New Roman"/>
          <w:color w:val="000000" w:themeColor="text1"/>
          <w:sz w:val="24"/>
          <w:szCs w:val="24"/>
          <w:lang w:val="en-US" w:eastAsia="fr-FR"/>
        </w:rPr>
        <w:fldChar w:fldCharType="end"/>
      </w:r>
      <w:r w:rsidR="0023041A">
        <w:rPr>
          <w:rFonts w:ascii="Times New Roman" w:hAnsi="Times New Roman" w:cs="Times New Roman"/>
          <w:color w:val="000000" w:themeColor="text1"/>
          <w:sz w:val="24"/>
          <w:szCs w:val="24"/>
          <w:lang w:val="en-US" w:eastAsia="fr-FR"/>
        </w:rPr>
        <w:t xml:space="preserve">, </w:t>
      </w:r>
      <w:r w:rsidR="00EE2A36" w:rsidRPr="00850320">
        <w:rPr>
          <w:rFonts w:ascii="Times New Roman" w:hAnsi="Times New Roman" w:cs="Times New Roman"/>
          <w:color w:val="000000" w:themeColor="text1"/>
          <w:sz w:val="24"/>
          <w:szCs w:val="24"/>
          <w:lang w:val="en-US" w:eastAsia="fr-FR"/>
        </w:rPr>
        <w:t xml:space="preserve"> </w:t>
      </w:r>
      <w:r w:rsidR="00E66BE0">
        <w:rPr>
          <w:rFonts w:ascii="Times New Roman" w:hAnsi="Times New Roman" w:cs="Times New Roman"/>
          <w:color w:val="000000" w:themeColor="text1"/>
          <w:sz w:val="24"/>
          <w:szCs w:val="24"/>
          <w:lang w:val="en-US" w:eastAsia="fr-FR"/>
        </w:rPr>
        <w:t xml:space="preserve">(iii) </w:t>
      </w:r>
      <w:r w:rsidR="00DF769C">
        <w:rPr>
          <w:rFonts w:ascii="Times New Roman" w:hAnsi="Times New Roman" w:cs="Times New Roman"/>
          <w:color w:val="000000" w:themeColor="text1"/>
          <w:sz w:val="24"/>
          <w:szCs w:val="24"/>
          <w:lang w:val="en-US" w:eastAsia="fr-FR"/>
        </w:rPr>
        <w:t xml:space="preserve">in areas </w:t>
      </w:r>
      <w:r w:rsidR="00EE2A36" w:rsidRPr="00850320">
        <w:rPr>
          <w:rFonts w:ascii="Times New Roman" w:hAnsi="Times New Roman" w:cs="Times New Roman"/>
          <w:color w:val="000000" w:themeColor="text1"/>
          <w:sz w:val="24"/>
          <w:szCs w:val="24"/>
          <w:lang w:val="en-US" w:eastAsia="fr-FR"/>
        </w:rPr>
        <w:t>close to water</w:t>
      </w:r>
      <w:r w:rsidR="00E30EF5">
        <w:rPr>
          <w:rFonts w:ascii="Times New Roman" w:hAnsi="Times New Roman" w:cs="Times New Roman"/>
          <w:color w:val="000000" w:themeColor="text1"/>
          <w:sz w:val="24"/>
          <w:szCs w:val="24"/>
          <w:lang w:val="en-US" w:eastAsia="fr-FR"/>
        </w:rPr>
        <w:t xml:space="preserve"> bodies</w:t>
      </w:r>
      <w:r w:rsidR="00EE2A36" w:rsidRPr="00850320">
        <w:rPr>
          <w:rFonts w:ascii="Times New Roman" w:hAnsi="Times New Roman" w:cs="Times New Roman"/>
          <w:color w:val="000000" w:themeColor="text1"/>
          <w:sz w:val="24"/>
          <w:szCs w:val="24"/>
          <w:lang w:val="en-US" w:eastAsia="fr-FR"/>
        </w:rPr>
        <w:t xml:space="preserve">, </w:t>
      </w:r>
      <w:r w:rsidR="00E66BE0">
        <w:rPr>
          <w:rFonts w:ascii="Times New Roman" w:hAnsi="Times New Roman" w:cs="Times New Roman"/>
          <w:color w:val="000000" w:themeColor="text1"/>
          <w:sz w:val="24"/>
          <w:szCs w:val="24"/>
          <w:lang w:val="en-US" w:eastAsia="fr-FR"/>
        </w:rPr>
        <w:t xml:space="preserve">which may provide </w:t>
      </w:r>
      <w:r w:rsidR="00EE2A36" w:rsidRPr="00850320">
        <w:rPr>
          <w:rFonts w:ascii="Times New Roman" w:hAnsi="Times New Roman" w:cs="Times New Roman"/>
          <w:color w:val="000000" w:themeColor="text1"/>
          <w:sz w:val="24"/>
          <w:szCs w:val="24"/>
          <w:lang w:val="en-US" w:eastAsia="fr-FR"/>
        </w:rPr>
        <w:t>water</w:t>
      </w:r>
      <w:r w:rsidR="00DF769C">
        <w:rPr>
          <w:rFonts w:ascii="Times New Roman" w:hAnsi="Times New Roman" w:cs="Times New Roman"/>
          <w:color w:val="000000" w:themeColor="text1"/>
          <w:sz w:val="24"/>
          <w:szCs w:val="24"/>
          <w:lang w:val="en-US" w:eastAsia="fr-FR"/>
        </w:rPr>
        <w:t xml:space="preserve"> to drink</w:t>
      </w:r>
      <w:r w:rsidR="0023041A">
        <w:rPr>
          <w:rFonts w:ascii="Times New Roman" w:hAnsi="Times New Roman" w:cs="Times New Roman"/>
          <w:color w:val="000000" w:themeColor="text1"/>
          <w:sz w:val="24"/>
          <w:szCs w:val="24"/>
          <w:lang w:val="en-US" w:eastAsia="fr-FR"/>
        </w:rPr>
        <w:t xml:space="preserve"> </w:t>
      </w:r>
      <w:ins w:id="55" w:author="Sarah Benhaiem" w:date="2022-05-24T10:01:00Z">
        <w:r w:rsidR="009D5823">
          <w:rPr>
            <w:rFonts w:ascii="Times New Roman" w:hAnsi="Times New Roman" w:cs="Times New Roman"/>
            <w:color w:val="000000" w:themeColor="text1"/>
            <w:sz w:val="24"/>
            <w:szCs w:val="24"/>
            <w:lang w:val="en-US" w:eastAsia="fr-FR"/>
          </w:rPr>
          <w:t xml:space="preserve">(for both hyenas and their prey) </w:t>
        </w:r>
      </w:ins>
      <w:r w:rsidR="00DF769C">
        <w:rPr>
          <w:rFonts w:ascii="Times New Roman" w:hAnsi="Times New Roman" w:cs="Times New Roman"/>
          <w:color w:val="000000" w:themeColor="text1"/>
          <w:sz w:val="24"/>
          <w:szCs w:val="24"/>
          <w:lang w:val="en-US" w:eastAsia="fr-FR"/>
        </w:rPr>
        <w:t>and</w:t>
      </w:r>
      <w:r w:rsidR="001F4FDD">
        <w:rPr>
          <w:rFonts w:ascii="Times New Roman" w:hAnsi="Times New Roman" w:cs="Times New Roman"/>
          <w:color w:val="000000" w:themeColor="text1"/>
          <w:sz w:val="24"/>
          <w:szCs w:val="24"/>
          <w:lang w:val="en-US" w:eastAsia="fr-FR"/>
        </w:rPr>
        <w:t xml:space="preserve"> </w:t>
      </w:r>
      <w:r w:rsidR="00E30EF5">
        <w:rPr>
          <w:rFonts w:ascii="Times New Roman" w:hAnsi="Times New Roman" w:cs="Times New Roman"/>
          <w:color w:val="000000" w:themeColor="text1"/>
          <w:sz w:val="24"/>
          <w:szCs w:val="24"/>
          <w:lang w:val="en-US" w:eastAsia="fr-FR"/>
        </w:rPr>
        <w:t xml:space="preserve">provide </w:t>
      </w:r>
      <w:r w:rsidR="00EC75D0" w:rsidRPr="00031640">
        <w:rPr>
          <w:rFonts w:ascii="Times New Roman" w:hAnsi="Times New Roman" w:cs="Times New Roman"/>
          <w:color w:val="000000" w:themeColor="text1"/>
          <w:sz w:val="24"/>
          <w:szCs w:val="24"/>
          <w:lang w:val="en-US" w:eastAsia="fr-FR"/>
        </w:rPr>
        <w:t>resting sites</w:t>
      </w:r>
      <w:r w:rsidR="00EE2A36" w:rsidRPr="00031640">
        <w:rPr>
          <w:rFonts w:ascii="Times New Roman" w:hAnsi="Times New Roman" w:cs="Times New Roman"/>
          <w:color w:val="000000" w:themeColor="text1"/>
          <w:sz w:val="24"/>
          <w:szCs w:val="24"/>
          <w:lang w:val="en-US" w:eastAsia="fr-FR"/>
        </w:rPr>
        <w:t xml:space="preserve"> </w:t>
      </w:r>
      <w:r w:rsidR="00E30EF5" w:rsidRPr="001F6E03">
        <w:rPr>
          <w:rFonts w:ascii="Times New Roman" w:hAnsi="Times New Roman" w:cs="Times New Roman"/>
          <w:color w:val="000000" w:themeColor="text1"/>
          <w:sz w:val="24"/>
          <w:szCs w:val="24"/>
          <w:lang w:val="en-US" w:eastAsia="fr-FR"/>
        </w:rPr>
        <w:fldChar w:fldCharType="begin"/>
      </w:r>
      <w:r w:rsidR="00A555AB">
        <w:rPr>
          <w:rFonts w:ascii="Times New Roman" w:hAnsi="Times New Roman" w:cs="Times New Roman"/>
          <w:color w:val="000000" w:themeColor="text1"/>
          <w:sz w:val="24"/>
          <w:szCs w:val="24"/>
          <w:lang w:val="en-US" w:eastAsia="fr-FR"/>
        </w:rPr>
        <w:instrText xml:space="preserve"> ADDIN ZOTERO_ITEM CSL_CITATION {"citationID":"Olu9t4KM","properties":{"formattedCitation":"(Kolowski &amp; Holekamp 2009; \\uc0\\u268{}ervinka et al. 2015; Pagany 2020)","plainCitation":"(Kolowski &amp; Holekamp 2009; Červinka et al. 2015; Pagany 2020)","noteIndex":0},"citationItems":[{"id":"3PXEn7Ky/NkptYzJ5","uris":["http://zotero.org/users/5432491/items/6WJ9CKMD"],"itemData":{"id":2915,"type":"article-journal","abstract":"Due to increasing human encroachment into the remaining habitat of many large carnivore species, there is an immediate need to understand the ecological and anthropogenic factors influencing carnivore space use decisions. In particular, knowledge of changes in space use in response to disturbance, and the costs associated with these changes, will be critical in guiding conservation efforts. To investigate the ecological factors influencing carnivore space use, we intensively radiotracked members of two large social groups (clans) of spotted hyaenas Crocuta crocuta in the Masai Mara National Reserve, Kenya. In addition, we studied the influence of livestock grazing by comparing space use between two study clans that differed dramatically in exposure to grazing. Logistic regression modeling indicated that space use in the absence of livestock was most influenced by the location of the clan's communal den. However, hyaenas were also found to select shrubland, areas of high prey density, and proximity to seasonal streams. Movements of hyaenas exposed to livestock grazing were most influenced by vegetation type, with a strong avoidance of open grass plains. Den location and prey density had less influence on space use decisions in the disturbed than the undisturbed clan. Livestock distribution did not directly influence hyaena movements either during daytime, when livestock were present, or at night. We suggest that direct livestock avoidance was unnecessary due to the observed increased use of vegetative cover by hyaenas exposed to grazing livestock. The greater distances from the den, and from areas of high prey density at which hyaenas were found in disturbed than undisturbed areas indicates potential energetic costs incurred by disturbed hyaenas. Our results therefore suggest that reduced vegetative cover, as is often found outside protected areas, may result in more dramatic modifications of hyaena movements in the presence of livestock.","container-title":"Journal of Zoology","DOI":"10.1111/j.1469-7998.2008.00505.x","ISSN":"1469-7998","issue":"1","language":"en","note":"number: 1\n_eprint: https://onlinelibrary.wiley.com/doi/pdf/10.1111/j.1469-7998.2008.00505.x","page":"23-36","source":"Wiley Online Library","title":"Ecological and anthropogenic influences on space use by spotted hyaenas","volume":"277","author":[{"family":"Kolowski","given":"J. M."},{"family":"Holekamp","given":"K. E."}],"issued":{"date-parts":[["2009"]]}}},{"id":"3PXEn7Ky/Bpk5MBv0","uris":["http://zotero.org/users/local/7S3hLO07/items/IFNG468Z"],"itemData":{"id":2481,"type":"article-journal","abstract":"Traffic infrastructure is currently one of the main anthropogenic causes affecting carnivore populations, and understanding factors behind spatiotemporal patterns of road mortality is crucial in developing successful conservation measures. Here, we investigated the effect of landscape and local characteristics on road mortality of several carnivore species. Road-kill data from the period 2000-2014 were obtained from a nation-wide volunteer-based survey and Species Occurrence Database of the Czech Republic. From a total of 1020 recorded carnivore road-kills, the most frequently documented was the stone marten (24.2 %) followed by European otter (22.7 %) and red fox (20.2 %). At the landscape scale (1000 m radius), road-kills of habitat generalists (red fox, stone marten, European polecat, least weasel and stoat) were mainly detected in areas with a mixture of arable land and human settlements, while road-kills of habitat specialists (pine marten, Eurasian badger and European otter) and non-native species (raccoon dog and raccoon) were mainly found in areas with a high proportion of forests, grasslands and water bodies. At the local scale (50 m radius), the presence of linear habitats (forest edges, corridors) was positively linked to road-kills of European otter, stone marten, Eurasian badger, stoat, least weasel, European polecat and red fox. The presence of watercourses increased mortality risk in European otter and raccoon dog and oppositely decreased mortality risk in stone marten, least weasel and red fox. We documented a significant effect of road topography only for raccoons, whose road-kills were mostly found in parallel sections of roads relative to buried and raised roads. Based on our results, several mitigation measures that could serve in reducing carnivore mortality in human-dominated landscapes are suggested.","container-title":"Mammal Research","DOI":"10.1007/s13364-015-0226-0","journalAbbreviation":"Mammal Research","note":"container-title: Mammal Research","source":"ResearchGate","title":"Large-scale evaluation of carnivore road mortality: the effect of landscape and local scale characteristics","title-short":"Large-scale evaluation of carnivore road mortality","volume":"60","author":[{"family":"Červinka","given":"Jaroslav"},{"family":"Riegert","given":"Jan"},{"family":"Grill","given":"Stanislav"},{"family":"Šálek","given":"Martin"}],"issued":{"date-parts":[["2015",7,1]]}}},{"id":"3PXEn7Ky/iJ1k8moi","uris":["http://zotero.org/users/5432491/items/E944HAX5"],"itemData":{"id":4048,"type":"article-journal","abstract":"Wildlife-vehicle collisions (WVCs) are caused by the close interaction of human and wildlife habitats worldwide. The large number of globally distributed accidents and the variety of environmental impacts characterize WVCs as intricate and challenging to predict. However, numerous research studies have been conducted to understand the causal relationships between drivers, animals, and the environment. In this paper, 645 publications are reviewed to provide an overview and a wide-ranging knowledge about WVC research. The study gathers the influencing factors on WVCs, systematizes the approaches for data collection, and identifies the main developments in analysis and predicting methods for WVCs. Factors such as the proximity to forest, a gentle topography with sparsely curves, street width, and seasonal differences are common denominators for WVCs - independent of the species -, while traffic volume, the distance to urban areas, or road accompanying infrastructure are not clearly assignable influencing or non-influencing factors. Different ways of data collection are observed, which range from carcass surveys by ecologists or crowdsourcing for species conservation to nearly real-time official reporting by involved parties as a basis for driving safety. Data collection and quality are discussed for their applicability, in particular, regarding the currently used analysing approaches for WVCs. Additionally, the advantages of the rarely employed machine learning approaches are discussed in terms of dynamic WVC risk prediction - including large-scale and temporally unrestricted transferability. These approaches may be helpful for prospective warning and road safety management on a global scale.","container-title":"Biological Conservation","DOI":"10.1016/j.biocon.2020.108758","ISSN":"0006-3207","journalAbbreviation":"Biological Conservation","language":"en","page":"108758","source":"ScienceDirect","title":"Wildlife-vehicle collisions - Influencing factors, data collection and research methods","volume":"251","author":[{"family":"Pagany","given":"Raphaela"}],"issued":{"date-parts":[["2020",11,1]]}}}],"schema":"https://github.com/citation-style-language/schema/raw/master/csl-citation.json"} </w:instrText>
      </w:r>
      <w:r w:rsidR="00E30EF5" w:rsidRPr="001F6E03">
        <w:rPr>
          <w:rFonts w:ascii="Times New Roman" w:hAnsi="Times New Roman" w:cs="Times New Roman"/>
          <w:color w:val="000000" w:themeColor="text1"/>
          <w:sz w:val="24"/>
          <w:szCs w:val="24"/>
          <w:lang w:val="en-US" w:eastAsia="fr-FR"/>
        </w:rPr>
        <w:fldChar w:fldCharType="separate"/>
      </w:r>
      <w:r w:rsidR="00E30EF5" w:rsidRPr="00B04563">
        <w:rPr>
          <w:rFonts w:ascii="Times New Roman" w:hAnsi="Times New Roman" w:cs="Times New Roman"/>
          <w:sz w:val="24"/>
          <w:szCs w:val="24"/>
          <w:lang w:val="en-US"/>
        </w:rPr>
        <w:t>(Kolowski &amp; Holekamp 2009; Červinka et al. 2015; Pagany 2020)</w:t>
      </w:r>
      <w:r w:rsidR="00E30EF5" w:rsidRPr="001F6E03">
        <w:rPr>
          <w:rFonts w:ascii="Times New Roman" w:hAnsi="Times New Roman" w:cs="Times New Roman"/>
          <w:color w:val="000000" w:themeColor="text1"/>
          <w:sz w:val="24"/>
          <w:szCs w:val="24"/>
          <w:lang w:val="en-US" w:eastAsia="fr-FR"/>
        </w:rPr>
        <w:fldChar w:fldCharType="end"/>
      </w:r>
      <w:r w:rsidR="00E30EF5">
        <w:rPr>
          <w:rFonts w:ascii="Times New Roman" w:hAnsi="Times New Roman" w:cs="Times New Roman"/>
          <w:color w:val="000000" w:themeColor="text1"/>
          <w:sz w:val="24"/>
          <w:szCs w:val="24"/>
          <w:lang w:val="en-US" w:eastAsia="fr-FR"/>
        </w:rPr>
        <w:t xml:space="preserve">, </w:t>
      </w:r>
      <w:r w:rsidR="003A3F15" w:rsidRPr="00C22F95">
        <w:rPr>
          <w:rFonts w:ascii="Times New Roman" w:hAnsi="Times New Roman" w:cs="Times New Roman"/>
          <w:color w:val="000000" w:themeColor="text1"/>
          <w:sz w:val="24"/>
          <w:szCs w:val="24"/>
          <w:lang w:val="en-US" w:eastAsia="fr-FR"/>
        </w:rPr>
        <w:t>and (iv)</w:t>
      </w:r>
      <w:r w:rsidR="00586479" w:rsidRPr="00C22F95">
        <w:rPr>
          <w:rFonts w:ascii="Times New Roman" w:hAnsi="Times New Roman" w:cs="Times New Roman"/>
          <w:color w:val="000000" w:themeColor="text1"/>
          <w:sz w:val="24"/>
          <w:szCs w:val="24"/>
          <w:lang w:val="en-US" w:eastAsia="fr-FR"/>
        </w:rPr>
        <w:t xml:space="preserve"> </w:t>
      </w:r>
      <w:r w:rsidR="00DF769C" w:rsidRPr="00C22F95">
        <w:rPr>
          <w:rFonts w:ascii="Times New Roman" w:hAnsi="Times New Roman" w:cs="Times New Roman"/>
          <w:color w:val="000000" w:themeColor="text1"/>
          <w:sz w:val="24"/>
          <w:szCs w:val="24"/>
          <w:lang w:val="en-US" w:eastAsia="fr-FR"/>
        </w:rPr>
        <w:t>in areas with dense woodland</w:t>
      </w:r>
      <w:r w:rsidR="00EE2A36" w:rsidRPr="00C22F95">
        <w:rPr>
          <w:rFonts w:ascii="Times New Roman" w:hAnsi="Times New Roman" w:cs="Times New Roman"/>
          <w:color w:val="000000" w:themeColor="text1"/>
          <w:sz w:val="24"/>
          <w:szCs w:val="24"/>
          <w:lang w:val="en-US" w:eastAsia="fr-FR"/>
        </w:rPr>
        <w:t xml:space="preserve"> where </w:t>
      </w:r>
      <w:r w:rsidR="006E18A7" w:rsidRPr="00C22F95">
        <w:rPr>
          <w:rFonts w:ascii="Times New Roman" w:hAnsi="Times New Roman" w:cs="Times New Roman"/>
          <w:color w:val="000000" w:themeColor="text1"/>
          <w:sz w:val="24"/>
          <w:szCs w:val="24"/>
          <w:lang w:val="en-US" w:eastAsia="fr-FR"/>
        </w:rPr>
        <w:t xml:space="preserve">hyenas </w:t>
      </w:r>
      <w:r w:rsidR="00586479" w:rsidRPr="00C22F95">
        <w:rPr>
          <w:rFonts w:ascii="Times New Roman" w:hAnsi="Times New Roman" w:cs="Times New Roman"/>
          <w:color w:val="000000" w:themeColor="text1"/>
          <w:sz w:val="24"/>
          <w:szCs w:val="24"/>
          <w:lang w:val="en-US" w:eastAsia="fr-FR"/>
        </w:rPr>
        <w:t>may be</w:t>
      </w:r>
      <w:r w:rsidR="006E18A7" w:rsidRPr="00C22F95">
        <w:rPr>
          <w:rFonts w:ascii="Times New Roman" w:hAnsi="Times New Roman" w:cs="Times New Roman"/>
          <w:color w:val="000000" w:themeColor="text1"/>
          <w:sz w:val="24"/>
          <w:szCs w:val="24"/>
          <w:lang w:val="en-US" w:eastAsia="fr-FR"/>
        </w:rPr>
        <w:t xml:space="preserve"> more likely to </w:t>
      </w:r>
      <w:r w:rsidR="00C75F44" w:rsidRPr="00C22F95">
        <w:rPr>
          <w:rFonts w:ascii="Times New Roman" w:hAnsi="Times New Roman" w:cs="Times New Roman"/>
          <w:color w:val="000000" w:themeColor="text1"/>
          <w:sz w:val="24"/>
          <w:szCs w:val="24"/>
          <w:lang w:val="en-US" w:eastAsia="fr-FR"/>
        </w:rPr>
        <w:t>walk along</w:t>
      </w:r>
      <w:r w:rsidR="00EE2A36" w:rsidRPr="00C22F95">
        <w:rPr>
          <w:rFonts w:ascii="Times New Roman" w:hAnsi="Times New Roman" w:cs="Times New Roman"/>
          <w:color w:val="000000" w:themeColor="text1"/>
          <w:sz w:val="24"/>
          <w:szCs w:val="24"/>
          <w:lang w:val="en-US" w:eastAsia="fr-FR"/>
        </w:rPr>
        <w:t xml:space="preserve"> roads</w:t>
      </w:r>
      <w:r w:rsidR="0023041A">
        <w:rPr>
          <w:rFonts w:ascii="Times New Roman" w:hAnsi="Times New Roman" w:cs="Times New Roman"/>
          <w:color w:val="000000" w:themeColor="text1"/>
          <w:sz w:val="24"/>
          <w:szCs w:val="24"/>
          <w:lang w:val="en-US" w:eastAsia="fr-FR"/>
        </w:rPr>
        <w:t xml:space="preserve"> </w:t>
      </w:r>
      <w:r w:rsidR="00586479" w:rsidRPr="00C22F95">
        <w:rPr>
          <w:rFonts w:ascii="Times New Roman" w:hAnsi="Times New Roman" w:cs="Times New Roman"/>
          <w:color w:val="000000" w:themeColor="text1"/>
          <w:sz w:val="24"/>
          <w:szCs w:val="24"/>
          <w:lang w:val="en-US" w:eastAsia="fr-FR"/>
        </w:rPr>
        <w:t xml:space="preserve">and </w:t>
      </w:r>
      <w:r w:rsidR="00EF43F6">
        <w:rPr>
          <w:rFonts w:ascii="Times New Roman" w:hAnsi="Times New Roman" w:cs="Times New Roman"/>
          <w:color w:val="000000" w:themeColor="text1"/>
          <w:sz w:val="24"/>
          <w:szCs w:val="24"/>
          <w:lang w:val="en-US" w:eastAsia="fr-FR"/>
        </w:rPr>
        <w:fldChar w:fldCharType="begin"/>
      </w:r>
      <w:r w:rsidR="00A77372">
        <w:rPr>
          <w:rFonts w:ascii="Times New Roman" w:hAnsi="Times New Roman" w:cs="Times New Roman"/>
          <w:color w:val="000000" w:themeColor="text1"/>
          <w:sz w:val="24"/>
          <w:szCs w:val="24"/>
          <w:lang w:val="en-US" w:eastAsia="fr-FR"/>
        </w:rPr>
        <w:instrText xml:space="preserve"> ADDIN ZOTERO_ITEM CSL_CITATION {"citationID":"niRNV75J","properties":{"formattedCitation":"(Abrahms et al. 2016; Hill et al. 2021)","plainCitation":"(Abrahms et al. 2016; Hill et al. 2021)","noteIndex":0},"citationItems":[{"id":2183,"uris":["http://zotero.org/users/local/9XAuDGlL/items/5FQFI9LY"],"itemData":{"id":2183,"type":"article-journal","abstract":"Understanding how anthropogenic features affect species' abilities to move within landscapes is essential to conservation planning and requires accurate assessment of resource selection for movement by focal species. Yet, the extent to which an individual's behavioural state (e.g. foraging, resting, commuting) influences resource selection has largely been ignored. Recent advances in Global Positioning System (GPS) tracking technology can fill this gap by associating distinct behavioural states with location data. We investigated the role of behaviour in determining the responses of an endangered species of carnivore, the African wild dog Lycaon pictus, to one of the most widespread forms of landscape alteration globally: road systems. We collected high-resolution GPS and activity data from 13 wild dogs in northern Botswana over a 2-year period. We employed a step selection framework to measure resource selection across three behavioural states identified from activity data (high-speed running, resting and travelling) and across a gradient of habitats and seasons, and compared these outputs to a full model that did not parse for behaviour. The response of wild dogs to roads varied markedly with both the behavioural and the landscape contexts in which roads were encountered. Specifically, wild dogs selected roads when travelling, ignored roads when high-speed running and avoided roads when resting. This distinction was not evident when all movement data were considered together in the full model. When travelling, selection for roads increased in denser vegetative environments, suggesting that roads may enhance movement for this species. Our findings indicate that including behavioural information in resource selection models is critical to understanding wildlife responses to landscape features and suggest that successful application of resource selection analyses to conservation planning requires explicit examination of the behavioural contexts in which movement occurs. Thus, behaviour-specific step selection functions offer a powerful tool for identifying resource selection patterns for animal behaviours of conservation significance.","container-title":"Animal Conservation","DOI":"https://doi.org/10.1111/acv.12235","ISSN":"1469-1795","issue":"3","language":"en","note":"number: 3\n_eprint: https://onlinelibrary.wiley.com/doi/pdf/10.1111/acv.12235","page":"247-255","source":"Wiley Online Library","title":"Lessons from integrating behaviour and resource selection: activity-specific responses of African wild dogs to roads","title-short":"Lessons from integrating behaviour and resource selection","volume":"19","author":[{"family":"Abrahms","given":"B."},{"family":"Jordan","given":"N. R."},{"family":"Golabek","given":"K. A."},{"family":"McNutt","given":"J. W."},{"family":"Wilson","given":"A. M."},{"family":"Brashares","given":"J. S."}],"issued":{"date-parts":[["2016"]]}}},{"id":4398,"uris":["http://zotero.org/users/local/9XAuDGlL/items/8XSWKCVQ"],"itemData":{"id":4398,"type":"article-journal","abstract":"Roads have numerous negative impacts for mammals, but may also serve as attractants due to altered vegetation or provisioning of resources. We reviewed the use of roads and their associated features by mammals, in order to understand the ecological factors contributing to road use. We documented 129 studies that recorded road use by 116 mammalian species, spanning 15 orders and 35 families, in six continents. Carnivora was the most common order (40 species, 34% of all 116 species), followed by Artiodactyla (24 species, 20%) and Rodentia (21 species, 18%). The species were placed in the IUCN categories Least Concern (88 species, 76% of all 116 species), Vulnerable (11 species, 9%), Near Threatened (9 species, 8%), Endangered (6 species, 5%), and Critically Endangered (2 species, 2%). We assigned road use to five ecological categories, reflecting the reason for it, with subcategories where appropriate: (1) communication; (2) foraging (subcategories: anthropogenic food, herbivory, predation, salt, scavenging, water); (3) movement (subcategories: bridges, environmental alterations, habitat connectivity); (4) refuge (subcategories: avoidance, burrowing and denning, cover, roosting); and (5) thermoregulation. Foraging, movement, and refuge were the most common uses. Roads provide a variety of resources to mammals, but road use is highly dynamic in time and space. We suggest that the use of roads by mammals is extensive, both geographically and taxonomically. Road use is likely to influence mammalian ecology while contributing to the risk of collisions with vehicles.","container-title":"Mammal Review","DOI":"10.1111/mam.12222","ISSN":"1365-2907","issue":"2","language":"en","note":"_eprint: https://onlinelibrary.wiley.com/doi/pdf/10.1111/mam.12222","page":"214-227","source":"Wiley Online Library","title":"A review of ecological factors promoting road use by mammals","volume":"51","author":[{"family":"Hill","given":"Jacob E."},{"family":"DeVault","given":"Travis L."},{"family":"Belant","given":"Jerrold L."}],"issued":{"date-parts":[["2021"]]}}}],"schema":"https://github.com/citation-style-language/schema/raw/master/csl-citation.json"} </w:instrText>
      </w:r>
      <w:r w:rsidR="00EF43F6">
        <w:rPr>
          <w:rFonts w:ascii="Times New Roman" w:hAnsi="Times New Roman" w:cs="Times New Roman"/>
          <w:color w:val="000000" w:themeColor="text1"/>
          <w:sz w:val="24"/>
          <w:szCs w:val="24"/>
          <w:lang w:val="en-US" w:eastAsia="fr-FR"/>
        </w:rPr>
        <w:fldChar w:fldCharType="separate"/>
      </w:r>
      <w:r w:rsidR="00A77372" w:rsidRPr="0081546A">
        <w:rPr>
          <w:rFonts w:ascii="Times New Roman" w:hAnsi="Times New Roman" w:cs="Times New Roman"/>
          <w:sz w:val="24"/>
          <w:lang w:val="en-US"/>
        </w:rPr>
        <w:t>(Abrahms et al. 2016; Hill et al. 2021)</w:t>
      </w:r>
      <w:r w:rsidR="00EF43F6">
        <w:rPr>
          <w:rFonts w:ascii="Times New Roman" w:hAnsi="Times New Roman" w:cs="Times New Roman"/>
          <w:color w:val="000000" w:themeColor="text1"/>
          <w:sz w:val="24"/>
          <w:szCs w:val="24"/>
          <w:lang w:val="en-US" w:eastAsia="fr-FR"/>
        </w:rPr>
        <w:fldChar w:fldCharType="end"/>
      </w:r>
      <w:r w:rsidR="00C31F50">
        <w:rPr>
          <w:rFonts w:ascii="Times New Roman" w:hAnsi="Times New Roman" w:cs="Times New Roman"/>
          <w:color w:val="000000" w:themeColor="text1"/>
          <w:sz w:val="24"/>
          <w:szCs w:val="24"/>
          <w:lang w:val="en-US" w:eastAsia="fr-FR"/>
        </w:rPr>
        <w:t xml:space="preserve"> where the visibility of drivers may be reduced.</w:t>
      </w:r>
    </w:p>
    <w:p w14:paraId="3EA9CF4D" w14:textId="24C8BFA7" w:rsidR="00383BF7" w:rsidRPr="00850320" w:rsidRDefault="00C22F95" w:rsidP="00C61D4E">
      <w:pPr>
        <w:shd w:val="clear" w:color="auto" w:fill="FFFFFF" w:themeFill="background1"/>
        <w:spacing w:line="600" w:lineRule="auto"/>
        <w:ind w:firstLine="720"/>
        <w:rPr>
          <w:rFonts w:ascii="Times New Roman" w:hAnsi="Times New Roman" w:cs="Times New Roman"/>
          <w:color w:val="000000" w:themeColor="text1"/>
          <w:sz w:val="24"/>
          <w:szCs w:val="24"/>
          <w:lang w:val="en-US"/>
        </w:rPr>
      </w:pPr>
      <w:r>
        <w:rPr>
          <w:rFonts w:ascii="Times New Roman" w:hAnsi="Times New Roman" w:cs="Times New Roman"/>
          <w:sz w:val="24"/>
          <w:szCs w:val="24"/>
          <w:lang w:val="en-US"/>
        </w:rPr>
        <w:t>W</w:t>
      </w:r>
      <w:r w:rsidR="00E76AF1" w:rsidRPr="00850320">
        <w:rPr>
          <w:rFonts w:ascii="Times New Roman" w:hAnsi="Times New Roman" w:cs="Times New Roman"/>
          <w:sz w:val="24"/>
          <w:szCs w:val="24"/>
          <w:lang w:val="en-US"/>
        </w:rPr>
        <w:t>e</w:t>
      </w:r>
      <w:r w:rsidR="00EE2A36" w:rsidRPr="00850320">
        <w:rPr>
          <w:rFonts w:ascii="Times New Roman" w:hAnsi="Times New Roman" w:cs="Times New Roman"/>
          <w:sz w:val="24"/>
          <w:szCs w:val="24"/>
          <w:lang w:val="en-US"/>
        </w:rPr>
        <w:t xml:space="preserve"> expected</w:t>
      </w:r>
      <w:r w:rsidR="00EE2A36" w:rsidRPr="00850320">
        <w:rPr>
          <w:rFonts w:ascii="Times New Roman" w:hAnsi="Times New Roman" w:cs="Times New Roman"/>
          <w:color w:val="000000" w:themeColor="text1"/>
          <w:sz w:val="24"/>
          <w:szCs w:val="24"/>
          <w:lang w:val="en-US"/>
        </w:rPr>
        <w:t xml:space="preserve"> the</w:t>
      </w:r>
      <w:r w:rsidR="00E40EEF">
        <w:rPr>
          <w:rFonts w:ascii="Times New Roman" w:hAnsi="Times New Roman" w:cs="Times New Roman"/>
          <w:color w:val="000000" w:themeColor="text1"/>
          <w:sz w:val="24"/>
          <w:szCs w:val="24"/>
          <w:lang w:val="en-US"/>
        </w:rPr>
        <w:t xml:space="preserve"> spatio</w:t>
      </w:r>
      <w:commentRangeStart w:id="56"/>
      <w:del w:id="57" w:author="Sarah Benhaiem" w:date="2022-05-24T10:09:00Z">
        <w:r w:rsidR="00E40EEF" w:rsidDel="005377D2">
          <w:rPr>
            <w:rFonts w:ascii="Times New Roman" w:hAnsi="Times New Roman" w:cs="Times New Roman"/>
            <w:color w:val="000000" w:themeColor="text1"/>
            <w:sz w:val="24"/>
            <w:szCs w:val="24"/>
            <w:lang w:val="en-US"/>
          </w:rPr>
          <w:delText>-</w:delText>
        </w:r>
      </w:del>
      <w:commentRangeEnd w:id="56"/>
      <w:r w:rsidR="005377D2">
        <w:rPr>
          <w:rStyle w:val="CommentReference"/>
        </w:rPr>
        <w:commentReference w:id="56"/>
      </w:r>
      <w:r w:rsidR="00E40EEF" w:rsidRPr="00850320">
        <w:rPr>
          <w:rFonts w:ascii="Times New Roman" w:hAnsi="Times New Roman" w:cs="Times New Roman"/>
          <w:color w:val="000000" w:themeColor="text1"/>
          <w:sz w:val="24"/>
          <w:szCs w:val="24"/>
          <w:lang w:val="en-US"/>
        </w:rPr>
        <w:t xml:space="preserve">temporal pattern </w:t>
      </w:r>
      <w:r w:rsidR="00E40EEF" w:rsidRPr="00850320">
        <w:rPr>
          <w:rFonts w:ascii="Times New Roman" w:hAnsi="Times New Roman" w:cs="Times New Roman"/>
          <w:sz w:val="24"/>
          <w:szCs w:val="24"/>
          <w:lang w:val="en-US"/>
        </w:rPr>
        <w:t>of roadkills</w:t>
      </w:r>
      <w:r w:rsidR="00E40EEF" w:rsidRPr="00850320">
        <w:rPr>
          <w:rFonts w:ascii="Times New Roman" w:hAnsi="Times New Roman" w:cs="Times New Roman"/>
          <w:color w:val="000000" w:themeColor="text1"/>
          <w:sz w:val="24"/>
          <w:szCs w:val="24"/>
          <w:lang w:val="en-US"/>
        </w:rPr>
        <w:t xml:space="preserve"> t</w:t>
      </w:r>
      <w:r w:rsidR="00E40EEF">
        <w:rPr>
          <w:rFonts w:ascii="Times New Roman" w:hAnsi="Times New Roman" w:cs="Times New Roman"/>
          <w:color w:val="000000" w:themeColor="text1"/>
          <w:sz w:val="24"/>
          <w:szCs w:val="24"/>
          <w:lang w:val="en-US"/>
        </w:rPr>
        <w:t xml:space="preserve">o (i) </w:t>
      </w:r>
      <w:r w:rsidR="003A3F15">
        <w:rPr>
          <w:rFonts w:ascii="Times New Roman" w:hAnsi="Times New Roman" w:cs="Times New Roman"/>
          <w:color w:val="000000" w:themeColor="text1"/>
          <w:sz w:val="24"/>
          <w:szCs w:val="24"/>
          <w:lang w:val="en-US"/>
        </w:rPr>
        <w:t xml:space="preserve">reflect fluctuations in tourism, i.e., </w:t>
      </w:r>
      <w:r w:rsidR="00E40EEF">
        <w:rPr>
          <w:rFonts w:ascii="Times New Roman" w:hAnsi="Times New Roman" w:cs="Times New Roman"/>
          <w:color w:val="000000" w:themeColor="text1"/>
          <w:sz w:val="24"/>
          <w:szCs w:val="24"/>
          <w:lang w:val="en-US"/>
        </w:rPr>
        <w:t xml:space="preserve">an </w:t>
      </w:r>
      <w:r w:rsidR="003A3F15">
        <w:rPr>
          <w:rFonts w:ascii="Times New Roman" w:hAnsi="Times New Roman" w:cs="Times New Roman"/>
          <w:color w:val="000000" w:themeColor="text1"/>
          <w:sz w:val="24"/>
          <w:szCs w:val="24"/>
          <w:lang w:val="en-US"/>
        </w:rPr>
        <w:t>increase</w:t>
      </w:r>
      <w:r w:rsidR="00EE2A36" w:rsidRPr="00850320">
        <w:rPr>
          <w:rFonts w:ascii="Times New Roman" w:hAnsi="Times New Roman" w:cs="Times New Roman"/>
          <w:color w:val="000000" w:themeColor="text1"/>
          <w:sz w:val="24"/>
          <w:szCs w:val="24"/>
          <w:lang w:val="en-US"/>
        </w:rPr>
        <w:t xml:space="preserve"> </w:t>
      </w:r>
      <w:r w:rsidR="00E40EEF">
        <w:rPr>
          <w:rFonts w:ascii="Times New Roman" w:hAnsi="Times New Roman" w:cs="Times New Roman"/>
          <w:color w:val="000000" w:themeColor="text1"/>
          <w:sz w:val="24"/>
          <w:szCs w:val="24"/>
          <w:lang w:val="en-US"/>
        </w:rPr>
        <w:t xml:space="preserve">in the number of roadkills </w:t>
      </w:r>
      <w:r w:rsidR="00EE2A36" w:rsidRPr="00850320">
        <w:rPr>
          <w:rFonts w:ascii="Times New Roman" w:hAnsi="Times New Roman" w:cs="Times New Roman"/>
          <w:color w:val="000000" w:themeColor="text1"/>
          <w:sz w:val="24"/>
          <w:szCs w:val="24"/>
          <w:lang w:val="en-US"/>
        </w:rPr>
        <w:t>during the</w:t>
      </w:r>
      <w:r w:rsidR="006E18A7"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peak in tourism in July</w:t>
      </w:r>
      <w:r w:rsidR="00C42DF0" w:rsidRPr="00850320">
        <w:rPr>
          <w:rFonts w:ascii="Times New Roman" w:hAnsi="Times New Roman" w:cs="Times New Roman"/>
          <w:color w:val="000000" w:themeColor="text1"/>
          <w:sz w:val="24"/>
          <w:szCs w:val="24"/>
          <w:lang w:val="en-US"/>
        </w:rPr>
        <w:t>-</w:t>
      </w:r>
      <w:r w:rsidR="00EE2A36" w:rsidRPr="00850320">
        <w:rPr>
          <w:rFonts w:ascii="Times New Roman" w:hAnsi="Times New Roman" w:cs="Times New Roman"/>
          <w:color w:val="000000" w:themeColor="text1"/>
          <w:sz w:val="24"/>
          <w:szCs w:val="24"/>
          <w:lang w:val="en-US"/>
        </w:rPr>
        <w:t>August</w:t>
      </w:r>
      <w:r w:rsidR="003A5FAB" w:rsidRPr="00850320">
        <w:rPr>
          <w:rFonts w:ascii="Times New Roman" w:hAnsi="Times New Roman" w:cs="Times New Roman"/>
          <w:color w:val="000000" w:themeColor="text1"/>
          <w:sz w:val="24"/>
          <w:szCs w:val="24"/>
          <w:lang w:val="en-US"/>
        </w:rPr>
        <w:t xml:space="preserve"> </w:t>
      </w:r>
      <w:r w:rsidR="003A5FAB" w:rsidRPr="00850320">
        <w:rPr>
          <w:rFonts w:ascii="Times New Roman" w:hAnsi="Times New Roman" w:cs="Times New Roman"/>
          <w:color w:val="000000" w:themeColor="text1"/>
          <w:sz w:val="24"/>
          <w:szCs w:val="24"/>
          <w:lang w:val="en-US"/>
        </w:rPr>
        <w:lastRenderedPageBreak/>
        <w:t>and</w:t>
      </w:r>
      <w:r w:rsidR="00C42DF0" w:rsidRPr="00850320">
        <w:rPr>
          <w:rFonts w:ascii="Times New Roman" w:hAnsi="Times New Roman" w:cs="Times New Roman"/>
          <w:color w:val="000000" w:themeColor="text1"/>
          <w:sz w:val="24"/>
          <w:szCs w:val="24"/>
          <w:lang w:val="en-US"/>
        </w:rPr>
        <w:t xml:space="preserve"> to a lesser extent</w:t>
      </w:r>
      <w:r w:rsidR="00333E0A">
        <w:rPr>
          <w:rFonts w:ascii="Times New Roman" w:hAnsi="Times New Roman" w:cs="Times New Roman"/>
          <w:color w:val="000000" w:themeColor="text1"/>
          <w:sz w:val="24"/>
          <w:szCs w:val="24"/>
          <w:lang w:val="en-US"/>
        </w:rPr>
        <w:t xml:space="preserve"> during the Christmas-New Year period</w:t>
      </w:r>
      <w:r w:rsidR="006E18A7" w:rsidRPr="00850320">
        <w:rPr>
          <w:rFonts w:ascii="Times New Roman" w:hAnsi="Times New Roman" w:cs="Times New Roman"/>
          <w:color w:val="000000" w:themeColor="text1"/>
          <w:sz w:val="24"/>
          <w:szCs w:val="24"/>
          <w:lang w:val="en-US"/>
        </w:rPr>
        <w:t xml:space="preserve"> in </w:t>
      </w:r>
      <w:r w:rsidR="00C42DF0" w:rsidRPr="00850320">
        <w:rPr>
          <w:rFonts w:ascii="Times New Roman" w:hAnsi="Times New Roman" w:cs="Times New Roman"/>
          <w:color w:val="000000" w:themeColor="text1"/>
          <w:sz w:val="24"/>
          <w:szCs w:val="24"/>
          <w:lang w:val="en-US"/>
        </w:rPr>
        <w:t>December</w:t>
      </w:r>
      <w:r w:rsidR="0023041A">
        <w:rPr>
          <w:rFonts w:ascii="Times New Roman" w:hAnsi="Times New Roman" w:cs="Times New Roman"/>
          <w:color w:val="000000" w:themeColor="text1"/>
          <w:sz w:val="24"/>
          <w:szCs w:val="24"/>
          <w:lang w:val="en-US"/>
        </w:rPr>
        <w:t xml:space="preserve"> and </w:t>
      </w:r>
      <w:r w:rsidR="003A5FAB" w:rsidRPr="00850320">
        <w:rPr>
          <w:rFonts w:ascii="Times New Roman" w:hAnsi="Times New Roman" w:cs="Times New Roman"/>
          <w:color w:val="000000" w:themeColor="text1"/>
          <w:sz w:val="24"/>
          <w:szCs w:val="24"/>
          <w:lang w:val="en-US"/>
        </w:rPr>
        <w:t xml:space="preserve">January </w:t>
      </w:r>
      <w:r w:rsidR="003A5FAB" w:rsidRPr="001F6E03">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{"citationID":"pxnQhR4E","properties":{"formattedCitation":"(Larsen et al. 2020)","plainCitation":"(Larsen et al. 2020)","noteIndex":0},"citationItems":[{"id":"3PXEn7Ky/5HrAq0N1","uris":["http://zotero.org/users/5432491/items/GD9Y5HTN"],"itemData":{"id":4435,"type":"article-journal","abstract":"We examine tourism demand for an iconic ecological resource – the migration of ~1.3 million wildebeest (Connochaetes taurinus) in the Serengeti-Mara ecosystem. The wildebeest migration generates economic benefits through ecotourism, which we investigated by combining quantitative tools from spatial ecology and environmental economics with wildebeest GPS collar data and lodge use data from Serengeti National Park. We used GLMMs and random utility models to quantify the effect of the distance from lodges to wildebeest hotspots on two important aspects of demand: the number of tourists visiting lodges in the park (participation); and the tourists' choice of where to stay during their visit (site choice). We find that longer distances between lodges and wildebeest hotspots significantly reduced tourist participation (i.e. the total number of tourists visiting lodges) and site choice (the probability of tourist groups choosing a lodge). Lodge price had a positive effect on participation, but it did not affect site choice for international tourist groups. Whilst our results are specific to the Serengeti, the methods presented here can be applied to any system in which non-consumptive wildlife viewing is the foundation of local ecotourism. As such, this novel approach provides a new perspective on the economics of wildlife management and strengthens the case for the continued conservation of ecosystems that contain wildlife resources. Due to the high value of the wildebeest migration to tourism, we suggest that future expansion of tourist infrastructure in the Serengeti should proceed in ways that minimise disturbance to this living resource.","container-title":"Biological Conservation","DOI":"10.1016/j.biocon.2020.108688","ISSN":"0006-3207","journalAbbreviation":"Biological Conservation","language":"en","page":"108688","source":"ScienceDirect","title":"Wildebeest migration drives tourism demand in the Serengeti","volume":"248","author":[{"family":"Larsen","given":"Freja"},{"family":"Hopcraft","given":"J. Grant C."},{"family":"Hanley","given":"Nick"},{"family":"Hongoa","given":"John Reuben"},{"family":"Hynes","given":"Stephen"},{"family":"Loibooki","given":"Martin"},{"family":"Mafuru","given":"Gerald"},{"family":"Needham","given":"Katherine"},{"family":"Shirima","given":"Fred"},{"family":"Morrison","given":"Thomas A."}],"issued":{"date-parts":[["2020",8,1]]}}}],"schema":"https://github.com/citation-style-language/schema/raw/master/csl-citation.json"} </w:instrText>
      </w:r>
      <w:r w:rsidR="003A5FAB" w:rsidRPr="001F6E03">
        <w:rPr>
          <w:rFonts w:ascii="Times New Roman" w:hAnsi="Times New Roman" w:cs="Times New Roman"/>
          <w:color w:val="000000" w:themeColor="text1"/>
          <w:sz w:val="24"/>
          <w:szCs w:val="24"/>
          <w:lang w:val="en-US"/>
        </w:rPr>
        <w:fldChar w:fldCharType="separate"/>
      </w:r>
      <w:r w:rsidR="003A5FAB" w:rsidRPr="00A5365B">
        <w:rPr>
          <w:rFonts w:ascii="Times New Roman" w:hAnsi="Times New Roman" w:cs="Times New Roman"/>
          <w:sz w:val="24"/>
          <w:lang w:val="en-US"/>
        </w:rPr>
        <w:t>(Larsen et al. 2020)</w:t>
      </w:r>
      <w:r w:rsidR="003A5FAB" w:rsidRPr="001F6E03">
        <w:rPr>
          <w:rFonts w:ascii="Times New Roman" w:hAnsi="Times New Roman" w:cs="Times New Roman"/>
          <w:color w:val="000000" w:themeColor="text1"/>
          <w:sz w:val="24"/>
          <w:szCs w:val="24"/>
          <w:lang w:val="en-US"/>
        </w:rPr>
        <w:fldChar w:fldCharType="end"/>
      </w:r>
      <w:r w:rsidR="00BB1426">
        <w:rPr>
          <w:rFonts w:ascii="Times New Roman" w:hAnsi="Times New Roman" w:cs="Times New Roman"/>
          <w:color w:val="000000" w:themeColor="text1"/>
          <w:sz w:val="24"/>
          <w:szCs w:val="24"/>
          <w:lang w:val="en-US"/>
        </w:rPr>
        <w:t>,</w:t>
      </w:r>
      <w:r w:rsidR="00586479">
        <w:rPr>
          <w:rFonts w:ascii="Times New Roman" w:hAnsi="Times New Roman" w:cs="Times New Roman"/>
          <w:color w:val="000000" w:themeColor="text1"/>
          <w:sz w:val="24"/>
          <w:szCs w:val="24"/>
          <w:lang w:val="en-US"/>
        </w:rPr>
        <w:t xml:space="preserve"> </w:t>
      </w:r>
      <w:r w:rsidR="00C75F44">
        <w:rPr>
          <w:rFonts w:ascii="Times New Roman" w:hAnsi="Times New Roman" w:cs="Times New Roman"/>
          <w:color w:val="000000" w:themeColor="text1"/>
          <w:sz w:val="24"/>
          <w:szCs w:val="24"/>
          <w:lang w:val="en-US"/>
        </w:rPr>
        <w:t>and (i</w:t>
      </w:r>
      <w:r w:rsidR="007E36DC">
        <w:rPr>
          <w:rFonts w:ascii="Times New Roman" w:hAnsi="Times New Roman" w:cs="Times New Roman"/>
          <w:color w:val="000000" w:themeColor="text1"/>
          <w:sz w:val="24"/>
          <w:szCs w:val="24"/>
          <w:lang w:val="en-US"/>
        </w:rPr>
        <w:t>i</w:t>
      </w:r>
      <w:r w:rsidR="00C75F44">
        <w:rPr>
          <w:rFonts w:ascii="Times New Roman" w:hAnsi="Times New Roman" w:cs="Times New Roman"/>
          <w:color w:val="000000" w:themeColor="text1"/>
          <w:sz w:val="24"/>
          <w:szCs w:val="24"/>
          <w:lang w:val="en-US"/>
        </w:rPr>
        <w:t>)</w:t>
      </w:r>
      <w:r w:rsidR="00E40EEF">
        <w:rPr>
          <w:rFonts w:ascii="Times New Roman" w:hAnsi="Times New Roman" w:cs="Times New Roman"/>
          <w:color w:val="000000" w:themeColor="text1"/>
          <w:sz w:val="24"/>
          <w:szCs w:val="24"/>
          <w:lang w:val="en-US"/>
        </w:rPr>
        <w:t xml:space="preserve"> reflect </w:t>
      </w:r>
      <w:r w:rsidR="00333E0A">
        <w:rPr>
          <w:rFonts w:ascii="Times New Roman" w:hAnsi="Times New Roman" w:cs="Times New Roman"/>
          <w:color w:val="000000" w:themeColor="text1"/>
          <w:sz w:val="24"/>
          <w:szCs w:val="24"/>
          <w:lang w:val="en-US"/>
        </w:rPr>
        <w:t>the migratory m</w:t>
      </w:r>
      <w:r w:rsidR="00333E0A" w:rsidRPr="005A3706">
        <w:rPr>
          <w:rFonts w:ascii="Times New Roman" w:hAnsi="Times New Roman" w:cs="Times New Roman"/>
          <w:color w:val="000000" w:themeColor="text1"/>
          <w:sz w:val="24"/>
          <w:szCs w:val="24"/>
          <w:lang w:val="en-US"/>
        </w:rPr>
        <w:t>ovements</w:t>
      </w:r>
      <w:r w:rsidR="00333E0A">
        <w:rPr>
          <w:rFonts w:ascii="Times New Roman" w:hAnsi="Times New Roman" w:cs="Times New Roman"/>
          <w:color w:val="000000" w:themeColor="text1"/>
          <w:sz w:val="24"/>
          <w:szCs w:val="24"/>
          <w:lang w:val="en-US"/>
        </w:rPr>
        <w:t xml:space="preserve"> of</w:t>
      </w:r>
      <w:r>
        <w:rPr>
          <w:rFonts w:ascii="Times New Roman" w:hAnsi="Times New Roman" w:cs="Times New Roman"/>
          <w:color w:val="000000" w:themeColor="text1"/>
          <w:sz w:val="24"/>
          <w:szCs w:val="24"/>
          <w:lang w:val="en-US"/>
        </w:rPr>
        <w:t xml:space="preserve"> the</w:t>
      </w:r>
      <w:r w:rsidR="00333E0A">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migratory</w:t>
      </w:r>
      <w:r w:rsidR="00333E0A">
        <w:rPr>
          <w:rFonts w:ascii="Times New Roman" w:hAnsi="Times New Roman" w:cs="Times New Roman"/>
          <w:color w:val="000000" w:themeColor="text1"/>
          <w:sz w:val="24"/>
          <w:szCs w:val="24"/>
          <w:lang w:val="en-US"/>
        </w:rPr>
        <w:t xml:space="preserve"> herds</w:t>
      </w:r>
      <w:r w:rsidR="00586479">
        <w:rPr>
          <w:rFonts w:ascii="Times New Roman" w:hAnsi="Times New Roman" w:cs="Times New Roman"/>
          <w:color w:val="000000" w:themeColor="text1"/>
          <w:sz w:val="24"/>
          <w:szCs w:val="24"/>
          <w:lang w:val="en-US"/>
        </w:rPr>
        <w:t>, i.e.</w:t>
      </w:r>
      <w:r w:rsidR="00923A09">
        <w:rPr>
          <w:rFonts w:ascii="Times New Roman" w:hAnsi="Times New Roman" w:cs="Times New Roman"/>
          <w:color w:val="000000" w:themeColor="text1"/>
          <w:sz w:val="24"/>
          <w:szCs w:val="24"/>
          <w:lang w:val="en-US"/>
        </w:rPr>
        <w:t xml:space="preserve"> </w:t>
      </w:r>
      <w:r w:rsidR="00E40EEF">
        <w:rPr>
          <w:rFonts w:ascii="Times New Roman" w:hAnsi="Times New Roman" w:cs="Times New Roman"/>
          <w:color w:val="000000" w:themeColor="text1"/>
          <w:sz w:val="24"/>
          <w:szCs w:val="24"/>
          <w:lang w:val="en-US"/>
        </w:rPr>
        <w:t>roadkills in</w:t>
      </w:r>
      <w:r w:rsidR="008E0EA6">
        <w:rPr>
          <w:rFonts w:ascii="Times New Roman" w:hAnsi="Times New Roman" w:cs="Times New Roman"/>
          <w:color w:val="000000" w:themeColor="text1"/>
          <w:sz w:val="24"/>
          <w:szCs w:val="24"/>
          <w:lang w:val="en-US"/>
        </w:rPr>
        <w:t xml:space="preserve"> the south</w:t>
      </w:r>
      <w:r w:rsidR="00C61D4E">
        <w:rPr>
          <w:rFonts w:ascii="Times New Roman" w:hAnsi="Times New Roman" w:cs="Times New Roman"/>
          <w:color w:val="000000" w:themeColor="text1"/>
          <w:sz w:val="24"/>
          <w:szCs w:val="24"/>
          <w:lang w:val="en-US"/>
        </w:rPr>
        <w:t>-</w:t>
      </w:r>
      <w:r w:rsidR="008A34E6">
        <w:rPr>
          <w:rFonts w:ascii="Times New Roman" w:hAnsi="Times New Roman" w:cs="Times New Roman"/>
          <w:color w:val="000000" w:themeColor="text1"/>
          <w:sz w:val="24"/>
          <w:szCs w:val="24"/>
          <w:lang w:val="en-US"/>
        </w:rPr>
        <w:t>east</w:t>
      </w:r>
      <w:r w:rsidR="008E0EA6">
        <w:rPr>
          <w:rFonts w:ascii="Times New Roman" w:hAnsi="Times New Roman" w:cs="Times New Roman"/>
          <w:color w:val="000000" w:themeColor="text1"/>
          <w:sz w:val="24"/>
          <w:szCs w:val="24"/>
          <w:lang w:val="en-US"/>
        </w:rPr>
        <w:t>ern area o</w:t>
      </w:r>
      <w:r w:rsidR="00012769">
        <w:rPr>
          <w:rFonts w:ascii="Times New Roman" w:hAnsi="Times New Roman" w:cs="Times New Roman"/>
          <w:color w:val="000000" w:themeColor="text1"/>
          <w:sz w:val="24"/>
          <w:szCs w:val="24"/>
          <w:lang w:val="en-US"/>
        </w:rPr>
        <w:t xml:space="preserve">f the park </w:t>
      </w:r>
      <w:r w:rsidR="00012769" w:rsidRPr="005A3706">
        <w:rPr>
          <w:rFonts w:ascii="Times New Roman" w:hAnsi="Times New Roman" w:cs="Times New Roman"/>
          <w:color w:val="000000" w:themeColor="text1"/>
          <w:sz w:val="24"/>
          <w:szCs w:val="24"/>
          <w:lang w:val="en-US"/>
        </w:rPr>
        <w:t>between</w:t>
      </w:r>
      <w:r w:rsidR="008E0EA6" w:rsidRPr="005A3706">
        <w:rPr>
          <w:rFonts w:ascii="Times New Roman" w:hAnsi="Times New Roman" w:cs="Times New Roman"/>
          <w:color w:val="000000" w:themeColor="text1"/>
          <w:sz w:val="24"/>
          <w:szCs w:val="24"/>
          <w:lang w:val="en-US"/>
        </w:rPr>
        <w:t xml:space="preserve"> </w:t>
      </w:r>
      <w:r w:rsidR="008A34E6" w:rsidRPr="005A3706">
        <w:rPr>
          <w:rFonts w:ascii="Times New Roman" w:hAnsi="Times New Roman" w:cs="Times New Roman"/>
          <w:color w:val="000000" w:themeColor="text1"/>
          <w:sz w:val="24"/>
          <w:szCs w:val="24"/>
          <w:lang w:val="en-US"/>
        </w:rPr>
        <w:t>December</w:t>
      </w:r>
      <w:r w:rsidR="00012769" w:rsidRPr="005A3706">
        <w:rPr>
          <w:rFonts w:ascii="Times New Roman" w:hAnsi="Times New Roman" w:cs="Times New Roman"/>
          <w:color w:val="000000" w:themeColor="text1"/>
          <w:sz w:val="24"/>
          <w:szCs w:val="24"/>
          <w:lang w:val="en-US"/>
        </w:rPr>
        <w:t xml:space="preserve"> and</w:t>
      </w:r>
      <w:r w:rsidR="008E0EA6" w:rsidRPr="005A3706">
        <w:rPr>
          <w:rFonts w:ascii="Times New Roman" w:hAnsi="Times New Roman" w:cs="Times New Roman"/>
          <w:color w:val="000000" w:themeColor="text1"/>
          <w:sz w:val="24"/>
          <w:szCs w:val="24"/>
          <w:lang w:val="en-US"/>
        </w:rPr>
        <w:t xml:space="preserve"> </w:t>
      </w:r>
      <w:r w:rsidR="008A34E6" w:rsidRPr="005A3706">
        <w:rPr>
          <w:rFonts w:ascii="Times New Roman" w:hAnsi="Times New Roman" w:cs="Times New Roman"/>
          <w:color w:val="000000" w:themeColor="text1"/>
          <w:sz w:val="24"/>
          <w:szCs w:val="24"/>
          <w:lang w:val="en-US"/>
        </w:rPr>
        <w:t>April</w:t>
      </w:r>
      <w:r w:rsidR="00012769" w:rsidRPr="005A3706">
        <w:rPr>
          <w:rFonts w:ascii="Times New Roman" w:hAnsi="Times New Roman" w:cs="Times New Roman"/>
          <w:color w:val="000000" w:themeColor="text1"/>
          <w:sz w:val="24"/>
          <w:szCs w:val="24"/>
          <w:lang w:val="en-US"/>
        </w:rPr>
        <w:t>,</w:t>
      </w:r>
      <w:r w:rsidR="00586479" w:rsidRPr="005A3706">
        <w:rPr>
          <w:rFonts w:ascii="Times New Roman" w:hAnsi="Times New Roman" w:cs="Times New Roman"/>
          <w:color w:val="000000" w:themeColor="text1"/>
          <w:sz w:val="24"/>
          <w:szCs w:val="24"/>
          <w:lang w:val="en-US"/>
        </w:rPr>
        <w:t xml:space="preserve"> and</w:t>
      </w:r>
      <w:r w:rsidR="00333E0A" w:rsidRPr="005A3706">
        <w:rPr>
          <w:rFonts w:ascii="Times New Roman" w:hAnsi="Times New Roman" w:cs="Times New Roman"/>
          <w:color w:val="000000" w:themeColor="text1"/>
          <w:sz w:val="24"/>
          <w:szCs w:val="24"/>
          <w:lang w:val="en-US"/>
        </w:rPr>
        <w:t xml:space="preserve"> </w:t>
      </w:r>
      <w:r w:rsidR="00E40EEF">
        <w:rPr>
          <w:rFonts w:ascii="Times New Roman" w:hAnsi="Times New Roman" w:cs="Times New Roman"/>
          <w:color w:val="000000" w:themeColor="text1"/>
          <w:sz w:val="24"/>
          <w:szCs w:val="24"/>
          <w:lang w:val="en-US"/>
        </w:rPr>
        <w:t xml:space="preserve">roadkills </w:t>
      </w:r>
      <w:r w:rsidR="00333E0A" w:rsidRPr="005A3706">
        <w:rPr>
          <w:rFonts w:ascii="Times New Roman" w:hAnsi="Times New Roman" w:cs="Times New Roman"/>
          <w:color w:val="000000" w:themeColor="text1"/>
          <w:sz w:val="24"/>
          <w:szCs w:val="24"/>
          <w:lang w:val="en-US"/>
        </w:rPr>
        <w:t>in</w:t>
      </w:r>
      <w:r w:rsidR="00012769" w:rsidRPr="005A3706">
        <w:rPr>
          <w:rFonts w:ascii="Times New Roman" w:hAnsi="Times New Roman" w:cs="Times New Roman"/>
          <w:color w:val="000000" w:themeColor="text1"/>
          <w:sz w:val="24"/>
          <w:szCs w:val="24"/>
          <w:lang w:val="en-US"/>
        </w:rPr>
        <w:t xml:space="preserve"> </w:t>
      </w:r>
      <w:r w:rsidR="00333E0A" w:rsidRPr="005A3706">
        <w:rPr>
          <w:rFonts w:ascii="Times New Roman" w:hAnsi="Times New Roman" w:cs="Times New Roman"/>
          <w:color w:val="000000" w:themeColor="text1"/>
          <w:sz w:val="24"/>
          <w:szCs w:val="24"/>
          <w:lang w:val="en-US"/>
        </w:rPr>
        <w:t>areas to the northwest</w:t>
      </w:r>
      <w:r w:rsidR="00012769" w:rsidRPr="005A3706">
        <w:rPr>
          <w:rFonts w:ascii="Times New Roman" w:hAnsi="Times New Roman" w:cs="Times New Roman"/>
          <w:color w:val="000000" w:themeColor="text1"/>
          <w:sz w:val="24"/>
          <w:szCs w:val="24"/>
          <w:lang w:val="en-US"/>
        </w:rPr>
        <w:t xml:space="preserve"> between</w:t>
      </w:r>
      <w:r w:rsidR="008E0EA6" w:rsidRPr="005A3706">
        <w:rPr>
          <w:rFonts w:ascii="Times New Roman" w:hAnsi="Times New Roman" w:cs="Times New Roman"/>
          <w:color w:val="000000" w:themeColor="text1"/>
          <w:sz w:val="24"/>
          <w:szCs w:val="24"/>
          <w:lang w:val="en-US"/>
        </w:rPr>
        <w:t xml:space="preserve"> </w:t>
      </w:r>
      <w:r w:rsidR="008A34E6" w:rsidRPr="005A3706">
        <w:rPr>
          <w:rFonts w:ascii="Times New Roman" w:hAnsi="Times New Roman" w:cs="Times New Roman"/>
          <w:color w:val="000000" w:themeColor="text1"/>
          <w:sz w:val="24"/>
          <w:szCs w:val="24"/>
          <w:lang w:val="en-US"/>
        </w:rPr>
        <w:t>August</w:t>
      </w:r>
      <w:r w:rsidR="00012769" w:rsidRPr="005A3706">
        <w:rPr>
          <w:rFonts w:ascii="Times New Roman" w:hAnsi="Times New Roman" w:cs="Times New Roman"/>
          <w:color w:val="000000" w:themeColor="text1"/>
          <w:sz w:val="24"/>
          <w:szCs w:val="24"/>
          <w:lang w:val="en-US"/>
        </w:rPr>
        <w:t xml:space="preserve"> and October</w:t>
      </w:r>
      <w:r w:rsidR="00923A09">
        <w:rPr>
          <w:rFonts w:ascii="Times New Roman" w:hAnsi="Times New Roman" w:cs="Times New Roman"/>
          <w:color w:val="000000" w:themeColor="text1"/>
          <w:sz w:val="24"/>
          <w:szCs w:val="24"/>
          <w:lang w:val="en-US"/>
        </w:rPr>
        <w:t>, with a potential difference in the number of roadkill</w:t>
      </w:r>
      <w:ins w:id="58" w:author="Sarah Benhaiem" w:date="2022-05-24T10:09:00Z">
        <w:r w:rsidR="005377D2">
          <w:rPr>
            <w:rFonts w:ascii="Times New Roman" w:hAnsi="Times New Roman" w:cs="Times New Roman"/>
            <w:color w:val="000000" w:themeColor="text1"/>
            <w:sz w:val="24"/>
            <w:szCs w:val="24"/>
            <w:lang w:val="en-US"/>
          </w:rPr>
          <w:t>s</w:t>
        </w:r>
      </w:ins>
      <w:r w:rsidR="00923A09">
        <w:rPr>
          <w:rFonts w:ascii="Times New Roman" w:hAnsi="Times New Roman" w:cs="Times New Roman"/>
          <w:color w:val="000000" w:themeColor="text1"/>
          <w:sz w:val="24"/>
          <w:szCs w:val="24"/>
          <w:lang w:val="en-US"/>
        </w:rPr>
        <w:t xml:space="preserve"> during each of these </w:t>
      </w:r>
      <w:r w:rsidR="00081EB4">
        <w:rPr>
          <w:rFonts w:ascii="Times New Roman" w:hAnsi="Times New Roman" w:cs="Times New Roman"/>
          <w:color w:val="000000" w:themeColor="text1"/>
          <w:sz w:val="24"/>
          <w:szCs w:val="24"/>
          <w:lang w:val="en-US"/>
        </w:rPr>
        <w:t>periods</w:t>
      </w:r>
      <w:r w:rsidR="00012769" w:rsidRPr="005A3706">
        <w:rPr>
          <w:rFonts w:ascii="Times New Roman" w:hAnsi="Times New Roman" w:cs="Times New Roman"/>
          <w:color w:val="000000" w:themeColor="text1"/>
          <w:sz w:val="24"/>
          <w:szCs w:val="24"/>
          <w:lang w:val="en-US"/>
        </w:rPr>
        <w:t>.</w:t>
      </w:r>
      <w:r w:rsidR="003756DC" w:rsidRPr="00850320">
        <w:rPr>
          <w:rFonts w:ascii="Times New Roman" w:hAnsi="Times New Roman" w:cs="Times New Roman"/>
          <w:color w:val="000000" w:themeColor="text1"/>
          <w:sz w:val="24"/>
          <w:szCs w:val="24"/>
          <w:lang w:val="en-US"/>
        </w:rPr>
        <w:t xml:space="preserve"> </w:t>
      </w:r>
    </w:p>
    <w:p w14:paraId="782A9B52" w14:textId="5CFBF1FB" w:rsidR="00EE2A36" w:rsidRPr="00850320" w:rsidRDefault="00586479" w:rsidP="00383BF7">
      <w:pPr>
        <w:spacing w:line="600" w:lineRule="auto"/>
        <w:ind w:firstLine="720"/>
        <w:rPr>
          <w:rFonts w:ascii="Times New Roman" w:hAnsi="Times New Roman" w:cs="Times New Roman"/>
          <w:color w:val="000000" w:themeColor="text1"/>
          <w:sz w:val="24"/>
          <w:szCs w:val="24"/>
          <w:lang w:val="en-US"/>
        </w:rPr>
      </w:pPr>
      <w:r>
        <w:rPr>
          <w:rFonts w:ascii="Times New Roman" w:hAnsi="Times New Roman" w:cs="Times New Roman"/>
          <w:sz w:val="24"/>
          <w:szCs w:val="24"/>
          <w:lang w:val="en-US"/>
        </w:rPr>
        <w:t>Finally</w:t>
      </w:r>
      <w:r w:rsidR="00046FE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EE2A36" w:rsidRPr="00850320">
        <w:rPr>
          <w:rFonts w:ascii="Times New Roman" w:hAnsi="Times New Roman" w:cs="Times New Roman"/>
          <w:sz w:val="24"/>
          <w:szCs w:val="24"/>
          <w:lang w:val="en-US"/>
        </w:rPr>
        <w:t>we</w:t>
      </w:r>
      <w:r w:rsidR="008E0EA6">
        <w:rPr>
          <w:rFonts w:ascii="Times New Roman" w:hAnsi="Times New Roman" w:cs="Times New Roman"/>
          <w:sz w:val="24"/>
          <w:szCs w:val="24"/>
          <w:lang w:val="en-US"/>
        </w:rPr>
        <w:t xml:space="preserve"> </w:t>
      </w:r>
      <w:r w:rsidR="00EE2A36" w:rsidRPr="00850320">
        <w:rPr>
          <w:rFonts w:ascii="Times New Roman" w:hAnsi="Times New Roman" w:cs="Times New Roman"/>
          <w:sz w:val="24"/>
          <w:szCs w:val="24"/>
          <w:lang w:val="en-US"/>
        </w:rPr>
        <w:t xml:space="preserve">expected </w:t>
      </w:r>
      <w:r w:rsidR="00EE2A36" w:rsidRPr="00850320">
        <w:rPr>
          <w:rFonts w:ascii="Times New Roman" w:hAnsi="Times New Roman" w:cs="Times New Roman"/>
          <w:color w:val="000000" w:themeColor="text1"/>
          <w:sz w:val="24"/>
          <w:szCs w:val="24"/>
          <w:lang w:val="en-US"/>
        </w:rPr>
        <w:t xml:space="preserve">differences in </w:t>
      </w:r>
      <w:r w:rsidR="00D70950">
        <w:rPr>
          <w:rFonts w:ascii="Times New Roman" w:hAnsi="Times New Roman" w:cs="Times New Roman"/>
          <w:color w:val="000000" w:themeColor="text1"/>
          <w:sz w:val="24"/>
          <w:szCs w:val="24"/>
          <w:lang w:val="en-US"/>
        </w:rPr>
        <w:t xml:space="preserve">the incidence of roadkills </w:t>
      </w:r>
      <w:r w:rsidR="00D0153B">
        <w:rPr>
          <w:rFonts w:ascii="Times New Roman" w:hAnsi="Times New Roman" w:cs="Times New Roman"/>
          <w:color w:val="000000" w:themeColor="text1"/>
          <w:sz w:val="24"/>
          <w:szCs w:val="24"/>
          <w:lang w:val="en-US"/>
        </w:rPr>
        <w:t>between animals</w:t>
      </w:r>
      <w:r w:rsidR="00012769">
        <w:rPr>
          <w:rFonts w:ascii="Times New Roman" w:hAnsi="Times New Roman" w:cs="Times New Roman"/>
          <w:color w:val="000000" w:themeColor="text1"/>
          <w:sz w:val="24"/>
          <w:szCs w:val="24"/>
          <w:lang w:val="en-US"/>
        </w:rPr>
        <w:t xml:space="preserve"> </w:t>
      </w:r>
      <w:r w:rsidR="00D0153B">
        <w:rPr>
          <w:rFonts w:ascii="Times New Roman" w:hAnsi="Times New Roman" w:cs="Times New Roman"/>
          <w:color w:val="000000" w:themeColor="text1"/>
          <w:sz w:val="24"/>
          <w:szCs w:val="24"/>
          <w:lang w:val="en-US"/>
        </w:rPr>
        <w:t>in different</w:t>
      </w:r>
      <w:r w:rsidR="00D7095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 xml:space="preserve">age, sex, and social </w:t>
      </w:r>
      <w:r w:rsidR="00BD11AC" w:rsidRPr="00850320">
        <w:rPr>
          <w:rFonts w:ascii="Times New Roman" w:hAnsi="Times New Roman" w:cs="Times New Roman"/>
          <w:color w:val="000000" w:themeColor="text1"/>
          <w:sz w:val="24"/>
          <w:szCs w:val="24"/>
          <w:lang w:val="en-US"/>
        </w:rPr>
        <w:t>status</w:t>
      </w:r>
      <w:r w:rsidR="00D0153B">
        <w:rPr>
          <w:rFonts w:ascii="Times New Roman" w:hAnsi="Times New Roman" w:cs="Times New Roman"/>
          <w:color w:val="000000" w:themeColor="text1"/>
          <w:sz w:val="24"/>
          <w:szCs w:val="24"/>
          <w:lang w:val="en-US"/>
        </w:rPr>
        <w:t xml:space="preserve"> categories</w:t>
      </w:r>
      <w:r w:rsidR="00EE2A36" w:rsidRPr="00850320">
        <w:rPr>
          <w:rFonts w:ascii="Times New Roman" w:hAnsi="Times New Roman" w:cs="Times New Roman"/>
          <w:color w:val="000000" w:themeColor="text1"/>
          <w:sz w:val="24"/>
          <w:szCs w:val="24"/>
          <w:lang w:val="en-US"/>
        </w:rPr>
        <w:t xml:space="preserve">, </w:t>
      </w:r>
      <w:r w:rsidR="007937C2">
        <w:rPr>
          <w:rFonts w:ascii="Times New Roman" w:hAnsi="Times New Roman" w:cs="Times New Roman"/>
          <w:color w:val="000000" w:themeColor="text1"/>
          <w:sz w:val="24"/>
          <w:szCs w:val="24"/>
          <w:lang w:val="en-US"/>
        </w:rPr>
        <w:t xml:space="preserve">as these are </w:t>
      </w:r>
      <w:r w:rsidR="00EE2A36" w:rsidRPr="00850320">
        <w:rPr>
          <w:rFonts w:ascii="Times New Roman" w:hAnsi="Times New Roman" w:cs="Times New Roman"/>
          <w:color w:val="000000" w:themeColor="text1"/>
          <w:sz w:val="24"/>
          <w:szCs w:val="24"/>
          <w:lang w:val="en-US"/>
        </w:rPr>
        <w:t xml:space="preserve">associated with </w:t>
      </w:r>
      <w:r w:rsidR="00012769">
        <w:rPr>
          <w:rFonts w:ascii="Times New Roman" w:hAnsi="Times New Roman" w:cs="Times New Roman"/>
          <w:color w:val="000000" w:themeColor="text1"/>
          <w:sz w:val="24"/>
          <w:szCs w:val="24"/>
          <w:lang w:val="en-US"/>
        </w:rPr>
        <w:t xml:space="preserve">the </w:t>
      </w:r>
      <w:r w:rsidR="00D17C80">
        <w:rPr>
          <w:rFonts w:ascii="Times New Roman" w:hAnsi="Times New Roman" w:cs="Times New Roman"/>
          <w:color w:val="000000" w:themeColor="text1"/>
          <w:sz w:val="24"/>
          <w:szCs w:val="24"/>
          <w:lang w:val="en-US"/>
        </w:rPr>
        <w:t>extent of their</w:t>
      </w:r>
      <w:r w:rsidR="00012769">
        <w:rPr>
          <w:rFonts w:ascii="Times New Roman" w:hAnsi="Times New Roman" w:cs="Times New Roman"/>
          <w:color w:val="000000" w:themeColor="text1"/>
          <w:sz w:val="24"/>
          <w:szCs w:val="24"/>
          <w:lang w:val="en-US"/>
        </w:rPr>
        <w:t xml:space="preserve"> rang</w:t>
      </w:r>
      <w:r w:rsidR="007937C2">
        <w:rPr>
          <w:rFonts w:ascii="Times New Roman" w:hAnsi="Times New Roman" w:cs="Times New Roman"/>
          <w:color w:val="000000" w:themeColor="text1"/>
          <w:sz w:val="24"/>
          <w:szCs w:val="24"/>
          <w:lang w:val="en-US"/>
        </w:rPr>
        <w:t xml:space="preserve">ing behavior. This </w:t>
      </w:r>
      <w:r w:rsidR="00D17C80">
        <w:rPr>
          <w:rFonts w:ascii="Times New Roman" w:hAnsi="Times New Roman" w:cs="Times New Roman"/>
          <w:color w:val="000000" w:themeColor="text1"/>
          <w:sz w:val="24"/>
          <w:szCs w:val="24"/>
          <w:lang w:val="en-US"/>
        </w:rPr>
        <w:t>should</w:t>
      </w:r>
      <w:r w:rsidR="00820CE0">
        <w:rPr>
          <w:rFonts w:ascii="Times New Roman" w:hAnsi="Times New Roman" w:cs="Times New Roman"/>
          <w:color w:val="000000" w:themeColor="text1"/>
          <w:sz w:val="24"/>
          <w:szCs w:val="24"/>
          <w:lang w:val="en-US"/>
        </w:rPr>
        <w:t xml:space="preserve"> affect</w:t>
      </w:r>
      <w:r w:rsidR="003D1E49">
        <w:rPr>
          <w:rFonts w:ascii="Times New Roman" w:hAnsi="Times New Roman" w:cs="Times New Roman"/>
          <w:color w:val="000000" w:themeColor="text1"/>
          <w:sz w:val="24"/>
          <w:szCs w:val="24"/>
          <w:lang w:val="en-US"/>
        </w:rPr>
        <w:t xml:space="preserve"> </w:t>
      </w:r>
      <w:r w:rsidR="00820CE0">
        <w:rPr>
          <w:rFonts w:ascii="Times New Roman" w:hAnsi="Times New Roman" w:cs="Times New Roman"/>
          <w:color w:val="000000" w:themeColor="text1"/>
          <w:sz w:val="24"/>
          <w:szCs w:val="24"/>
          <w:lang w:val="en-US"/>
        </w:rPr>
        <w:t>road</w:t>
      </w:r>
      <w:r w:rsidR="00D70950">
        <w:rPr>
          <w:rFonts w:ascii="Times New Roman" w:hAnsi="Times New Roman" w:cs="Times New Roman"/>
          <w:color w:val="000000" w:themeColor="text1"/>
          <w:sz w:val="24"/>
          <w:szCs w:val="24"/>
          <w:lang w:val="en-US"/>
        </w:rPr>
        <w:t xml:space="preserve"> </w:t>
      </w:r>
      <w:r w:rsidR="003D1E49">
        <w:rPr>
          <w:rFonts w:ascii="Times New Roman" w:hAnsi="Times New Roman" w:cs="Times New Roman"/>
          <w:color w:val="000000" w:themeColor="text1"/>
          <w:sz w:val="24"/>
          <w:szCs w:val="24"/>
          <w:lang w:val="en-US"/>
        </w:rPr>
        <w:t xml:space="preserve">usage </w:t>
      </w:r>
      <w:r w:rsidR="00C22F95">
        <w:rPr>
          <w:rFonts w:ascii="Times New Roman" w:hAnsi="Times New Roman" w:cs="Times New Roman"/>
          <w:color w:val="000000" w:themeColor="text1"/>
          <w:sz w:val="24"/>
          <w:szCs w:val="24"/>
          <w:lang w:val="en-US"/>
        </w:rPr>
        <w:t xml:space="preserve">and </w:t>
      </w:r>
      <w:r w:rsidR="00C61D4E">
        <w:rPr>
          <w:rFonts w:ascii="Times New Roman" w:hAnsi="Times New Roman" w:cs="Times New Roman"/>
          <w:color w:val="000000" w:themeColor="text1"/>
          <w:sz w:val="24"/>
          <w:szCs w:val="24"/>
          <w:lang w:val="en-US"/>
        </w:rPr>
        <w:t>thus</w:t>
      </w:r>
      <w:r w:rsidR="00D70950">
        <w:rPr>
          <w:rFonts w:ascii="Times New Roman" w:hAnsi="Times New Roman" w:cs="Times New Roman"/>
          <w:color w:val="000000" w:themeColor="text1"/>
          <w:sz w:val="24"/>
          <w:szCs w:val="24"/>
          <w:lang w:val="en-US"/>
        </w:rPr>
        <w:t xml:space="preserve"> </w:t>
      </w:r>
      <w:r w:rsidR="00D0153B">
        <w:rPr>
          <w:rFonts w:ascii="Times New Roman" w:hAnsi="Times New Roman" w:cs="Times New Roman"/>
          <w:color w:val="000000" w:themeColor="text1"/>
          <w:sz w:val="24"/>
          <w:szCs w:val="24"/>
          <w:lang w:val="en-US"/>
        </w:rPr>
        <w:t>the chance of</w:t>
      </w:r>
      <w:r w:rsidR="0017759B">
        <w:rPr>
          <w:rFonts w:ascii="Times New Roman" w:hAnsi="Times New Roman" w:cs="Times New Roman"/>
          <w:color w:val="000000" w:themeColor="text1"/>
          <w:sz w:val="24"/>
          <w:szCs w:val="24"/>
          <w:lang w:val="en-US"/>
        </w:rPr>
        <w:t xml:space="preserve"> </w:t>
      </w:r>
      <w:r w:rsidR="00D70950">
        <w:rPr>
          <w:rFonts w:ascii="Times New Roman" w:hAnsi="Times New Roman" w:cs="Times New Roman"/>
          <w:color w:val="000000" w:themeColor="text1"/>
          <w:sz w:val="24"/>
          <w:szCs w:val="24"/>
          <w:lang w:val="en-US"/>
        </w:rPr>
        <w:t>encount</w:t>
      </w:r>
      <w:r w:rsidR="00D0153B">
        <w:rPr>
          <w:rFonts w:ascii="Times New Roman" w:hAnsi="Times New Roman" w:cs="Times New Roman"/>
          <w:color w:val="000000" w:themeColor="text1"/>
          <w:sz w:val="24"/>
          <w:szCs w:val="24"/>
          <w:lang w:val="en-US"/>
        </w:rPr>
        <w:t>ering</w:t>
      </w:r>
      <w:r w:rsidR="00D70950">
        <w:rPr>
          <w:rFonts w:ascii="Times New Roman" w:hAnsi="Times New Roman" w:cs="Times New Roman"/>
          <w:color w:val="000000" w:themeColor="text1"/>
          <w:sz w:val="24"/>
          <w:szCs w:val="24"/>
          <w:lang w:val="en-US"/>
        </w:rPr>
        <w:t xml:space="preserve"> vehicles</w:t>
      </w:r>
      <w:r w:rsidR="0025388C" w:rsidRPr="00850320">
        <w:rPr>
          <w:rFonts w:ascii="Times New Roman" w:hAnsi="Times New Roman" w:cs="Times New Roman"/>
          <w:color w:val="000000" w:themeColor="text1"/>
          <w:sz w:val="24"/>
          <w:szCs w:val="24"/>
          <w:lang w:val="en-US"/>
        </w:rPr>
        <w:t xml:space="preserve"> </w:t>
      </w:r>
      <w:r w:rsidR="00501209" w:rsidRPr="001F6E03">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{"citationID":"dtcmn7Sf","properties":{"formattedCitation":"(Grilo et al. 2015)","plainCitation":"(Grilo et al. 2015)","noteIndex":0},"citationItems":[{"id":"3PXEn7Ky/OfUtP8Wm","uris":["http://zotero.org/users/5432491/items/WIQLM6Z2"],"itemData":{"id":"sqdG9a0a/zTzusNhG","type":"chapter","abstract":"Carnivores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J."},{"family":"Klar","given":"Nina"}],"accessed":{"date-parts":[["2020",5,18]]},"issued":{"date-parts":[["2015"]]}}}],"schema":"https://github.com/citation-style-language/schema/raw/master/csl-citation.json"} </w:instrText>
      </w:r>
      <w:r w:rsidR="00501209" w:rsidRPr="001F6E03">
        <w:rPr>
          <w:rFonts w:ascii="Times New Roman" w:hAnsi="Times New Roman" w:cs="Times New Roman"/>
          <w:color w:val="000000" w:themeColor="text1"/>
          <w:sz w:val="24"/>
          <w:szCs w:val="24"/>
          <w:lang w:val="en-US"/>
        </w:rPr>
        <w:fldChar w:fldCharType="separate"/>
      </w:r>
      <w:r w:rsidR="00501209" w:rsidRPr="00A5365B">
        <w:rPr>
          <w:rFonts w:ascii="Times New Roman" w:hAnsi="Times New Roman" w:cs="Times New Roman"/>
          <w:sz w:val="24"/>
          <w:lang w:val="en-US"/>
        </w:rPr>
        <w:t>(Grilo et al. 2015)</w:t>
      </w:r>
      <w:r w:rsidR="00501209" w:rsidRPr="001F6E03">
        <w:rPr>
          <w:rFonts w:ascii="Times New Roman" w:hAnsi="Times New Roman" w:cs="Times New Roman"/>
          <w:color w:val="000000" w:themeColor="text1"/>
          <w:sz w:val="24"/>
          <w:szCs w:val="24"/>
          <w:lang w:val="en-US"/>
        </w:rPr>
        <w:fldChar w:fldCharType="end"/>
      </w:r>
      <w:r w:rsidR="00EE2A36" w:rsidRPr="00850320">
        <w:rPr>
          <w:rFonts w:ascii="Times New Roman" w:hAnsi="Times New Roman" w:cs="Times New Roman"/>
          <w:color w:val="000000" w:themeColor="text1"/>
          <w:sz w:val="24"/>
          <w:szCs w:val="24"/>
          <w:lang w:val="en-US"/>
        </w:rPr>
        <w:t>. As</w:t>
      </w:r>
      <w:r w:rsidR="00D17C80">
        <w:rPr>
          <w:rFonts w:ascii="Times New Roman" w:hAnsi="Times New Roman" w:cs="Times New Roman"/>
          <w:color w:val="000000" w:themeColor="text1"/>
          <w:sz w:val="24"/>
          <w:szCs w:val="24"/>
          <w:lang w:val="en-US"/>
        </w:rPr>
        <w:t xml:space="preserve"> cubs typically remain</w:t>
      </w:r>
      <w:r w:rsidR="00D0153B">
        <w:rPr>
          <w:rFonts w:ascii="Times New Roman" w:hAnsi="Times New Roman" w:cs="Times New Roman"/>
          <w:color w:val="000000" w:themeColor="text1"/>
          <w:sz w:val="24"/>
          <w:szCs w:val="24"/>
          <w:lang w:val="en-US"/>
        </w:rPr>
        <w:t xml:space="preserve"> close to </w:t>
      </w:r>
      <w:r w:rsidR="00D17C80">
        <w:rPr>
          <w:rFonts w:ascii="Times New Roman" w:hAnsi="Times New Roman" w:cs="Times New Roman"/>
          <w:color w:val="000000" w:themeColor="text1"/>
          <w:sz w:val="24"/>
          <w:szCs w:val="24"/>
          <w:lang w:val="en-US"/>
        </w:rPr>
        <w:t xml:space="preserve">the </w:t>
      </w:r>
      <w:r w:rsidR="00D0153B">
        <w:rPr>
          <w:rFonts w:ascii="Times New Roman" w:hAnsi="Times New Roman" w:cs="Times New Roman"/>
          <w:color w:val="000000" w:themeColor="text1"/>
          <w:sz w:val="24"/>
          <w:szCs w:val="24"/>
          <w:lang w:val="en-US"/>
        </w:rPr>
        <w:t>clan communal den</w:t>
      </w:r>
      <w:r w:rsidR="00EE2A36" w:rsidRPr="00850320">
        <w:rPr>
          <w:rFonts w:ascii="Times New Roman" w:hAnsi="Times New Roman" w:cs="Times New Roman"/>
          <w:color w:val="000000" w:themeColor="text1"/>
          <w:sz w:val="24"/>
          <w:szCs w:val="24"/>
          <w:lang w:val="en-US"/>
        </w:rPr>
        <w:t xml:space="preserve"> </w:t>
      </w:r>
      <w:r w:rsidR="00820CE0">
        <w:rPr>
          <w:rFonts w:ascii="Times New Roman" w:hAnsi="Times New Roman" w:cs="Times New Roman"/>
          <w:color w:val="000000" w:themeColor="text1"/>
          <w:sz w:val="24"/>
          <w:szCs w:val="24"/>
          <w:lang w:val="en-US"/>
        </w:rPr>
        <w:t>whereas</w:t>
      </w:r>
      <w:r w:rsidR="005740A4">
        <w:rPr>
          <w:rFonts w:ascii="Times New Roman" w:hAnsi="Times New Roman" w:cs="Times New Roman"/>
          <w:color w:val="000000" w:themeColor="text1"/>
          <w:sz w:val="24"/>
          <w:szCs w:val="24"/>
          <w:lang w:val="en-US"/>
        </w:rPr>
        <w:t xml:space="preserve"> sub</w:t>
      </w:r>
      <w:r w:rsidR="00EE2A36" w:rsidRPr="00850320">
        <w:rPr>
          <w:rFonts w:ascii="Times New Roman" w:hAnsi="Times New Roman" w:cs="Times New Roman"/>
          <w:color w:val="000000" w:themeColor="text1"/>
          <w:sz w:val="24"/>
          <w:szCs w:val="24"/>
          <w:lang w:val="en-US"/>
        </w:rPr>
        <w:t>adult and adult hyenas</w:t>
      </w:r>
      <w:r w:rsidR="006E18A7" w:rsidRPr="00850320">
        <w:rPr>
          <w:rFonts w:ascii="Times New Roman" w:hAnsi="Times New Roman" w:cs="Times New Roman"/>
          <w:color w:val="000000" w:themeColor="text1"/>
          <w:sz w:val="24"/>
          <w:szCs w:val="24"/>
          <w:lang w:val="en-US"/>
        </w:rPr>
        <w:t xml:space="preserve"> </w:t>
      </w:r>
      <w:r w:rsidR="00D17C80">
        <w:rPr>
          <w:rFonts w:ascii="Times New Roman" w:hAnsi="Times New Roman" w:cs="Times New Roman"/>
          <w:color w:val="000000" w:themeColor="text1"/>
          <w:sz w:val="24"/>
          <w:szCs w:val="24"/>
          <w:lang w:val="en-US"/>
        </w:rPr>
        <w:t>range over a larger area</w:t>
      </w:r>
      <w:r w:rsidR="00D6160F">
        <w:rPr>
          <w:rFonts w:ascii="Times New Roman" w:hAnsi="Times New Roman" w:cs="Times New Roman"/>
          <w:color w:val="000000" w:themeColor="text1"/>
          <w:sz w:val="24"/>
          <w:szCs w:val="24"/>
          <w:lang w:val="en-US"/>
        </w:rPr>
        <w:t xml:space="preserve"> </w:t>
      </w:r>
      <w:r w:rsidR="008B0330" w:rsidRPr="001F6E03">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{"citationID":"wkFvNGVb","properties":{"formattedCitation":"(Mills &amp; Gorman 1987; Hofer &amp; East 1993a)","plainCitation":"(Mills &amp; Gorman 1987; Hofer &amp; East 1993a)","noteIndex":0},"citationItems":[{"id":"3PXEn7Ky/saNU5p2K","uris":["http://zotero.org/users/5432491/items/RV2DDPPG"],"itemData":{"id":4555,"type":"article-journal","abstract":"All hyaenas scent mark their territories by smearing grass stems with paste from their subcaudal scent glands and by depositing faeces at latrines, but they adopt different strategies in terms of how they disperse these scent marks in their territories. For example, brown hyaenas living in the southern Kalahari deposit pastes and latrines throughout the whole of their territory, while spotted hyaenas living in the Ngorongoro Crater of East Africa place their scent marks strictly along the territorial borders. We have argued elsewhere (Gorman &amp; Mills, 1984) that these different strategies are not species-specific but are instead adaptive responses to local conditions. Here, we use data from a population of spotted hyaenas, living in small clans and large territories in the Kalahari, to test the hypothesis that hinterland marking is a response to the problem of marking a very large territory with a limited amount of scent and within a limited time budget.","container-title":"Journal of Zoology","DOI":"https://doi.org/10.1111/j.1469-7998.1987.tb02919.x","ISSN":"1469-7998","issue":"3","language":"en","note":"_eprint: https://zslpublications.onlinelibrary.wiley.com/doi/pdf/10.1111/j.1469-7998.1987.tb02919.x","page":"483-497","source":"Wiley Online Library","title":"The scent-marking behaviour of the spotted hyaena Crocuta crocuta in the southern Kalahari","volume":"212","author":[{"family":"Mills","given":"M. G. L."},{"family":"Gorman","given":"M. L."}],"issued":{"date-parts":[["1987"]]}}},{"id":"3PXEn7Ky/cesFM7rT","uris":["http://zotero.org/users/local/eyZ7UFhf/items/B9RB2BNV"],"itemData":{"id":"sqdG9a0a/k49hROmu","type":"article-journal","abstract":". In the Serengeti, spotted hyaenas spent 46-62% of the year foraging by commuting between their clan's territory and the nearest herds of migratory herbivores. During the first 12 months of their life, cubs were stationed at the communal den and were dependent on milk from their mother ('denning female'). This study assessed the impact of the commuting system on maternal care in terms of den attendance and commuting effort, and its fitness consequences in terms of cub growth and survival. Duration of absence intervals decreased while frequency of maternal visits and cub growth rates increased with prey abundance. Mothers of singletons attended their cubs at the same rate as mothers of twins. Growth rates of singletons were higher than those of twins at each level of prey abundance. Cubs growing at higher long-term rates had a significantly better chance of survival. When migratory herbivores were absent from the clan's territory, denning females visited the den more often than non-denning females and males because the mean duration of their commuting trips was shorter (3-4 days versus 6-10 days). The higher attendance by denning females required an increase in travelling effort by a factor of 2·6-3·2 above the level of non-denning females and males. Because maternal effort was highest when cub growth was at a minimum, maternal fitness would be maximized by commuting as little as possible.","container-title":"Animal Behaviour","DOI":"10.1006/anbe.1993.1224","ISSN":"0003-3472","issue":"3","journalAbbreviation":"Animal Behaviour","language":"en","page":"575-589","source":"ScienceDirect","title":"The commuting system of Serengeti spotted hyaenas: how a predator copes with migratory prey. III. Attendance and maternal care","title-short":"The commuting system of Serengeti spotted hyaenas","volume":"46","author":[{"family":"Hofer","given":"Heribert"},{"family":"East","given":"Marion L."}],"issued":{"date-parts":[["1993",9,1]]}}}],"schema":"https://github.com/citation-style-language/schema/raw/master/csl-citation.json"} </w:instrText>
      </w:r>
      <w:r w:rsidR="008B0330" w:rsidRPr="001F6E03">
        <w:rPr>
          <w:rFonts w:ascii="Times New Roman" w:hAnsi="Times New Roman" w:cs="Times New Roman"/>
          <w:color w:val="000000" w:themeColor="text1"/>
          <w:sz w:val="24"/>
          <w:szCs w:val="24"/>
          <w:lang w:val="en-US"/>
        </w:rPr>
        <w:fldChar w:fldCharType="separate"/>
      </w:r>
      <w:r w:rsidR="008B0330" w:rsidRPr="00460C2D">
        <w:rPr>
          <w:rFonts w:ascii="Times New Roman" w:hAnsi="Times New Roman" w:cs="Times New Roman"/>
          <w:sz w:val="24"/>
          <w:lang w:val="en-GB"/>
        </w:rPr>
        <w:t>(Mills &amp; Gorman 1987; Hofer &amp; East 1993</w:t>
      </w:r>
      <w:r w:rsidR="008B0330" w:rsidRPr="002F765E">
        <w:rPr>
          <w:rFonts w:ascii="Times New Roman" w:hAnsi="Times New Roman" w:cs="Times New Roman"/>
          <w:sz w:val="24"/>
          <w:lang w:val="en-GB"/>
        </w:rPr>
        <w:t>a)</w:t>
      </w:r>
      <w:r w:rsidR="008B0330" w:rsidRPr="001F6E03">
        <w:rPr>
          <w:rFonts w:ascii="Times New Roman" w:hAnsi="Times New Roman" w:cs="Times New Roman"/>
          <w:color w:val="000000" w:themeColor="text1"/>
          <w:sz w:val="24"/>
          <w:szCs w:val="24"/>
          <w:lang w:val="en-US"/>
        </w:rPr>
        <w:fldChar w:fldCharType="end"/>
      </w:r>
      <w:r w:rsidR="005740A4">
        <w:rPr>
          <w:rFonts w:ascii="Times New Roman" w:hAnsi="Times New Roman" w:cs="Times New Roman"/>
          <w:color w:val="000000" w:themeColor="text1"/>
          <w:sz w:val="24"/>
          <w:szCs w:val="24"/>
          <w:lang w:val="en-US"/>
        </w:rPr>
        <w:t>,</w:t>
      </w:r>
      <w:r w:rsidR="00A64B67" w:rsidRPr="00B04563">
        <w:rPr>
          <w:rStyle w:val="CommentReference"/>
          <w:lang w:val="en-US"/>
        </w:rPr>
        <w:t xml:space="preserve"> </w:t>
      </w:r>
      <w:r w:rsidR="00EE2A36" w:rsidRPr="00850320">
        <w:rPr>
          <w:rFonts w:ascii="Times New Roman" w:hAnsi="Times New Roman" w:cs="Times New Roman"/>
          <w:color w:val="000000" w:themeColor="text1"/>
          <w:sz w:val="24"/>
          <w:szCs w:val="24"/>
          <w:lang w:val="en-US"/>
        </w:rPr>
        <w:t xml:space="preserve">we expected </w:t>
      </w:r>
      <w:r w:rsidR="006E18A7" w:rsidRPr="00850320">
        <w:rPr>
          <w:rFonts w:ascii="Times New Roman" w:hAnsi="Times New Roman" w:cs="Times New Roman"/>
          <w:color w:val="000000" w:themeColor="text1"/>
          <w:sz w:val="24"/>
          <w:szCs w:val="24"/>
          <w:lang w:val="en-US"/>
        </w:rPr>
        <w:t xml:space="preserve">subadults </w:t>
      </w:r>
      <w:r w:rsidR="007937C2">
        <w:rPr>
          <w:rFonts w:ascii="Times New Roman" w:hAnsi="Times New Roman" w:cs="Times New Roman"/>
          <w:color w:val="000000" w:themeColor="text1"/>
          <w:sz w:val="24"/>
          <w:szCs w:val="24"/>
          <w:lang w:val="en-US"/>
        </w:rPr>
        <w:t xml:space="preserve">and adults </w:t>
      </w:r>
      <w:r w:rsidR="00EE2A36" w:rsidRPr="00850320">
        <w:rPr>
          <w:rFonts w:ascii="Times New Roman" w:hAnsi="Times New Roman" w:cs="Times New Roman"/>
          <w:color w:val="000000" w:themeColor="text1"/>
          <w:sz w:val="24"/>
          <w:szCs w:val="24"/>
          <w:lang w:val="en-US"/>
        </w:rPr>
        <w:t xml:space="preserve">to </w:t>
      </w:r>
      <w:r w:rsidR="006E18A7" w:rsidRPr="00850320">
        <w:rPr>
          <w:rFonts w:ascii="Times New Roman" w:hAnsi="Times New Roman" w:cs="Times New Roman"/>
          <w:color w:val="000000" w:themeColor="text1"/>
          <w:sz w:val="24"/>
          <w:szCs w:val="24"/>
          <w:lang w:val="en-US"/>
        </w:rPr>
        <w:t xml:space="preserve">experience </w:t>
      </w:r>
      <w:r w:rsidR="005740A4">
        <w:rPr>
          <w:rFonts w:ascii="Times New Roman" w:hAnsi="Times New Roman" w:cs="Times New Roman"/>
          <w:color w:val="000000" w:themeColor="text1"/>
          <w:sz w:val="24"/>
          <w:szCs w:val="24"/>
          <w:lang w:val="en-US"/>
        </w:rPr>
        <w:t xml:space="preserve">a </w:t>
      </w:r>
      <w:r w:rsidR="00EE2A36" w:rsidRPr="00850320">
        <w:rPr>
          <w:rFonts w:ascii="Times New Roman" w:hAnsi="Times New Roman" w:cs="Times New Roman"/>
          <w:color w:val="000000" w:themeColor="text1"/>
          <w:sz w:val="24"/>
          <w:szCs w:val="24"/>
          <w:lang w:val="en-US"/>
        </w:rPr>
        <w:t>proportionally higher road mortality than cubs</w:t>
      </w:r>
      <w:r w:rsidR="008B0330" w:rsidRPr="00850320">
        <w:rPr>
          <w:rFonts w:ascii="Times New Roman" w:hAnsi="Times New Roman" w:cs="Times New Roman"/>
          <w:color w:val="000000" w:themeColor="text1"/>
          <w:sz w:val="24"/>
          <w:szCs w:val="24"/>
          <w:lang w:val="en-US"/>
        </w:rPr>
        <w:t xml:space="preserve">. </w:t>
      </w:r>
      <w:r w:rsidR="00460C2D">
        <w:rPr>
          <w:rFonts w:ascii="Times New Roman" w:hAnsi="Times New Roman" w:cs="Times New Roman"/>
          <w:color w:val="000000" w:themeColor="text1"/>
          <w:sz w:val="24"/>
          <w:szCs w:val="24"/>
          <w:lang w:val="en-US"/>
        </w:rPr>
        <w:t>Among adults</w:t>
      </w:r>
      <w:r w:rsidR="005740A4">
        <w:rPr>
          <w:rFonts w:ascii="Times New Roman" w:hAnsi="Times New Roman" w:cs="Times New Roman"/>
          <w:color w:val="000000" w:themeColor="text1"/>
          <w:sz w:val="24"/>
          <w:szCs w:val="24"/>
          <w:lang w:val="en-US"/>
        </w:rPr>
        <w:t>,</w:t>
      </w:r>
      <w:r w:rsidR="00460C2D">
        <w:rPr>
          <w:rFonts w:ascii="Times New Roman" w:hAnsi="Times New Roman" w:cs="Times New Roman"/>
          <w:color w:val="000000" w:themeColor="text1"/>
          <w:sz w:val="24"/>
          <w:szCs w:val="24"/>
          <w:lang w:val="en-US"/>
        </w:rPr>
        <w:t xml:space="preserve"> we </w:t>
      </w:r>
      <w:r w:rsidR="003D1E49">
        <w:rPr>
          <w:rFonts w:ascii="Times New Roman" w:hAnsi="Times New Roman" w:cs="Times New Roman"/>
          <w:color w:val="000000" w:themeColor="text1"/>
          <w:sz w:val="24"/>
          <w:szCs w:val="24"/>
          <w:lang w:val="en-US"/>
        </w:rPr>
        <w:t xml:space="preserve">expected the incidence of roadkills to be higher in: (i) </w:t>
      </w:r>
      <w:r w:rsidR="00A20140" w:rsidRPr="00850320">
        <w:rPr>
          <w:rFonts w:ascii="Times New Roman" w:hAnsi="Times New Roman" w:cs="Times New Roman"/>
          <w:color w:val="000000" w:themeColor="text1"/>
          <w:sz w:val="24"/>
          <w:szCs w:val="24"/>
          <w:lang w:val="en-US"/>
        </w:rPr>
        <w:t>females</w:t>
      </w:r>
      <w:r w:rsidR="00AB2DC9">
        <w:rPr>
          <w:rFonts w:ascii="Times New Roman" w:hAnsi="Times New Roman" w:cs="Times New Roman"/>
          <w:color w:val="000000" w:themeColor="text1"/>
          <w:sz w:val="24"/>
          <w:szCs w:val="24"/>
          <w:lang w:val="en-US"/>
        </w:rPr>
        <w:t xml:space="preserve"> </w:t>
      </w:r>
      <w:r w:rsidR="00460C2D">
        <w:rPr>
          <w:rFonts w:ascii="Times New Roman" w:hAnsi="Times New Roman" w:cs="Times New Roman"/>
          <w:color w:val="000000" w:themeColor="text1"/>
          <w:sz w:val="24"/>
          <w:szCs w:val="24"/>
          <w:lang w:val="en-US"/>
        </w:rPr>
        <w:t xml:space="preserve">than males </w:t>
      </w:r>
      <w:r w:rsidR="003617FA">
        <w:rPr>
          <w:rFonts w:ascii="Times New Roman" w:hAnsi="Times New Roman" w:cs="Times New Roman"/>
          <w:color w:val="000000" w:themeColor="text1"/>
          <w:sz w:val="24"/>
          <w:szCs w:val="24"/>
          <w:lang w:val="en-US"/>
        </w:rPr>
        <w:t>because</w:t>
      </w:r>
      <w:r w:rsidR="00460C2D">
        <w:rPr>
          <w:rFonts w:ascii="Times New Roman" w:hAnsi="Times New Roman" w:cs="Times New Roman"/>
          <w:color w:val="000000" w:themeColor="text1"/>
          <w:sz w:val="24"/>
          <w:szCs w:val="24"/>
          <w:lang w:val="en-US"/>
        </w:rPr>
        <w:t xml:space="preserve"> </w:t>
      </w:r>
      <w:r w:rsidR="00D6160F">
        <w:rPr>
          <w:rFonts w:ascii="Times New Roman" w:hAnsi="Times New Roman" w:cs="Times New Roman"/>
          <w:color w:val="000000" w:themeColor="text1"/>
          <w:sz w:val="24"/>
          <w:szCs w:val="24"/>
          <w:lang w:val="en-US"/>
        </w:rPr>
        <w:t>they</w:t>
      </w:r>
      <w:r w:rsidR="00460C2D">
        <w:rPr>
          <w:rFonts w:ascii="Times New Roman" w:hAnsi="Times New Roman" w:cs="Times New Roman"/>
          <w:color w:val="000000" w:themeColor="text1"/>
          <w:sz w:val="24"/>
          <w:szCs w:val="24"/>
          <w:lang w:val="en-US"/>
        </w:rPr>
        <w:t xml:space="preserve"> </w:t>
      </w:r>
      <w:r w:rsidR="00D6160F">
        <w:rPr>
          <w:rFonts w:ascii="Times New Roman" w:hAnsi="Times New Roman" w:cs="Times New Roman"/>
          <w:color w:val="000000" w:themeColor="text1"/>
          <w:sz w:val="24"/>
          <w:szCs w:val="24"/>
          <w:lang w:val="en-US"/>
        </w:rPr>
        <w:t xml:space="preserve">typically </w:t>
      </w:r>
      <w:r w:rsidR="00765BFA">
        <w:rPr>
          <w:rFonts w:ascii="Times New Roman" w:hAnsi="Times New Roman" w:cs="Times New Roman"/>
          <w:color w:val="000000" w:themeColor="text1"/>
          <w:sz w:val="24"/>
          <w:szCs w:val="24"/>
          <w:lang w:val="en-US"/>
        </w:rPr>
        <w:t>commute more often than males</w:t>
      </w:r>
      <w:r w:rsidR="007E1465">
        <w:rPr>
          <w:rFonts w:ascii="Times New Roman" w:hAnsi="Times New Roman" w:cs="Times New Roman"/>
          <w:color w:val="000000" w:themeColor="text1"/>
          <w:sz w:val="24"/>
          <w:szCs w:val="24"/>
          <w:lang w:val="en-US"/>
        </w:rPr>
        <w:t xml:space="preserve"> and hence should be more likely to encounter vehicles</w:t>
      </w:r>
      <w:r w:rsidR="006741F8">
        <w:rPr>
          <w:rFonts w:ascii="Times New Roman" w:hAnsi="Times New Roman" w:cs="Times New Roman"/>
          <w:color w:val="000000" w:themeColor="text1"/>
          <w:sz w:val="24"/>
          <w:szCs w:val="24"/>
          <w:lang w:val="en-US"/>
        </w:rPr>
        <w:t xml:space="preserve"> </w:t>
      </w:r>
      <w:r w:rsidR="006741F8">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{"citationID":"jsShnwoB","properties":{"formattedCitation":"(Hofer &amp; East 1993b, 1993c)","plainCitation":"(Hofer &amp; East 1993b, 1993c)","noteIndex":0},"citationItems":[{"id":"3PXEn7Ky/5HR1XLW0","uris":["http://zotero.org/users/5432491/items/TR9KGR67"],"itemData":{"id":"1VXf8Dwx/lZYwb9Va","type":"article-journal","abstract":". In the Serengeti, Tanzania, spotted hyaenas, Crocuta crocuta Erxleben, regularly left their clan's territory to feed on the nearest migratory herds ('commuting trips'). The mean commuting distance was 40 km. Commuting locations matched the movements of the migratory herds throughout the year. The distribution of commuters was compatible with the hypotheses that commuters (1) minimized contact with resident clans and (2) utilized areas where they were assured of locating migratory herds. The proportion of clan members commuting declined as prey abundance in the clan's territory increased. Territories were visited by non-residents (commuters) throughout the year but the number of foraging commuters increased substantially when large migratory herds entered a territory. During encounters between residents and intruders, residents adjusted their behaviour according to the context of the encounter: residents ignored commuters 'in transit', responded aggressively to commuters at kills, and engaged in prolonged clashes with neighbouring clans. A comparison with the space use systems of other carnivores indicates that the commuting system of spotted hyaenas in the Serengeti is unique. It is hypothesized that the development of the commuting system was contingent on several adaptive behavioural, morphological and physiological specializations.","container-title":"Animal Behaviour","DOI":"10.1006/anbe.1993.1223","ISSN":"0003-3472","issue":"3","journalAbbreviation":"Animal Behaviour","language":"en","page":"559-574","source":"ScienceDirect","title":"The commuting system of Serengeti spotted hyaenas: how a predator copes with migratory prey. II. Intrusion pressure and commuters' space use","title-short":"The commuting system of Serengeti spotted hyaenas","volume":"46","author":[{"family":"Hofer","given":"Heribert"},{"family":"East","given":"Marion L."}],"issued":{"date-parts":[["1993",9,1]]}}},{"id":"3PXEn7Ky/4ws4LhU8","uris":["http://zotero.org/users/5432491/items/D2ZY5R82"],"itemData":{"id":2603,"type":"article-journal","abstract":". The social organization and space use of spotted hyaenas, Crocuta crocuta Erxleben, in the Serengeti, Tanzania is described. In contrast to Kruuk (1972, The Spotted Hyena. Chicago: University of Chicago Press), spotted hyaenas in the Serengeti live in large stable groups (clans); median clan size for seven clans was 47 adults and subadults. Clans defended permanent territories that contained the communal den. The size of one well-known territory was 55·5 km2. Territories contained low densities of resident herbivores (mean 3·3 animals/km2) throughout the year, but experienced very high densities (mean 219 animals/km2) of migratory herds, principally wildebeest, Connochaetes taurinus , zebra, Equus burchelli, and Thomson's gazelle, Gazella thomsoni, for only 26% of the year. The most important prey killed inside territories were migratory species. When the migratory herds were away from a clan's territory, clan members regularly left the territory to forage on nearby migratory herds ('commuting trips'). Clan sizes were maintained above the carrying capacity of the territory, estimated from populations of resident herbivores, by year-round exploitation of migratory herbivores. This suggests that, in contrast to many other carnivores, group sizes of Serengeti hyaenas are not limited by resources on the territory and feeding ranges are decoupled from territoriality.","container-title":"Animal Behaviour","DOI":"10.1006/anbe.1993.1222","ISSN":"0003-3472","issue":"3","journalAbbreviation":"Animal Behaviour","language":"en","note":"number: 3","page":"547-557","source":"ScienceDirect","title":"The commuting system of Serengeti spotted hyaenas: how a predator copes with migratory prey. I. Social organization","title-short":"The commuting system of Serengeti spotted hyaenas","volume":"46","author":[{"family":"Hofer","given":"Heribert"},{"family":"East","given":"Marion L."}],"issued":{"date-parts":[["1993",9,1]]}}}],"schema":"https://github.com/citation-style-language/schema/raw/master/csl-citation.json"} </w:instrText>
      </w:r>
      <w:r w:rsidR="006741F8">
        <w:rPr>
          <w:rFonts w:ascii="Times New Roman" w:hAnsi="Times New Roman" w:cs="Times New Roman"/>
          <w:color w:val="000000" w:themeColor="text1"/>
          <w:sz w:val="24"/>
          <w:szCs w:val="24"/>
          <w:lang w:val="en-US"/>
        </w:rPr>
        <w:fldChar w:fldCharType="separate"/>
      </w:r>
      <w:r w:rsidR="006741F8" w:rsidRPr="00B04563">
        <w:rPr>
          <w:rFonts w:ascii="Times New Roman" w:hAnsi="Times New Roman" w:cs="Times New Roman"/>
          <w:sz w:val="24"/>
          <w:lang w:val="en-US"/>
        </w:rPr>
        <w:t>(Hofer &amp; East 1993b, 1993c)</w:t>
      </w:r>
      <w:r w:rsidR="006741F8">
        <w:rPr>
          <w:rFonts w:ascii="Times New Roman" w:hAnsi="Times New Roman" w:cs="Times New Roman"/>
          <w:color w:val="000000" w:themeColor="text1"/>
          <w:sz w:val="24"/>
          <w:szCs w:val="24"/>
          <w:lang w:val="en-US"/>
        </w:rPr>
        <w:fldChar w:fldCharType="end"/>
      </w:r>
      <w:r w:rsidR="006741F8">
        <w:rPr>
          <w:rFonts w:ascii="Times New Roman" w:hAnsi="Times New Roman" w:cs="Times New Roman"/>
          <w:color w:val="000000" w:themeColor="text1"/>
          <w:sz w:val="24"/>
          <w:szCs w:val="24"/>
          <w:lang w:val="en-US"/>
        </w:rPr>
        <w:t xml:space="preserve">, </w:t>
      </w:r>
      <w:r w:rsidR="00D6160F">
        <w:rPr>
          <w:rFonts w:ascii="Times New Roman" w:hAnsi="Times New Roman" w:cs="Times New Roman"/>
          <w:color w:val="000000" w:themeColor="text1"/>
          <w:sz w:val="24"/>
          <w:szCs w:val="24"/>
          <w:lang w:val="en-US"/>
        </w:rPr>
        <w:t xml:space="preserve">(ii) </w:t>
      </w:r>
      <w:r w:rsidR="007E1465">
        <w:rPr>
          <w:rFonts w:ascii="Times New Roman" w:hAnsi="Times New Roman" w:cs="Times New Roman"/>
          <w:color w:val="000000" w:themeColor="text1"/>
          <w:sz w:val="24"/>
          <w:szCs w:val="24"/>
          <w:lang w:val="en-US"/>
        </w:rPr>
        <w:t>low</w:t>
      </w:r>
      <w:r w:rsidR="003D1E49">
        <w:rPr>
          <w:rFonts w:ascii="Times New Roman" w:hAnsi="Times New Roman" w:cs="Times New Roman"/>
          <w:color w:val="000000" w:themeColor="text1"/>
          <w:sz w:val="24"/>
          <w:szCs w:val="24"/>
          <w:lang w:val="en-US"/>
        </w:rPr>
        <w:t>-</w:t>
      </w:r>
      <w:r w:rsidR="007E1465">
        <w:rPr>
          <w:rFonts w:ascii="Times New Roman" w:hAnsi="Times New Roman" w:cs="Times New Roman"/>
          <w:color w:val="000000" w:themeColor="text1"/>
          <w:sz w:val="24"/>
          <w:szCs w:val="24"/>
          <w:lang w:val="en-US"/>
        </w:rPr>
        <w:t>ranking than high</w:t>
      </w:r>
      <w:r w:rsidR="003D1E49">
        <w:rPr>
          <w:rFonts w:ascii="Times New Roman" w:hAnsi="Times New Roman" w:cs="Times New Roman"/>
          <w:color w:val="000000" w:themeColor="text1"/>
          <w:sz w:val="24"/>
          <w:szCs w:val="24"/>
          <w:lang w:val="en-US"/>
        </w:rPr>
        <w:t xml:space="preserve">-ranking females because </w:t>
      </w:r>
      <w:r w:rsidR="00AB2DC9">
        <w:rPr>
          <w:rFonts w:ascii="Times New Roman" w:hAnsi="Times New Roman" w:cs="Times New Roman"/>
          <w:color w:val="000000" w:themeColor="text1"/>
          <w:sz w:val="24"/>
          <w:szCs w:val="24"/>
          <w:lang w:val="en-US"/>
        </w:rPr>
        <w:t xml:space="preserve">access to food resources </w:t>
      </w:r>
      <w:r w:rsidR="003D1E49">
        <w:rPr>
          <w:rFonts w:ascii="Times New Roman" w:hAnsi="Times New Roman" w:cs="Times New Roman"/>
          <w:color w:val="000000" w:themeColor="text1"/>
          <w:sz w:val="24"/>
          <w:szCs w:val="24"/>
          <w:lang w:val="en-US"/>
        </w:rPr>
        <w:t>within the clan territor</w:t>
      </w:r>
      <w:r w:rsidR="007E1465">
        <w:rPr>
          <w:rFonts w:ascii="Times New Roman" w:hAnsi="Times New Roman" w:cs="Times New Roman"/>
          <w:color w:val="000000" w:themeColor="text1"/>
          <w:sz w:val="24"/>
          <w:szCs w:val="24"/>
          <w:lang w:val="en-US"/>
        </w:rPr>
        <w:t>y is</w:t>
      </w:r>
      <w:r w:rsidR="003D1E49">
        <w:rPr>
          <w:rFonts w:ascii="Times New Roman" w:hAnsi="Times New Roman" w:cs="Times New Roman"/>
          <w:color w:val="000000" w:themeColor="text1"/>
          <w:sz w:val="24"/>
          <w:szCs w:val="24"/>
          <w:lang w:val="en-US"/>
        </w:rPr>
        <w:t xml:space="preserve"> determined by social status</w:t>
      </w:r>
      <w:r w:rsidR="005C201B">
        <w:rPr>
          <w:rFonts w:ascii="Times New Roman" w:hAnsi="Times New Roman" w:cs="Times New Roman"/>
          <w:color w:val="000000" w:themeColor="text1"/>
          <w:sz w:val="24"/>
          <w:szCs w:val="24"/>
          <w:lang w:val="en-US"/>
        </w:rPr>
        <w:t>,</w:t>
      </w:r>
      <w:r w:rsidR="003D1E49">
        <w:rPr>
          <w:rFonts w:ascii="Times New Roman" w:hAnsi="Times New Roman" w:cs="Times New Roman"/>
          <w:color w:val="000000" w:themeColor="text1"/>
          <w:sz w:val="24"/>
          <w:szCs w:val="24"/>
          <w:lang w:val="en-US"/>
        </w:rPr>
        <w:t xml:space="preserve"> thus</w:t>
      </w:r>
      <w:r w:rsidR="00AB2DC9">
        <w:rPr>
          <w:rFonts w:ascii="Times New Roman" w:hAnsi="Times New Roman" w:cs="Times New Roman"/>
          <w:color w:val="000000" w:themeColor="text1"/>
          <w:sz w:val="24"/>
          <w:szCs w:val="24"/>
          <w:lang w:val="en-US"/>
        </w:rPr>
        <w:t xml:space="preserve"> low-</w:t>
      </w:r>
      <w:r w:rsidR="003D1E49">
        <w:rPr>
          <w:rFonts w:ascii="Times New Roman" w:hAnsi="Times New Roman" w:cs="Times New Roman"/>
          <w:color w:val="000000" w:themeColor="text1"/>
          <w:sz w:val="24"/>
          <w:szCs w:val="24"/>
          <w:lang w:val="en-US"/>
        </w:rPr>
        <w:t>ranking females commute</w:t>
      </w:r>
      <w:r w:rsidR="00AB2DC9">
        <w:rPr>
          <w:rFonts w:ascii="Times New Roman" w:hAnsi="Times New Roman" w:cs="Times New Roman"/>
          <w:color w:val="000000" w:themeColor="text1"/>
          <w:sz w:val="24"/>
          <w:szCs w:val="24"/>
          <w:lang w:val="en-US"/>
        </w:rPr>
        <w:t xml:space="preserve"> more frequently than</w:t>
      </w:r>
      <w:r w:rsidR="005C201B">
        <w:rPr>
          <w:rFonts w:ascii="Times New Roman" w:hAnsi="Times New Roman" w:cs="Times New Roman"/>
          <w:color w:val="000000" w:themeColor="text1"/>
          <w:sz w:val="24"/>
          <w:szCs w:val="24"/>
          <w:lang w:val="en-US"/>
        </w:rPr>
        <w:t xml:space="preserve"> high ranking females</w:t>
      </w:r>
      <w:r w:rsidR="007A778D">
        <w:rPr>
          <w:rFonts w:ascii="Times New Roman" w:hAnsi="Times New Roman" w:cs="Times New Roman"/>
          <w:color w:val="000000" w:themeColor="text1"/>
          <w:sz w:val="24"/>
          <w:szCs w:val="24"/>
          <w:lang w:val="en-US"/>
        </w:rPr>
        <w:t xml:space="preserve"> </w:t>
      </w:r>
      <w:r w:rsidR="007A778D">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{"citationID":"JNcWqMhA","properties":{"formattedCitation":"(Hofer &amp; East 1993a; Gicquel et al. 2022)","plainCitation":"(Hofer &amp; East 1993a; Gicquel et al. 2022)","noteIndex":0},"citationItems":[{"id":"3PXEn7Ky/cesFM7rT","uris":["http://zotero.org/users/local/eyZ7UFhf/items/B9RB2BNV"],"itemData":{"id":"1OY9volh/Oeu2uyCf","type":"article-journal","abstract":". In the Serengeti, spotted hyaenas spent 46-62% of the year foraging by commuting between their clan's territory and the nearest herds of migratory herbivores. During the first 12 months of their life, cubs were stationed at the communal den and were dependent on milk from their mother ('denning female'). This study assessed the impact of the commuting system on maternal care in terms of den attendance and commuting effort, and its fitness consequences in terms of cub growth and survival. Duration of absence intervals decreased while frequency of maternal visits and cub growth rates increased with prey abundance. Mothers of singletons attended their cubs at the same rate as mothers of twins. Growth rates of singletons were higher than those of twins at each level of prey abundance. Cubs growing at higher long-term rates had a significantly better chance of survival. When migratory herbivores were absent from the clan's territory, denning females visited the den more often than non-denning females and males because the mean duration of their commuting trips was shorter (3-4 days versus 6-10 days). The higher attendance by denning females required an increase in travelling effort by a factor of 2·6-3·2 above the level of non-denning females and males. Because maternal effort was highest when cub growth was at a minimum, maternal fitness would be maximized by commuting as little as possible.","container-title":"Animal Behaviour","DOI":"10.1006/anbe.1993.1224","ISSN":"0003-3472","issue":"3","journalAbbreviation":"Animal Behaviour","language":"en","page":"575-589","source":"ScienceDirect","title":"The commuting system of Serengeti spotted hyaenas: how a predator copes with migratory prey. III. Attendance and maternal care","title-short":"The commuting system of Serengeti spotted hyaenas","volume":"46","author":[{"family":"Hofer","given":"Heribert"},{"family":"East","given":"Marion L."}],"issued":{"date-parts":[["1993",9,1]]}}},{"id":4395,"uris":["http://zotero.org/users/local/9XAuDGlL/items/C2ZTZMR7"],"itemData":{"id":4395,"type":"article-journal","abstract":"Little is known about potential cascading effects of climate change on the ability of predators to exploit mobile aggregations of prey with a spatiotemporal distribution largely determined by climatic conditions. If predators employ central-place foraging when rearing offspring, the ability of parents to locate sufficient prey could be reduced by climate change. In the Serengeti National Park, Tanzania, migratory species dominate mammalian herbivore biomass. These migratory herds exploit nutrient-rich vegetation on the southern plains in the rainy season and surface water in the northwest in the dry season. Female spotted hyenas Crocuta crocuta breed throughout the year and use long-distance central-place-foraging “commuting trips” to migratory herds to fuel lactation for ≥12 months. Changes in rainfall patterns that alter prey movements may decrease the ability of mothers to locate profitable foraging areas and thus increase their overall commuting effort, particularly for high-ranking females that have priority of access to food resources within their clan territory and thus less commuting experience. In hyena clan territories, this may be reflected by a decrease in migratory herd presence and a decrease in the presence of lactating females, as maternal den presence represents the opposite of commuting effort. We investigated the strength of the relationship between rainfall volume, migratory herd presence in three hyena clan territories, and the responses of lactating females to this climate/prey relationship in terms of maternal den presence, using an observation-based dataset spanning three decades. The probability of migratory herd presence in hyena clan territories increased with the amount of rainfall 2 months earlier, and maternal den presence increased with migratory herd presence. Rainfall volume substantially increased over 30 years, whereas the presence of migratory herds in hyena clans and the strength of the relationship between rainfall and migratory herd presence decreased. Hyenas thus adjusted well to the climate change-induced decreased the presence of migratory herds in their territories, since maternal den presence did not decrease over 30 years and still matched periods of high prey abundance, irrespective of female social status. These results suggest a high plasticity in the response of this keystone predator to environmental variability.","container-title":"Ecosphere","DOI":"10.1002/ecs2.4012","ISSN":"2150-8925","issue":"4","language":"en","note":"_eprint: https://onlinelibrary.wiley.com/doi/pdf/10.1002/ecs2.4012","page":"e4012","source":"Wiley Online Library","title":"Climate change does not decouple interactions between a central-place-foraging predator and its migratory prey","volume":"13","author":[{"family":"Gicquel","given":"Morgane"},{"family":"East","given":"Marion L."},{"family":"Hofer","given":"Heribert"},{"family":"Cubaynes","given":"Sarah"},{"family":"Benhaiem","given":"Sarah"}],"issued":{"date-parts":[["2022"]]}}}],"schema":"https://github.com/citation-style-language/schema/raw/master/csl-citation.json"} </w:instrText>
      </w:r>
      <w:r w:rsidR="007A778D">
        <w:rPr>
          <w:rFonts w:ascii="Times New Roman" w:hAnsi="Times New Roman" w:cs="Times New Roman"/>
          <w:color w:val="000000" w:themeColor="text1"/>
          <w:sz w:val="24"/>
          <w:szCs w:val="24"/>
          <w:lang w:val="en-US"/>
        </w:rPr>
        <w:fldChar w:fldCharType="separate"/>
      </w:r>
      <w:r w:rsidR="00FC2CBD" w:rsidRPr="0081546A">
        <w:rPr>
          <w:rFonts w:ascii="Times New Roman" w:hAnsi="Times New Roman" w:cs="Times New Roman"/>
          <w:sz w:val="24"/>
          <w:lang w:val="en-US"/>
        </w:rPr>
        <w:t>(Hofer &amp; East 1993a; Gicquel et al. 2022)</w:t>
      </w:r>
      <w:r w:rsidR="007A778D">
        <w:rPr>
          <w:rFonts w:ascii="Times New Roman" w:hAnsi="Times New Roman" w:cs="Times New Roman"/>
          <w:color w:val="000000" w:themeColor="text1"/>
          <w:sz w:val="24"/>
          <w:szCs w:val="24"/>
          <w:lang w:val="en-US"/>
        </w:rPr>
        <w:fldChar w:fldCharType="end"/>
      </w:r>
      <w:r w:rsidR="007E1465">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 xml:space="preserve"> </w:t>
      </w:r>
    </w:p>
    <w:p w14:paraId="661AED99" w14:textId="582384A3" w:rsidR="00C31F50" w:rsidRDefault="00C31F50" w:rsidP="00C31F50">
      <w:pPr>
        <w:pStyle w:val="Heading1"/>
        <w:rPr>
          <w:lang w:val="en-US"/>
        </w:rPr>
      </w:pPr>
      <w:r>
        <w:rPr>
          <w:lang w:val="en-US"/>
        </w:rPr>
        <w:t>Methods</w:t>
      </w:r>
    </w:p>
    <w:p w14:paraId="2332C707" w14:textId="26CEC9A8" w:rsidR="00EE2A36" w:rsidRPr="00850320" w:rsidRDefault="00EE2A36" w:rsidP="00EE2A36">
      <w:pPr>
        <w:pStyle w:val="ListParagraph1"/>
        <w:spacing w:line="600" w:lineRule="auto"/>
        <w:ind w:left="0"/>
        <w:rPr>
          <w:rFonts w:ascii="Times New Roman" w:hAnsi="Times New Roman" w:cs="Times New Roman"/>
          <w:sz w:val="24"/>
          <w:szCs w:val="24"/>
          <w:lang w:val="en-US"/>
        </w:rPr>
      </w:pPr>
      <w:r w:rsidRPr="00850320">
        <w:rPr>
          <w:rFonts w:ascii="Times New Roman" w:hAnsi="Times New Roman" w:cs="Times New Roman"/>
          <w:b/>
          <w:sz w:val="24"/>
          <w:szCs w:val="24"/>
          <w:lang w:val="en-US"/>
        </w:rPr>
        <w:t xml:space="preserve">METHODS </w:t>
      </w:r>
    </w:p>
    <w:p w14:paraId="6E0A2039" w14:textId="42210DBE" w:rsidR="00EE2A36" w:rsidRPr="00850320" w:rsidRDefault="00EE2A36" w:rsidP="00EE2A36">
      <w:pPr>
        <w:spacing w:line="600" w:lineRule="auto"/>
        <w:rPr>
          <w:rFonts w:ascii="Times New Roman" w:hAnsi="Times New Roman" w:cs="Times New Roman"/>
          <w:b/>
          <w:bCs/>
          <w:color w:val="000000" w:themeColor="text1"/>
          <w:sz w:val="24"/>
          <w:szCs w:val="24"/>
          <w:lang w:val="en-US"/>
        </w:rPr>
      </w:pPr>
      <w:r w:rsidRPr="00850320">
        <w:rPr>
          <w:rFonts w:ascii="Times New Roman" w:hAnsi="Times New Roman" w:cs="Times New Roman"/>
          <w:b/>
          <w:bCs/>
          <w:color w:val="000000" w:themeColor="text1"/>
          <w:sz w:val="24"/>
          <w:szCs w:val="24"/>
          <w:lang w:val="en-US"/>
        </w:rPr>
        <w:t xml:space="preserve">Study area </w:t>
      </w:r>
    </w:p>
    <w:p w14:paraId="549C9494" w14:textId="3428C53E" w:rsidR="006342EF" w:rsidRDefault="00EE2A36" w:rsidP="00AF553E">
      <w:pPr>
        <w:spacing w:line="600" w:lineRule="auto"/>
        <w:rPr>
          <w:rFonts w:ascii="Times New Roman" w:hAnsi="Times New Roman" w:cs="Times New Roman"/>
          <w:sz w:val="24"/>
          <w:szCs w:val="24"/>
          <w:lang w:val="en-US"/>
        </w:rPr>
      </w:pPr>
      <w:r w:rsidRPr="00850320">
        <w:rPr>
          <w:rFonts w:ascii="Times New Roman" w:hAnsi="Times New Roman" w:cs="Times New Roman"/>
          <w:sz w:val="24"/>
          <w:szCs w:val="24"/>
          <w:lang w:val="en-US"/>
        </w:rPr>
        <w:lastRenderedPageBreak/>
        <w:t xml:space="preserve">The </w:t>
      </w:r>
      <w:r w:rsidR="00341F22">
        <w:rPr>
          <w:rFonts w:ascii="Times New Roman" w:hAnsi="Times New Roman" w:cs="Times New Roman"/>
          <w:sz w:val="24"/>
          <w:szCs w:val="24"/>
          <w:lang w:val="en-US"/>
        </w:rPr>
        <w:t xml:space="preserve">study was conducted </w:t>
      </w:r>
      <w:r w:rsidR="00227374">
        <w:rPr>
          <w:rFonts w:ascii="Times New Roman" w:hAnsi="Times New Roman" w:cs="Times New Roman"/>
          <w:sz w:val="24"/>
          <w:szCs w:val="24"/>
          <w:lang w:val="en-US"/>
        </w:rPr>
        <w:t>within the</w:t>
      </w:r>
      <w:r w:rsidR="00DB439D">
        <w:rPr>
          <w:rFonts w:ascii="Times New Roman" w:hAnsi="Times New Roman" w:cs="Times New Roman"/>
          <w:sz w:val="24"/>
          <w:szCs w:val="24"/>
          <w:lang w:val="en-US"/>
        </w:rPr>
        <w:t xml:space="preserve"> </w:t>
      </w:r>
      <w:r w:rsidRPr="00850320">
        <w:rPr>
          <w:rFonts w:ascii="Times New Roman" w:hAnsi="Times New Roman" w:cs="Times New Roman"/>
          <w:sz w:val="24"/>
          <w:szCs w:val="24"/>
          <w:lang w:val="en-US"/>
        </w:rPr>
        <w:t>Serengeti NP</w:t>
      </w:r>
      <w:r w:rsidR="0088362D" w:rsidRPr="00850320">
        <w:rPr>
          <w:rFonts w:ascii="Times New Roman" w:hAnsi="Times New Roman" w:cs="Times New Roman"/>
          <w:sz w:val="24"/>
          <w:szCs w:val="24"/>
          <w:lang w:val="en-US"/>
        </w:rPr>
        <w:t>,</w:t>
      </w:r>
      <w:r w:rsidRPr="00850320">
        <w:rPr>
          <w:rFonts w:ascii="Times New Roman" w:hAnsi="Times New Roman" w:cs="Times New Roman"/>
          <w:sz w:val="24"/>
          <w:szCs w:val="24"/>
          <w:lang w:val="en-US"/>
        </w:rPr>
        <w:t xml:space="preserve"> in northwestern Tanzania (2.3° </w:t>
      </w:r>
      <w:r w:rsidR="006E18A7" w:rsidRPr="00850320">
        <w:rPr>
          <w:rFonts w:ascii="Times New Roman" w:hAnsi="Times New Roman" w:cs="Times New Roman"/>
          <w:sz w:val="24"/>
          <w:szCs w:val="24"/>
          <w:lang w:val="en-US"/>
        </w:rPr>
        <w:t>South</w:t>
      </w:r>
      <w:r w:rsidRPr="00850320">
        <w:rPr>
          <w:rFonts w:ascii="Times New Roman" w:hAnsi="Times New Roman" w:cs="Times New Roman"/>
          <w:sz w:val="24"/>
          <w:szCs w:val="24"/>
          <w:lang w:val="en-US"/>
        </w:rPr>
        <w:t xml:space="preserve">, 34.8° </w:t>
      </w:r>
      <w:r w:rsidR="006E18A7" w:rsidRPr="00850320">
        <w:rPr>
          <w:rFonts w:ascii="Times New Roman" w:hAnsi="Times New Roman" w:cs="Times New Roman"/>
          <w:sz w:val="24"/>
          <w:szCs w:val="24"/>
          <w:lang w:val="en-US"/>
        </w:rPr>
        <w:t>East</w:t>
      </w:r>
      <w:r w:rsidR="00E63B90">
        <w:rPr>
          <w:rFonts w:ascii="Times New Roman" w:hAnsi="Times New Roman" w:cs="Times New Roman"/>
          <w:sz w:val="24"/>
          <w:szCs w:val="24"/>
          <w:lang w:val="en-US"/>
        </w:rPr>
        <w:t>, Fig. 1a</w:t>
      </w:r>
      <w:r w:rsidRPr="00850320">
        <w:rPr>
          <w:rFonts w:ascii="Times New Roman" w:hAnsi="Times New Roman" w:cs="Times New Roman"/>
          <w:sz w:val="24"/>
          <w:szCs w:val="24"/>
          <w:lang w:val="en-US"/>
        </w:rPr>
        <w:t>)</w:t>
      </w:r>
      <w:r w:rsidR="00341F22" w:rsidRPr="00850320">
        <w:rPr>
          <w:rFonts w:ascii="Times New Roman" w:hAnsi="Times New Roman" w:cs="Times New Roman"/>
          <w:color w:val="000000" w:themeColor="text1"/>
          <w:sz w:val="24"/>
          <w:szCs w:val="24"/>
          <w:lang w:val="en-US"/>
        </w:rPr>
        <w:t xml:space="preserve"> between </w:t>
      </w:r>
      <w:r w:rsidR="00C21A78">
        <w:rPr>
          <w:rFonts w:ascii="Times New Roman" w:hAnsi="Times New Roman" w:cs="Times New Roman"/>
          <w:color w:val="000000" w:themeColor="text1"/>
          <w:sz w:val="24"/>
          <w:szCs w:val="24"/>
          <w:lang w:val="en-US"/>
        </w:rPr>
        <w:t>January</w:t>
      </w:r>
      <w:r w:rsidR="00341F22" w:rsidRPr="00850320">
        <w:rPr>
          <w:rFonts w:ascii="Times New Roman" w:hAnsi="Times New Roman" w:cs="Times New Roman"/>
          <w:color w:val="000000" w:themeColor="text1"/>
          <w:sz w:val="24"/>
          <w:szCs w:val="24"/>
          <w:lang w:val="en-US"/>
        </w:rPr>
        <w:t>1989 and</w:t>
      </w:r>
      <w:r w:rsidR="00862D52">
        <w:rPr>
          <w:rFonts w:ascii="Times New Roman" w:hAnsi="Times New Roman" w:cs="Times New Roman"/>
          <w:color w:val="000000" w:themeColor="text1"/>
          <w:sz w:val="24"/>
          <w:szCs w:val="24"/>
          <w:lang w:val="en-US"/>
        </w:rPr>
        <w:t xml:space="preserve"> </w:t>
      </w:r>
      <w:r w:rsidR="00C21A78">
        <w:rPr>
          <w:rFonts w:ascii="Times New Roman" w:hAnsi="Times New Roman" w:cs="Times New Roman"/>
          <w:color w:val="000000" w:themeColor="text1"/>
          <w:sz w:val="24"/>
          <w:szCs w:val="24"/>
          <w:lang w:val="en-US"/>
        </w:rPr>
        <w:t>A</w:t>
      </w:r>
      <w:r w:rsidR="00862D52">
        <w:rPr>
          <w:rFonts w:ascii="Times New Roman" w:hAnsi="Times New Roman" w:cs="Times New Roman"/>
          <w:color w:val="000000" w:themeColor="text1"/>
          <w:sz w:val="24"/>
          <w:szCs w:val="24"/>
          <w:lang w:val="en-US"/>
        </w:rPr>
        <w:t>pril</w:t>
      </w:r>
      <w:r w:rsidR="00341F22" w:rsidRPr="00850320">
        <w:rPr>
          <w:rFonts w:ascii="Times New Roman" w:hAnsi="Times New Roman" w:cs="Times New Roman"/>
          <w:color w:val="000000" w:themeColor="text1"/>
          <w:sz w:val="24"/>
          <w:szCs w:val="24"/>
          <w:lang w:val="en-US"/>
        </w:rPr>
        <w:t xml:space="preserve"> 20</w:t>
      </w:r>
      <w:r w:rsidR="00862D52">
        <w:rPr>
          <w:rFonts w:ascii="Times New Roman" w:hAnsi="Times New Roman" w:cs="Times New Roman"/>
          <w:color w:val="000000" w:themeColor="text1"/>
          <w:sz w:val="24"/>
          <w:szCs w:val="24"/>
          <w:lang w:val="en-US"/>
        </w:rPr>
        <w:t>22</w:t>
      </w:r>
      <w:r w:rsidR="00227374">
        <w:rPr>
          <w:rFonts w:ascii="Times New Roman" w:hAnsi="Times New Roman" w:cs="Times New Roman"/>
          <w:sz w:val="24"/>
          <w:szCs w:val="24"/>
          <w:lang w:val="en-US"/>
        </w:rPr>
        <w:t>.</w:t>
      </w:r>
      <w:r w:rsidR="006342EF">
        <w:rPr>
          <w:rFonts w:ascii="Times New Roman" w:hAnsi="Times New Roman" w:cs="Times New Roman"/>
          <w:sz w:val="24"/>
          <w:szCs w:val="24"/>
          <w:lang w:val="en-US"/>
        </w:rPr>
        <w:t xml:space="preserve"> </w:t>
      </w:r>
      <w:r w:rsidR="006342EF" w:rsidRPr="00850320">
        <w:rPr>
          <w:rFonts w:ascii="Times New Roman" w:hAnsi="Times New Roman" w:cs="Times New Roman"/>
          <w:sz w:val="24"/>
          <w:szCs w:val="24"/>
          <w:lang w:val="en-US"/>
        </w:rPr>
        <w:t xml:space="preserve">The Serengeti NP is </w:t>
      </w:r>
      <w:r w:rsidR="006342EF" w:rsidRPr="00031640">
        <w:rPr>
          <w:rFonts w:ascii="Times New Roman" w:hAnsi="Times New Roman" w:cs="Times New Roman"/>
          <w:sz w:val="24"/>
          <w:szCs w:val="24"/>
          <w:lang w:val="en-US"/>
        </w:rPr>
        <w:t>a</w:t>
      </w:r>
      <w:r w:rsidR="006342EF">
        <w:rPr>
          <w:rFonts w:ascii="Times New Roman" w:hAnsi="Times New Roman" w:cs="Times New Roman"/>
          <w:sz w:val="24"/>
          <w:szCs w:val="24"/>
          <w:lang w:val="en-US"/>
        </w:rPr>
        <w:t>n internationally famous</w:t>
      </w:r>
      <w:r w:rsidR="007E1465">
        <w:rPr>
          <w:rFonts w:ascii="Times New Roman" w:hAnsi="Times New Roman" w:cs="Times New Roman"/>
          <w:sz w:val="24"/>
          <w:szCs w:val="24"/>
          <w:lang w:val="en-US"/>
        </w:rPr>
        <w:t xml:space="preserve"> tourist destination</w:t>
      </w:r>
      <w:r w:rsidR="006342EF">
        <w:rPr>
          <w:rFonts w:ascii="Times New Roman" w:hAnsi="Times New Roman" w:cs="Times New Roman"/>
          <w:sz w:val="24"/>
          <w:szCs w:val="24"/>
          <w:lang w:val="en-US"/>
        </w:rPr>
        <w:t xml:space="preserve"> and since 1989, tourist lodges, tented camps and campsites have substantially increased</w:t>
      </w:r>
      <w:r w:rsidR="005740A4">
        <w:rPr>
          <w:rFonts w:ascii="Times New Roman" w:hAnsi="Times New Roman" w:cs="Times New Roman"/>
          <w:sz w:val="24"/>
          <w:szCs w:val="24"/>
          <w:lang w:val="en-US"/>
        </w:rPr>
        <w:t>,</w:t>
      </w:r>
      <w:r w:rsidR="006342EF">
        <w:rPr>
          <w:rFonts w:ascii="Times New Roman" w:hAnsi="Times New Roman" w:cs="Times New Roman"/>
          <w:sz w:val="24"/>
          <w:szCs w:val="24"/>
          <w:lang w:val="en-US"/>
        </w:rPr>
        <w:t xml:space="preserve"> together with the number of vehicles used for viewing wildlife and those</w:t>
      </w:r>
      <w:r w:rsidR="007E1465">
        <w:rPr>
          <w:rFonts w:ascii="Times New Roman" w:hAnsi="Times New Roman" w:cs="Times New Roman"/>
          <w:sz w:val="24"/>
          <w:szCs w:val="24"/>
          <w:lang w:val="en-US"/>
        </w:rPr>
        <w:t xml:space="preserve"> </w:t>
      </w:r>
      <w:r w:rsidR="006342EF">
        <w:rPr>
          <w:rFonts w:ascii="Times New Roman" w:hAnsi="Times New Roman" w:cs="Times New Roman"/>
          <w:sz w:val="24"/>
          <w:szCs w:val="24"/>
          <w:lang w:val="en-US"/>
        </w:rPr>
        <w:t>supply</w:t>
      </w:r>
      <w:r w:rsidR="007E1465">
        <w:rPr>
          <w:rFonts w:ascii="Times New Roman" w:hAnsi="Times New Roman" w:cs="Times New Roman"/>
          <w:sz w:val="24"/>
          <w:szCs w:val="24"/>
          <w:lang w:val="en-US"/>
        </w:rPr>
        <w:t>ing</w:t>
      </w:r>
      <w:r w:rsidR="006342EF">
        <w:rPr>
          <w:rFonts w:ascii="Times New Roman" w:hAnsi="Times New Roman" w:cs="Times New Roman"/>
          <w:sz w:val="24"/>
          <w:szCs w:val="24"/>
          <w:lang w:val="en-US"/>
        </w:rPr>
        <w:t xml:space="preserve"> lodges and tented camps </w:t>
      </w:r>
      <w:r w:rsidR="007937C2">
        <w:rPr>
          <w:rFonts w:ascii="Times New Roman" w:hAnsi="Times New Roman" w:cs="Times New Roman"/>
          <w:sz w:val="24"/>
          <w:szCs w:val="24"/>
          <w:lang w:val="en-US"/>
        </w:rPr>
        <w:t>(</w:t>
      </w:r>
      <w:r w:rsidR="006342EF">
        <w:rPr>
          <w:rFonts w:ascii="Times New Roman" w:hAnsi="Times New Roman" w:cs="Times New Roman"/>
          <w:sz w:val="24"/>
          <w:szCs w:val="24"/>
          <w:lang w:val="en-US"/>
        </w:rPr>
        <w:t>equipment, food and water</w:t>
      </w:r>
      <w:r w:rsidR="00F91635">
        <w:rPr>
          <w:rFonts w:ascii="Times New Roman" w:hAnsi="Times New Roman" w:cs="Times New Roman"/>
          <w:sz w:val="24"/>
          <w:szCs w:val="24"/>
          <w:lang w:val="en-US"/>
        </w:rPr>
        <w:t>)</w:t>
      </w:r>
      <w:r w:rsidR="006342EF" w:rsidRPr="00031640">
        <w:rPr>
          <w:rFonts w:ascii="Times New Roman" w:hAnsi="Times New Roman" w:cs="Times New Roman"/>
          <w:sz w:val="24"/>
          <w:szCs w:val="24"/>
          <w:lang w:val="en-US"/>
        </w:rPr>
        <w:t>.</w:t>
      </w:r>
    </w:p>
    <w:p w14:paraId="3EDFE5A2" w14:textId="2FF101E1" w:rsidR="00EB060E" w:rsidRDefault="000D2D70" w:rsidP="00EB060E">
      <w:pPr>
        <w:spacing w:line="600" w:lineRule="auto"/>
        <w:ind w:firstLine="720"/>
        <w:rPr>
          <w:rFonts w:ascii="Times New Roman" w:hAnsi="Times New Roman" w:cs="Times New Roman"/>
          <w:color w:val="000000" w:themeColor="text1"/>
          <w:sz w:val="24"/>
          <w:szCs w:val="24"/>
          <w:lang w:val="en-US"/>
        </w:rPr>
      </w:pPr>
      <w:r>
        <w:rPr>
          <w:rFonts w:ascii="Times New Roman" w:hAnsi="Times New Roman" w:cs="Times New Roman"/>
          <w:sz w:val="24"/>
          <w:szCs w:val="24"/>
          <w:lang w:val="en-US"/>
        </w:rPr>
        <w:t>We co</w:t>
      </w:r>
      <w:r w:rsidR="001674C9">
        <w:rPr>
          <w:rFonts w:ascii="Times New Roman" w:hAnsi="Times New Roman" w:cs="Times New Roman"/>
          <w:sz w:val="24"/>
          <w:szCs w:val="24"/>
          <w:lang w:val="en-US"/>
        </w:rPr>
        <w:t>nsider two categories of roads</w:t>
      </w:r>
      <w:r w:rsidR="00F91635">
        <w:rPr>
          <w:rFonts w:ascii="Times New Roman" w:hAnsi="Times New Roman" w:cs="Times New Roman"/>
          <w:sz w:val="24"/>
          <w:szCs w:val="24"/>
          <w:lang w:val="en-US"/>
        </w:rPr>
        <w:t>,</w:t>
      </w:r>
      <w:r w:rsidR="001674C9">
        <w:rPr>
          <w:rFonts w:ascii="Times New Roman" w:hAnsi="Times New Roman" w:cs="Times New Roman"/>
          <w:sz w:val="24"/>
          <w:szCs w:val="24"/>
          <w:lang w:val="en-US"/>
        </w:rPr>
        <w:t xml:space="preserve"> which we term 1) </w:t>
      </w:r>
      <w:r>
        <w:rPr>
          <w:rFonts w:ascii="Times New Roman" w:hAnsi="Times New Roman" w:cs="Times New Roman"/>
          <w:sz w:val="24"/>
          <w:szCs w:val="24"/>
          <w:lang w:val="en-US"/>
        </w:rPr>
        <w:t xml:space="preserve">main roads and </w:t>
      </w:r>
      <w:r w:rsidR="001674C9">
        <w:rPr>
          <w:rFonts w:ascii="Times New Roman" w:hAnsi="Times New Roman" w:cs="Times New Roman"/>
          <w:sz w:val="24"/>
          <w:szCs w:val="24"/>
          <w:lang w:val="en-US"/>
        </w:rPr>
        <w:t xml:space="preserve">2) </w:t>
      </w:r>
      <w:r w:rsidR="00C428E5">
        <w:rPr>
          <w:rFonts w:ascii="Times New Roman" w:hAnsi="Times New Roman" w:cs="Times New Roman"/>
          <w:sz w:val="24"/>
          <w:szCs w:val="24"/>
          <w:lang w:val="en-US"/>
        </w:rPr>
        <w:t>tracks</w:t>
      </w:r>
      <w:r w:rsidR="00626B4D">
        <w:rPr>
          <w:rFonts w:ascii="Times New Roman" w:hAnsi="Times New Roman" w:cs="Times New Roman"/>
          <w:sz w:val="24"/>
          <w:szCs w:val="24"/>
          <w:lang w:val="en-US"/>
        </w:rPr>
        <w:t xml:space="preserve"> (Fig. 1c)</w:t>
      </w:r>
      <w:r w:rsidR="008608A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8608A7">
        <w:rPr>
          <w:rFonts w:ascii="Times New Roman" w:hAnsi="Times New Roman" w:cs="Times New Roman"/>
          <w:sz w:val="24"/>
          <w:szCs w:val="24"/>
          <w:lang w:val="en-US"/>
        </w:rPr>
        <w:t>All</w:t>
      </w:r>
      <w:r w:rsidR="00D82C86">
        <w:rPr>
          <w:rFonts w:ascii="Times New Roman" w:hAnsi="Times New Roman" w:cs="Times New Roman"/>
          <w:sz w:val="24"/>
          <w:szCs w:val="24"/>
          <w:lang w:val="en-US"/>
        </w:rPr>
        <w:t xml:space="preserve"> main roads</w:t>
      </w:r>
      <w:r>
        <w:rPr>
          <w:rFonts w:ascii="Times New Roman" w:hAnsi="Times New Roman" w:cs="Times New Roman"/>
          <w:sz w:val="24"/>
          <w:szCs w:val="24"/>
          <w:lang w:val="en-US"/>
        </w:rPr>
        <w:t xml:space="preserve"> are</w:t>
      </w:r>
      <w:r w:rsidR="00E35629">
        <w:rPr>
          <w:rFonts w:ascii="Times New Roman" w:hAnsi="Times New Roman" w:cs="Times New Roman"/>
          <w:sz w:val="24"/>
          <w:szCs w:val="24"/>
          <w:lang w:val="en-US"/>
        </w:rPr>
        <w:t xml:space="preserve"> graded</w:t>
      </w:r>
      <w:r w:rsidR="00CE0BF8">
        <w:rPr>
          <w:rFonts w:ascii="Times New Roman" w:hAnsi="Times New Roman" w:cs="Times New Roman"/>
          <w:sz w:val="24"/>
          <w:szCs w:val="24"/>
          <w:lang w:val="en-US"/>
        </w:rPr>
        <w:t xml:space="preserve"> </w:t>
      </w:r>
      <w:r w:rsidR="00DB460B">
        <w:rPr>
          <w:rFonts w:ascii="Times New Roman" w:hAnsi="Times New Roman" w:cs="Times New Roman"/>
          <w:sz w:val="24"/>
          <w:szCs w:val="24"/>
          <w:lang w:val="en-US"/>
        </w:rPr>
        <w:t>‘</w:t>
      </w:r>
      <w:r w:rsidR="00F701BF">
        <w:rPr>
          <w:rFonts w:ascii="Times New Roman" w:hAnsi="Times New Roman" w:cs="Times New Roman"/>
          <w:sz w:val="24"/>
          <w:szCs w:val="24"/>
          <w:lang w:val="en-US"/>
        </w:rPr>
        <w:t>murram</w:t>
      </w:r>
      <w:r w:rsidR="00DB460B">
        <w:rPr>
          <w:rFonts w:ascii="Times New Roman" w:hAnsi="Times New Roman" w:cs="Times New Roman"/>
          <w:sz w:val="24"/>
          <w:szCs w:val="24"/>
          <w:lang w:val="en-US"/>
        </w:rPr>
        <w:t>’</w:t>
      </w:r>
      <w:r w:rsidR="00F701BF">
        <w:rPr>
          <w:rFonts w:ascii="Times New Roman" w:hAnsi="Times New Roman" w:cs="Times New Roman"/>
          <w:sz w:val="24"/>
          <w:szCs w:val="24"/>
          <w:lang w:val="en-US"/>
        </w:rPr>
        <w:t xml:space="preserve"> roads</w:t>
      </w:r>
      <w:r>
        <w:rPr>
          <w:rFonts w:ascii="Times New Roman" w:hAnsi="Times New Roman" w:cs="Times New Roman"/>
          <w:sz w:val="24"/>
          <w:szCs w:val="24"/>
          <w:lang w:val="en-US"/>
        </w:rPr>
        <w:t xml:space="preserve"> </w:t>
      </w:r>
      <w:r w:rsidR="00E35629">
        <w:rPr>
          <w:rFonts w:ascii="Times New Roman" w:hAnsi="Times New Roman" w:cs="Times New Roman"/>
          <w:sz w:val="24"/>
          <w:szCs w:val="24"/>
          <w:lang w:val="en-US"/>
        </w:rPr>
        <w:t xml:space="preserve">which are used </w:t>
      </w:r>
      <w:r w:rsidR="00F701BF">
        <w:rPr>
          <w:rFonts w:ascii="Times New Roman" w:hAnsi="Times New Roman" w:cs="Times New Roman"/>
          <w:sz w:val="24"/>
          <w:szCs w:val="24"/>
          <w:lang w:val="en-US"/>
        </w:rPr>
        <w:t xml:space="preserve">throughout the year </w:t>
      </w:r>
      <w:r>
        <w:rPr>
          <w:rFonts w:ascii="Times New Roman" w:hAnsi="Times New Roman" w:cs="Times New Roman"/>
          <w:sz w:val="24"/>
          <w:szCs w:val="24"/>
          <w:lang w:val="en-US"/>
        </w:rPr>
        <w:t>by trucks</w:t>
      </w:r>
      <w:r w:rsidR="00E35629">
        <w:rPr>
          <w:rFonts w:ascii="Times New Roman" w:hAnsi="Times New Roman" w:cs="Times New Roman"/>
          <w:sz w:val="24"/>
          <w:szCs w:val="24"/>
          <w:lang w:val="en-US"/>
        </w:rPr>
        <w:t xml:space="preserve">, </w:t>
      </w:r>
      <w:r w:rsidR="008608A7">
        <w:rPr>
          <w:rFonts w:ascii="Times New Roman" w:hAnsi="Times New Roman" w:cs="Times New Roman"/>
          <w:sz w:val="24"/>
          <w:szCs w:val="24"/>
          <w:lang w:val="en-US"/>
        </w:rPr>
        <w:t xml:space="preserve">national </w:t>
      </w:r>
      <w:r w:rsidR="00E35629">
        <w:rPr>
          <w:rFonts w:ascii="Times New Roman" w:hAnsi="Times New Roman" w:cs="Times New Roman"/>
          <w:sz w:val="24"/>
          <w:szCs w:val="24"/>
          <w:lang w:val="en-US"/>
        </w:rPr>
        <w:t>bus services and private cars in transit through the park, as well as</w:t>
      </w:r>
      <w:r w:rsidR="00DB460B">
        <w:rPr>
          <w:rFonts w:ascii="Times New Roman" w:hAnsi="Times New Roman" w:cs="Times New Roman"/>
          <w:sz w:val="24"/>
          <w:szCs w:val="24"/>
          <w:lang w:val="en-US"/>
        </w:rPr>
        <w:t xml:space="preserve"> </w:t>
      </w:r>
      <w:r>
        <w:rPr>
          <w:rFonts w:ascii="Times New Roman" w:hAnsi="Times New Roman" w:cs="Times New Roman"/>
          <w:sz w:val="24"/>
          <w:szCs w:val="24"/>
          <w:lang w:val="en-US"/>
        </w:rPr>
        <w:t>vehicles</w:t>
      </w:r>
      <w:r w:rsidR="00DB460B">
        <w:rPr>
          <w:rFonts w:ascii="Times New Roman" w:hAnsi="Times New Roman" w:cs="Times New Roman"/>
          <w:sz w:val="24"/>
          <w:szCs w:val="24"/>
          <w:lang w:val="en-US"/>
        </w:rPr>
        <w:t xml:space="preserve"> associated with tra</w:t>
      </w:r>
      <w:r w:rsidR="00E35629">
        <w:rPr>
          <w:rFonts w:ascii="Times New Roman" w:hAnsi="Times New Roman" w:cs="Times New Roman"/>
          <w:sz w:val="24"/>
          <w:szCs w:val="24"/>
          <w:lang w:val="en-US"/>
        </w:rPr>
        <w:t>nsporting tourists and supplies to</w:t>
      </w:r>
      <w:r w:rsidR="00DB460B">
        <w:rPr>
          <w:rFonts w:ascii="Times New Roman" w:hAnsi="Times New Roman" w:cs="Times New Roman"/>
          <w:sz w:val="24"/>
          <w:szCs w:val="24"/>
          <w:lang w:val="en-US"/>
        </w:rPr>
        <w:t xml:space="preserve"> tourist facilities</w:t>
      </w:r>
      <w:r w:rsidR="00E35629">
        <w:rPr>
          <w:rFonts w:ascii="Times New Roman" w:hAnsi="Times New Roman" w:cs="Times New Roman"/>
          <w:sz w:val="24"/>
          <w:szCs w:val="24"/>
          <w:lang w:val="en-US"/>
        </w:rPr>
        <w:t xml:space="preserve"> within the park and beyond</w:t>
      </w:r>
      <w:r w:rsidR="00341F22">
        <w:rPr>
          <w:rFonts w:ascii="Times New Roman" w:hAnsi="Times New Roman" w:cs="Times New Roman"/>
          <w:sz w:val="24"/>
          <w:szCs w:val="24"/>
          <w:lang w:val="en-US"/>
        </w:rPr>
        <w:t>, vehicles used in park management</w:t>
      </w:r>
      <w:r w:rsidR="008608A7">
        <w:rPr>
          <w:rFonts w:ascii="Times New Roman" w:hAnsi="Times New Roman" w:cs="Times New Roman"/>
          <w:sz w:val="24"/>
          <w:szCs w:val="24"/>
          <w:lang w:val="en-US"/>
        </w:rPr>
        <w:t xml:space="preserve"> and wildlife </w:t>
      </w:r>
      <w:r w:rsidR="00341F22">
        <w:rPr>
          <w:rFonts w:ascii="Times New Roman" w:hAnsi="Times New Roman" w:cs="Times New Roman"/>
          <w:sz w:val="24"/>
          <w:szCs w:val="24"/>
          <w:lang w:val="en-US"/>
        </w:rPr>
        <w:t>research</w:t>
      </w:r>
      <w:r>
        <w:rPr>
          <w:rFonts w:ascii="Times New Roman" w:hAnsi="Times New Roman" w:cs="Times New Roman"/>
          <w:sz w:val="24"/>
          <w:szCs w:val="24"/>
          <w:lang w:val="en-US"/>
        </w:rPr>
        <w:t>. One main road</w:t>
      </w:r>
      <w:r w:rsidR="002B3FE3">
        <w:rPr>
          <w:rFonts w:ascii="Times New Roman" w:hAnsi="Times New Roman" w:cs="Times New Roman"/>
          <w:sz w:val="24"/>
          <w:szCs w:val="24"/>
          <w:lang w:val="en-US"/>
        </w:rPr>
        <w:t xml:space="preserve"> (B144)</w:t>
      </w:r>
      <w:r w:rsidR="00FB436A">
        <w:rPr>
          <w:rFonts w:ascii="Times New Roman" w:hAnsi="Times New Roman" w:cs="Times New Roman"/>
          <w:sz w:val="24"/>
          <w:szCs w:val="24"/>
          <w:lang w:val="en-US"/>
        </w:rPr>
        <w:t xml:space="preserve"> pass</w:t>
      </w:r>
      <w:r>
        <w:rPr>
          <w:rFonts w:ascii="Times New Roman" w:hAnsi="Times New Roman" w:cs="Times New Roman"/>
          <w:sz w:val="24"/>
          <w:szCs w:val="24"/>
          <w:lang w:val="en-US"/>
        </w:rPr>
        <w:t>es</w:t>
      </w:r>
      <w:r w:rsidR="00341F22">
        <w:rPr>
          <w:rFonts w:ascii="Times New Roman" w:hAnsi="Times New Roman" w:cs="Times New Roman"/>
          <w:sz w:val="24"/>
          <w:szCs w:val="24"/>
          <w:lang w:val="en-US"/>
        </w:rPr>
        <w:t xml:space="preserve"> from</w:t>
      </w:r>
      <w:r w:rsidR="00FB436A">
        <w:rPr>
          <w:rFonts w:ascii="Times New Roman" w:hAnsi="Times New Roman" w:cs="Times New Roman"/>
          <w:sz w:val="24"/>
          <w:szCs w:val="24"/>
          <w:lang w:val="en-US"/>
        </w:rPr>
        <w:t xml:space="preserve"> the </w:t>
      </w:r>
      <w:r w:rsidR="00341F22">
        <w:rPr>
          <w:rFonts w:ascii="Times New Roman" w:hAnsi="Times New Roman" w:cs="Times New Roman"/>
          <w:sz w:val="24"/>
          <w:szCs w:val="24"/>
          <w:lang w:val="en-US"/>
        </w:rPr>
        <w:t xml:space="preserve">south of the </w:t>
      </w:r>
      <w:r w:rsidR="00FB436A">
        <w:rPr>
          <w:rFonts w:ascii="Times New Roman" w:hAnsi="Times New Roman" w:cs="Times New Roman"/>
          <w:sz w:val="24"/>
          <w:szCs w:val="24"/>
          <w:lang w:val="en-US"/>
        </w:rPr>
        <w:t>park</w:t>
      </w:r>
      <w:r w:rsidR="00341F22">
        <w:rPr>
          <w:rFonts w:ascii="Times New Roman" w:hAnsi="Times New Roman" w:cs="Times New Roman"/>
          <w:sz w:val="24"/>
          <w:szCs w:val="24"/>
          <w:lang w:val="en-US"/>
        </w:rPr>
        <w:t xml:space="preserve"> </w:t>
      </w:r>
      <w:r w:rsidR="002B3844">
        <w:rPr>
          <w:rFonts w:ascii="Times New Roman" w:hAnsi="Times New Roman" w:cs="Times New Roman"/>
          <w:sz w:val="24"/>
          <w:szCs w:val="24"/>
          <w:lang w:val="en-US"/>
        </w:rPr>
        <w:t>northwards</w:t>
      </w:r>
      <w:r w:rsidR="00FB436A">
        <w:rPr>
          <w:rFonts w:ascii="Times New Roman" w:hAnsi="Times New Roman" w:cs="Times New Roman"/>
          <w:sz w:val="24"/>
          <w:szCs w:val="24"/>
          <w:lang w:val="en-US"/>
        </w:rPr>
        <w:t xml:space="preserve"> to </w:t>
      </w:r>
      <w:r w:rsidR="008608A7">
        <w:rPr>
          <w:rFonts w:ascii="Times New Roman" w:hAnsi="Times New Roman" w:cs="Times New Roman"/>
          <w:sz w:val="24"/>
          <w:szCs w:val="24"/>
          <w:lang w:val="en-US"/>
        </w:rPr>
        <w:t xml:space="preserve">link to towns in northern Tanzania such as Loliondo, </w:t>
      </w:r>
      <w:r w:rsidR="00FB436A">
        <w:rPr>
          <w:rFonts w:ascii="Times New Roman" w:hAnsi="Times New Roman" w:cs="Times New Roman"/>
          <w:sz w:val="24"/>
          <w:szCs w:val="24"/>
          <w:lang w:val="en-US"/>
        </w:rPr>
        <w:t xml:space="preserve">the </w:t>
      </w:r>
      <w:r w:rsidR="002B3844">
        <w:rPr>
          <w:rFonts w:ascii="Times New Roman" w:hAnsi="Times New Roman" w:cs="Times New Roman"/>
          <w:sz w:val="24"/>
          <w:szCs w:val="24"/>
          <w:lang w:val="en-US"/>
        </w:rPr>
        <w:t xml:space="preserve">Kenyan border and </w:t>
      </w:r>
      <w:r w:rsidR="007937C2">
        <w:rPr>
          <w:rFonts w:ascii="Times New Roman" w:hAnsi="Times New Roman" w:cs="Times New Roman"/>
          <w:sz w:val="24"/>
          <w:szCs w:val="24"/>
          <w:lang w:val="en-US"/>
        </w:rPr>
        <w:t xml:space="preserve">the </w:t>
      </w:r>
      <w:r w:rsidR="00FB436A">
        <w:rPr>
          <w:rFonts w:ascii="Times New Roman" w:hAnsi="Times New Roman" w:cs="Times New Roman"/>
          <w:sz w:val="24"/>
          <w:szCs w:val="24"/>
          <w:lang w:val="en-US"/>
        </w:rPr>
        <w:t>Maasa</w:t>
      </w:r>
      <w:r w:rsidR="002B3844">
        <w:rPr>
          <w:rFonts w:ascii="Times New Roman" w:hAnsi="Times New Roman" w:cs="Times New Roman"/>
          <w:sz w:val="24"/>
          <w:szCs w:val="24"/>
          <w:lang w:val="en-US"/>
        </w:rPr>
        <w:t>i Mara National Reserve</w:t>
      </w:r>
      <w:r w:rsidR="001C6782">
        <w:rPr>
          <w:rFonts w:ascii="Times New Roman" w:hAnsi="Times New Roman" w:cs="Times New Roman"/>
          <w:sz w:val="24"/>
          <w:szCs w:val="24"/>
          <w:lang w:val="en-US"/>
        </w:rPr>
        <w:t xml:space="preserve"> (MMR)</w:t>
      </w:r>
      <w:r w:rsidR="008608A7">
        <w:rPr>
          <w:rFonts w:ascii="Times New Roman" w:hAnsi="Times New Roman" w:cs="Times New Roman"/>
          <w:sz w:val="24"/>
          <w:szCs w:val="24"/>
          <w:lang w:val="en-US"/>
        </w:rPr>
        <w:t xml:space="preserve">. </w:t>
      </w:r>
      <w:r w:rsidR="00321A46">
        <w:rPr>
          <w:rFonts w:ascii="Times New Roman" w:hAnsi="Times New Roman" w:cs="Times New Roman"/>
          <w:sz w:val="24"/>
          <w:szCs w:val="24"/>
          <w:lang w:val="en-US"/>
        </w:rPr>
        <w:t>From this main road,</w:t>
      </w:r>
      <w:r w:rsidR="008608A7">
        <w:rPr>
          <w:rFonts w:ascii="Times New Roman" w:hAnsi="Times New Roman" w:cs="Times New Roman"/>
          <w:sz w:val="24"/>
          <w:szCs w:val="24"/>
          <w:lang w:val="en-US"/>
        </w:rPr>
        <w:t xml:space="preserve"> </w:t>
      </w:r>
      <w:r w:rsidR="00321A46">
        <w:rPr>
          <w:rFonts w:ascii="Times New Roman" w:hAnsi="Times New Roman" w:cs="Times New Roman"/>
          <w:sz w:val="24"/>
          <w:szCs w:val="24"/>
          <w:lang w:val="en-US"/>
        </w:rPr>
        <w:t>a</w:t>
      </w:r>
      <w:r w:rsidR="007937C2">
        <w:rPr>
          <w:rFonts w:ascii="Times New Roman" w:hAnsi="Times New Roman" w:cs="Times New Roman"/>
          <w:sz w:val="24"/>
          <w:szCs w:val="24"/>
          <w:lang w:val="en-US"/>
        </w:rPr>
        <w:t>nother</w:t>
      </w:r>
      <w:r w:rsidR="008608A7">
        <w:rPr>
          <w:rFonts w:ascii="Times New Roman" w:hAnsi="Times New Roman" w:cs="Times New Roman"/>
          <w:sz w:val="24"/>
          <w:szCs w:val="24"/>
          <w:lang w:val="en-US"/>
        </w:rPr>
        <w:t xml:space="preserve"> </w:t>
      </w:r>
      <w:r w:rsidR="00281FDC">
        <w:rPr>
          <w:rFonts w:ascii="Times New Roman" w:hAnsi="Times New Roman" w:cs="Times New Roman"/>
          <w:sz w:val="24"/>
          <w:szCs w:val="24"/>
          <w:lang w:val="en-US"/>
        </w:rPr>
        <w:t>main road</w:t>
      </w:r>
      <w:r w:rsidR="008608A7">
        <w:rPr>
          <w:rFonts w:ascii="Times New Roman" w:hAnsi="Times New Roman" w:cs="Times New Roman"/>
          <w:sz w:val="24"/>
          <w:szCs w:val="24"/>
          <w:lang w:val="en-US"/>
        </w:rPr>
        <w:t xml:space="preserve"> branches </w:t>
      </w:r>
      <w:r w:rsidR="007937C2">
        <w:rPr>
          <w:rFonts w:ascii="Times New Roman" w:hAnsi="Times New Roman" w:cs="Times New Roman"/>
          <w:sz w:val="24"/>
          <w:szCs w:val="24"/>
          <w:lang w:val="en-US"/>
        </w:rPr>
        <w:t xml:space="preserve">north of Seronera </w:t>
      </w:r>
      <w:r w:rsidR="00281FDC">
        <w:rPr>
          <w:rFonts w:ascii="Times New Roman" w:hAnsi="Times New Roman" w:cs="Times New Roman"/>
          <w:sz w:val="24"/>
          <w:szCs w:val="24"/>
          <w:lang w:val="en-US"/>
        </w:rPr>
        <w:t>westward</w:t>
      </w:r>
      <w:r w:rsidR="00FB436A">
        <w:rPr>
          <w:rFonts w:ascii="Times New Roman" w:hAnsi="Times New Roman" w:cs="Times New Roman"/>
          <w:sz w:val="24"/>
          <w:szCs w:val="24"/>
          <w:lang w:val="en-US"/>
        </w:rPr>
        <w:t xml:space="preserve"> through the Western Corridor</w:t>
      </w:r>
      <w:r w:rsidR="008608A7">
        <w:rPr>
          <w:rFonts w:ascii="Times New Roman" w:hAnsi="Times New Roman" w:cs="Times New Roman"/>
          <w:sz w:val="24"/>
          <w:szCs w:val="24"/>
          <w:lang w:val="en-US"/>
        </w:rPr>
        <w:t xml:space="preserve"> </w:t>
      </w:r>
      <w:r w:rsidR="00281FDC">
        <w:rPr>
          <w:rFonts w:ascii="Times New Roman" w:hAnsi="Times New Roman" w:cs="Times New Roman"/>
          <w:sz w:val="24"/>
          <w:szCs w:val="24"/>
          <w:lang w:val="en-US"/>
        </w:rPr>
        <w:t>of the Serengeti NP</w:t>
      </w:r>
      <w:r w:rsidR="00F9163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7937C2">
        <w:rPr>
          <w:rFonts w:ascii="Times New Roman" w:hAnsi="Times New Roman" w:cs="Times New Roman"/>
          <w:sz w:val="24"/>
          <w:szCs w:val="24"/>
          <w:lang w:val="en-US"/>
        </w:rPr>
        <w:t xml:space="preserve">providing access </w:t>
      </w:r>
      <w:r w:rsidR="008608A7">
        <w:rPr>
          <w:rFonts w:ascii="Times New Roman" w:hAnsi="Times New Roman" w:cs="Times New Roman"/>
          <w:sz w:val="24"/>
          <w:szCs w:val="24"/>
          <w:lang w:val="en-US"/>
        </w:rPr>
        <w:t>to</w:t>
      </w:r>
      <w:r w:rsidR="00FB436A">
        <w:rPr>
          <w:rFonts w:ascii="Times New Roman" w:hAnsi="Times New Roman" w:cs="Times New Roman"/>
          <w:sz w:val="24"/>
          <w:szCs w:val="24"/>
          <w:lang w:val="en-US"/>
        </w:rPr>
        <w:t xml:space="preserve"> towns </w:t>
      </w:r>
      <w:r w:rsidR="00281FDC">
        <w:rPr>
          <w:rFonts w:ascii="Times New Roman" w:hAnsi="Times New Roman" w:cs="Times New Roman"/>
          <w:sz w:val="24"/>
          <w:szCs w:val="24"/>
          <w:lang w:val="en-US"/>
        </w:rPr>
        <w:t xml:space="preserve">in the </w:t>
      </w:r>
      <w:r w:rsidR="00341F22">
        <w:rPr>
          <w:rFonts w:ascii="Times New Roman" w:hAnsi="Times New Roman" w:cs="Times New Roman"/>
          <w:sz w:val="24"/>
          <w:szCs w:val="24"/>
          <w:lang w:val="en-US"/>
        </w:rPr>
        <w:t xml:space="preserve">Lake </w:t>
      </w:r>
      <w:r w:rsidR="008608A7">
        <w:rPr>
          <w:rFonts w:ascii="Times New Roman" w:hAnsi="Times New Roman" w:cs="Times New Roman"/>
          <w:sz w:val="24"/>
          <w:szCs w:val="24"/>
          <w:lang w:val="en-US"/>
        </w:rPr>
        <w:t xml:space="preserve">Victoria </w:t>
      </w:r>
      <w:r w:rsidR="00341F22">
        <w:rPr>
          <w:rFonts w:ascii="Times New Roman" w:hAnsi="Times New Roman" w:cs="Times New Roman"/>
          <w:sz w:val="24"/>
          <w:szCs w:val="24"/>
          <w:lang w:val="en-US"/>
        </w:rPr>
        <w:t>region</w:t>
      </w:r>
      <w:r w:rsidR="00321A46">
        <w:rPr>
          <w:rFonts w:ascii="Times New Roman" w:hAnsi="Times New Roman" w:cs="Times New Roman"/>
          <w:sz w:val="24"/>
          <w:szCs w:val="24"/>
          <w:lang w:val="en-US"/>
        </w:rPr>
        <w:t>, and another</w:t>
      </w:r>
      <w:r w:rsidR="008608A7">
        <w:rPr>
          <w:rFonts w:ascii="Times New Roman" w:hAnsi="Times New Roman" w:cs="Times New Roman"/>
          <w:sz w:val="24"/>
          <w:szCs w:val="24"/>
          <w:lang w:val="en-US"/>
        </w:rPr>
        <w:t xml:space="preserve"> branch northwest towards</w:t>
      </w:r>
      <w:r w:rsidR="002B3FE3">
        <w:rPr>
          <w:rFonts w:ascii="Times New Roman" w:hAnsi="Times New Roman" w:cs="Times New Roman"/>
          <w:sz w:val="24"/>
          <w:szCs w:val="24"/>
          <w:lang w:val="en-US"/>
        </w:rPr>
        <w:t xml:space="preserve"> the </w:t>
      </w:r>
      <w:r w:rsidR="007937C2">
        <w:rPr>
          <w:rFonts w:ascii="Times New Roman" w:hAnsi="Times New Roman" w:cs="Times New Roman"/>
          <w:sz w:val="24"/>
          <w:szCs w:val="24"/>
          <w:lang w:val="en-US"/>
        </w:rPr>
        <w:t>headq</w:t>
      </w:r>
      <w:r w:rsidR="002B3FE3">
        <w:rPr>
          <w:rFonts w:ascii="Times New Roman" w:hAnsi="Times New Roman" w:cs="Times New Roman"/>
          <w:sz w:val="24"/>
          <w:szCs w:val="24"/>
          <w:lang w:val="en-US"/>
        </w:rPr>
        <w:t>uarters of the</w:t>
      </w:r>
      <w:r w:rsidR="00C944AD">
        <w:rPr>
          <w:rFonts w:ascii="Times New Roman" w:hAnsi="Times New Roman" w:cs="Times New Roman"/>
          <w:sz w:val="24"/>
          <w:szCs w:val="24"/>
          <w:lang w:val="en-US"/>
        </w:rPr>
        <w:t xml:space="preserve"> </w:t>
      </w:r>
      <w:r w:rsidR="00DB460B">
        <w:rPr>
          <w:rFonts w:ascii="Times New Roman" w:hAnsi="Times New Roman" w:cs="Times New Roman"/>
          <w:sz w:val="24"/>
          <w:szCs w:val="24"/>
          <w:lang w:val="en-US"/>
        </w:rPr>
        <w:t>Serengeti NP</w:t>
      </w:r>
      <w:r w:rsidR="002B3FE3">
        <w:rPr>
          <w:rFonts w:ascii="Times New Roman" w:hAnsi="Times New Roman" w:cs="Times New Roman"/>
          <w:sz w:val="24"/>
          <w:szCs w:val="24"/>
          <w:lang w:val="en-US"/>
        </w:rPr>
        <w:t xml:space="preserve"> at Fort</w:t>
      </w:r>
      <w:r w:rsidR="008608A7">
        <w:rPr>
          <w:rFonts w:ascii="Times New Roman" w:hAnsi="Times New Roman" w:cs="Times New Roman"/>
          <w:sz w:val="24"/>
          <w:szCs w:val="24"/>
          <w:lang w:val="en-US"/>
        </w:rPr>
        <w:t xml:space="preserve"> Ikoma</w:t>
      </w:r>
      <w:r w:rsidR="00F91635">
        <w:rPr>
          <w:rFonts w:ascii="Times New Roman" w:hAnsi="Times New Roman" w:cs="Times New Roman"/>
          <w:sz w:val="24"/>
          <w:szCs w:val="24"/>
          <w:lang w:val="en-US"/>
        </w:rPr>
        <w:t xml:space="preserve"> </w:t>
      </w:r>
      <w:r w:rsidR="007937C2">
        <w:rPr>
          <w:rFonts w:ascii="Times New Roman" w:hAnsi="Times New Roman" w:cs="Times New Roman"/>
          <w:sz w:val="24"/>
          <w:szCs w:val="24"/>
          <w:lang w:val="en-US"/>
        </w:rPr>
        <w:t>near</w:t>
      </w:r>
      <w:r w:rsidR="008608A7">
        <w:rPr>
          <w:rFonts w:ascii="Times New Roman" w:hAnsi="Times New Roman" w:cs="Times New Roman"/>
          <w:sz w:val="24"/>
          <w:szCs w:val="24"/>
          <w:lang w:val="en-US"/>
        </w:rPr>
        <w:t xml:space="preserve"> the</w:t>
      </w:r>
      <w:r w:rsidR="00C944AD">
        <w:rPr>
          <w:rFonts w:ascii="Times New Roman" w:hAnsi="Times New Roman" w:cs="Times New Roman"/>
          <w:sz w:val="24"/>
          <w:szCs w:val="24"/>
          <w:lang w:val="en-US"/>
        </w:rPr>
        <w:t xml:space="preserve"> park</w:t>
      </w:r>
      <w:r w:rsidR="008608A7">
        <w:rPr>
          <w:rFonts w:ascii="Times New Roman" w:hAnsi="Times New Roman" w:cs="Times New Roman"/>
          <w:sz w:val="24"/>
          <w:szCs w:val="24"/>
          <w:lang w:val="en-US"/>
        </w:rPr>
        <w:t xml:space="preserve"> boundary</w:t>
      </w:r>
      <w:r w:rsidR="002B3844">
        <w:rPr>
          <w:rFonts w:ascii="Times New Roman" w:hAnsi="Times New Roman" w:cs="Times New Roman"/>
          <w:sz w:val="24"/>
          <w:szCs w:val="24"/>
          <w:lang w:val="en-US"/>
        </w:rPr>
        <w:t>,</w:t>
      </w:r>
      <w:r w:rsidR="00C944AD">
        <w:rPr>
          <w:rFonts w:ascii="Times New Roman" w:hAnsi="Times New Roman" w:cs="Times New Roman"/>
          <w:sz w:val="24"/>
          <w:szCs w:val="24"/>
          <w:lang w:val="en-US"/>
        </w:rPr>
        <w:t xml:space="preserve"> and towns </w:t>
      </w:r>
      <w:r w:rsidR="00321A46">
        <w:rPr>
          <w:rFonts w:ascii="Times New Roman" w:hAnsi="Times New Roman" w:cs="Times New Roman"/>
          <w:sz w:val="24"/>
          <w:szCs w:val="24"/>
          <w:lang w:val="en-US"/>
        </w:rPr>
        <w:t>beyond</w:t>
      </w:r>
      <w:r w:rsidR="002B3FE3">
        <w:rPr>
          <w:rFonts w:ascii="Times New Roman" w:hAnsi="Times New Roman" w:cs="Times New Roman"/>
          <w:sz w:val="24"/>
          <w:szCs w:val="24"/>
          <w:lang w:val="en-US"/>
        </w:rPr>
        <w:t>.</w:t>
      </w:r>
      <w:r w:rsidR="00EF43F6">
        <w:rPr>
          <w:rFonts w:ascii="Times New Roman" w:hAnsi="Times New Roman" w:cs="Times New Roman"/>
          <w:sz w:val="24"/>
          <w:szCs w:val="24"/>
          <w:lang w:val="en-US"/>
        </w:rPr>
        <w:t xml:space="preserve"> W</w:t>
      </w:r>
      <w:r w:rsidR="0095445C">
        <w:rPr>
          <w:rFonts w:ascii="Times New Roman" w:hAnsi="Times New Roman" w:cs="Times New Roman"/>
          <w:sz w:val="24"/>
          <w:szCs w:val="24"/>
          <w:lang w:val="en-US"/>
        </w:rPr>
        <w:t xml:space="preserve">e term all other game viewing tracks and access roads to facilities </w:t>
      </w:r>
      <w:r w:rsidR="000D4160">
        <w:rPr>
          <w:rFonts w:ascii="Times New Roman" w:hAnsi="Times New Roman" w:cs="Times New Roman"/>
          <w:sz w:val="24"/>
          <w:szCs w:val="24"/>
          <w:lang w:val="en-US"/>
        </w:rPr>
        <w:t>‘tracks’</w:t>
      </w:r>
      <w:r w:rsidR="00B26E89">
        <w:rPr>
          <w:rFonts w:ascii="Times New Roman" w:hAnsi="Times New Roman" w:cs="Times New Roman"/>
          <w:sz w:val="24"/>
          <w:szCs w:val="24"/>
          <w:lang w:val="en-US"/>
        </w:rPr>
        <w:t>.</w:t>
      </w:r>
      <w:r w:rsidR="00EB060E" w:rsidRPr="00850320">
        <w:rPr>
          <w:rFonts w:ascii="Times New Roman" w:hAnsi="Times New Roman" w:cs="Times New Roman"/>
          <w:color w:val="000000" w:themeColor="text1"/>
          <w:sz w:val="24"/>
          <w:szCs w:val="24"/>
          <w:lang w:val="en-US"/>
        </w:rPr>
        <w:t xml:space="preserve"> </w:t>
      </w:r>
    </w:p>
    <w:p w14:paraId="4387EBCA" w14:textId="05BF2F95" w:rsidR="00321A46" w:rsidRDefault="00C428E5" w:rsidP="004714FF">
      <w:pPr>
        <w:spacing w:line="600" w:lineRule="auto"/>
        <w:ind w:firstLine="720"/>
        <w:rPr>
          <w:rFonts w:ascii="Times New Roman" w:hAnsi="Times New Roman" w:cs="Times New Roman"/>
          <w:color w:val="000000" w:themeColor="text1"/>
          <w:sz w:val="24"/>
          <w:szCs w:val="24"/>
          <w:lang w:val="en-US"/>
        </w:rPr>
      </w:pPr>
      <w:r w:rsidRPr="00070E82">
        <w:rPr>
          <w:rFonts w:ascii="Times New Roman" w:hAnsi="Times New Roman" w:cs="Times New Roman"/>
          <w:sz w:val="24"/>
          <w:szCs w:val="24"/>
          <w:lang w:val="en-US"/>
        </w:rPr>
        <w:t xml:space="preserve"> The network of tracks</w:t>
      </w:r>
      <w:r w:rsidR="0095445C" w:rsidRPr="00070E82">
        <w:rPr>
          <w:rFonts w:ascii="Times New Roman" w:hAnsi="Times New Roman" w:cs="Times New Roman"/>
          <w:sz w:val="24"/>
          <w:szCs w:val="24"/>
          <w:lang w:val="en-US"/>
        </w:rPr>
        <w:t xml:space="preserve"> in the Serengeti NP</w:t>
      </w:r>
      <w:r w:rsidR="00BA4F79" w:rsidRPr="00070E82">
        <w:rPr>
          <w:rFonts w:ascii="Times New Roman" w:hAnsi="Times New Roman" w:cs="Times New Roman"/>
          <w:sz w:val="24"/>
          <w:szCs w:val="24"/>
          <w:lang w:val="en-US"/>
        </w:rPr>
        <w:t xml:space="preserve"> has considerably expanded</w:t>
      </w:r>
      <w:r w:rsidR="00341F22" w:rsidRPr="00070E82">
        <w:rPr>
          <w:rFonts w:ascii="Times New Roman" w:hAnsi="Times New Roman" w:cs="Times New Roman"/>
          <w:sz w:val="24"/>
          <w:szCs w:val="24"/>
          <w:lang w:val="en-US"/>
        </w:rPr>
        <w:t xml:space="preserve"> during the study</w:t>
      </w:r>
      <w:r w:rsidR="00321A46" w:rsidRPr="00070E82">
        <w:rPr>
          <w:rFonts w:ascii="Times New Roman" w:hAnsi="Times New Roman" w:cs="Times New Roman"/>
          <w:sz w:val="24"/>
          <w:szCs w:val="24"/>
          <w:lang w:val="en-US"/>
        </w:rPr>
        <w:t xml:space="preserve">, </w:t>
      </w:r>
      <w:r w:rsidR="0095445C" w:rsidRPr="00070E82">
        <w:rPr>
          <w:rFonts w:ascii="Times New Roman" w:hAnsi="Times New Roman" w:cs="Times New Roman"/>
          <w:sz w:val="24"/>
          <w:szCs w:val="24"/>
          <w:lang w:val="en-US"/>
        </w:rPr>
        <w:t>some tracks have been close</w:t>
      </w:r>
      <w:r w:rsidR="000D4160" w:rsidRPr="00070E82">
        <w:rPr>
          <w:rFonts w:ascii="Times New Roman" w:hAnsi="Times New Roman" w:cs="Times New Roman"/>
          <w:sz w:val="24"/>
          <w:szCs w:val="24"/>
          <w:lang w:val="en-US"/>
        </w:rPr>
        <w:t>d</w:t>
      </w:r>
      <w:r w:rsidR="0095445C" w:rsidRPr="00070E82">
        <w:rPr>
          <w:rFonts w:ascii="Times New Roman" w:hAnsi="Times New Roman" w:cs="Times New Roman"/>
          <w:sz w:val="24"/>
          <w:szCs w:val="24"/>
          <w:lang w:val="en-US"/>
        </w:rPr>
        <w:t xml:space="preserve"> and the routes of others have </w:t>
      </w:r>
      <w:r w:rsidR="00191212" w:rsidRPr="00070E82">
        <w:rPr>
          <w:rFonts w:ascii="Times New Roman" w:hAnsi="Times New Roman" w:cs="Times New Roman"/>
          <w:sz w:val="24"/>
          <w:szCs w:val="24"/>
          <w:lang w:val="en-US"/>
        </w:rPr>
        <w:t>changed</w:t>
      </w:r>
      <w:r w:rsidR="0020350B">
        <w:rPr>
          <w:rFonts w:ascii="Times New Roman" w:hAnsi="Times New Roman" w:cs="Times New Roman"/>
          <w:sz w:val="24"/>
          <w:szCs w:val="24"/>
          <w:lang w:val="en-US"/>
        </w:rPr>
        <w:t>.</w:t>
      </w:r>
      <w:r w:rsidR="00EF43F6">
        <w:rPr>
          <w:rFonts w:ascii="Times New Roman" w:hAnsi="Times New Roman" w:cs="Times New Roman"/>
          <w:sz w:val="24"/>
          <w:szCs w:val="24"/>
          <w:lang w:val="en-US"/>
        </w:rPr>
        <w:t xml:space="preserve"> </w:t>
      </w:r>
      <w:r w:rsidR="002B3844">
        <w:rPr>
          <w:rFonts w:ascii="Times New Roman" w:hAnsi="Times New Roman" w:cs="Times New Roman"/>
          <w:sz w:val="24"/>
          <w:szCs w:val="24"/>
          <w:lang w:val="en-US"/>
        </w:rPr>
        <w:t xml:space="preserve">There is an official speed limit </w:t>
      </w:r>
      <w:r w:rsidR="00341F22">
        <w:rPr>
          <w:rFonts w:ascii="Times New Roman" w:hAnsi="Times New Roman" w:cs="Times New Roman"/>
          <w:sz w:val="24"/>
          <w:szCs w:val="24"/>
          <w:lang w:val="en-US"/>
        </w:rPr>
        <w:t>(</w:t>
      </w:r>
      <w:r w:rsidR="00422A69" w:rsidRPr="00422A69">
        <w:rPr>
          <w:rFonts w:ascii="Times New Roman" w:hAnsi="Times New Roman" w:cs="Times New Roman"/>
          <w:sz w:val="24"/>
          <w:szCs w:val="24"/>
          <w:lang w:val="en-US"/>
        </w:rPr>
        <w:t>50 k</w:t>
      </w:r>
      <w:r w:rsidR="00422A69">
        <w:rPr>
          <w:rFonts w:ascii="Times New Roman" w:hAnsi="Times New Roman" w:cs="Times New Roman"/>
          <w:sz w:val="24"/>
          <w:szCs w:val="24"/>
          <w:lang w:val="en-US"/>
        </w:rPr>
        <w:t>m/hour</w:t>
      </w:r>
      <w:r w:rsidR="00341F22">
        <w:rPr>
          <w:rFonts w:ascii="Times New Roman" w:hAnsi="Times New Roman" w:cs="Times New Roman"/>
          <w:sz w:val="24"/>
          <w:szCs w:val="24"/>
          <w:lang w:val="en-US"/>
        </w:rPr>
        <w:t xml:space="preserve">) </w:t>
      </w:r>
      <w:r w:rsidR="002B3844">
        <w:rPr>
          <w:rFonts w:ascii="Times New Roman" w:hAnsi="Times New Roman" w:cs="Times New Roman"/>
          <w:sz w:val="24"/>
          <w:szCs w:val="24"/>
          <w:lang w:val="en-US"/>
        </w:rPr>
        <w:t>set for al</w:t>
      </w:r>
      <w:r w:rsidR="00422A69">
        <w:rPr>
          <w:rFonts w:ascii="Times New Roman" w:hAnsi="Times New Roman" w:cs="Times New Roman"/>
          <w:sz w:val="24"/>
          <w:szCs w:val="24"/>
          <w:lang w:val="en-US"/>
        </w:rPr>
        <w:t>l roads</w:t>
      </w:r>
      <w:r w:rsidR="00321A46">
        <w:rPr>
          <w:rFonts w:ascii="Times New Roman" w:hAnsi="Times New Roman" w:cs="Times New Roman"/>
          <w:sz w:val="24"/>
          <w:szCs w:val="24"/>
          <w:lang w:val="en-US"/>
        </w:rPr>
        <w:t xml:space="preserve"> and tracks</w:t>
      </w:r>
      <w:r w:rsidR="00422A69">
        <w:rPr>
          <w:rFonts w:ascii="Times New Roman" w:hAnsi="Times New Roman" w:cs="Times New Roman"/>
          <w:sz w:val="24"/>
          <w:szCs w:val="24"/>
          <w:lang w:val="en-US"/>
        </w:rPr>
        <w:t xml:space="preserve"> within the Serengeti NP,</w:t>
      </w:r>
      <w:r w:rsidR="0095445C">
        <w:rPr>
          <w:rFonts w:ascii="Times New Roman" w:hAnsi="Times New Roman" w:cs="Times New Roman"/>
          <w:sz w:val="24"/>
          <w:szCs w:val="24"/>
          <w:lang w:val="en-US"/>
        </w:rPr>
        <w:t xml:space="preserve"> </w:t>
      </w:r>
      <w:r w:rsidR="00321A46">
        <w:rPr>
          <w:rFonts w:ascii="Times New Roman" w:hAnsi="Times New Roman" w:cs="Times New Roman"/>
          <w:color w:val="000000" w:themeColor="text1"/>
          <w:sz w:val="24"/>
          <w:szCs w:val="24"/>
          <w:lang w:val="en-US"/>
        </w:rPr>
        <w:t xml:space="preserve">and </w:t>
      </w:r>
      <w:r w:rsidR="00321A46">
        <w:rPr>
          <w:rFonts w:ascii="Times New Roman" w:hAnsi="Times New Roman" w:cs="Times New Roman"/>
          <w:color w:val="000000" w:themeColor="text1"/>
          <w:sz w:val="24"/>
          <w:szCs w:val="24"/>
          <w:lang w:val="en-US"/>
        </w:rPr>
        <w:lastRenderedPageBreak/>
        <w:t>vehicles are mostly prohibited from driving at night, but these</w:t>
      </w:r>
      <w:r w:rsidR="001B1C30">
        <w:rPr>
          <w:rFonts w:ascii="Times New Roman" w:hAnsi="Times New Roman" w:cs="Times New Roman"/>
          <w:sz w:val="24"/>
          <w:szCs w:val="24"/>
          <w:lang w:val="en-US"/>
        </w:rPr>
        <w:t xml:space="preserve"> </w:t>
      </w:r>
      <w:r w:rsidR="00321A46">
        <w:rPr>
          <w:rFonts w:ascii="Times New Roman" w:hAnsi="Times New Roman" w:cs="Times New Roman"/>
          <w:sz w:val="24"/>
          <w:szCs w:val="24"/>
          <w:lang w:val="en-US"/>
        </w:rPr>
        <w:t>park rule</w:t>
      </w:r>
      <w:r w:rsidR="003757C3">
        <w:rPr>
          <w:rFonts w:ascii="Times New Roman" w:hAnsi="Times New Roman" w:cs="Times New Roman"/>
          <w:sz w:val="24"/>
          <w:szCs w:val="24"/>
          <w:lang w:val="en-US"/>
        </w:rPr>
        <w:t>s</w:t>
      </w:r>
      <w:r w:rsidR="001B1C30">
        <w:rPr>
          <w:rFonts w:ascii="Times New Roman" w:hAnsi="Times New Roman" w:cs="Times New Roman"/>
          <w:sz w:val="24"/>
          <w:szCs w:val="24"/>
          <w:lang w:val="en-US"/>
        </w:rPr>
        <w:t xml:space="preserve"> are not always observed</w:t>
      </w:r>
      <w:r w:rsidR="00321A46">
        <w:rPr>
          <w:rFonts w:ascii="Times New Roman" w:hAnsi="Times New Roman" w:cs="Times New Roman"/>
          <w:sz w:val="24"/>
          <w:szCs w:val="24"/>
          <w:lang w:val="en-US"/>
        </w:rPr>
        <w:t>.</w:t>
      </w:r>
    </w:p>
    <w:p w14:paraId="16D8CF7A" w14:textId="7510E0BF" w:rsidR="00EE2A36" w:rsidRPr="00850320" w:rsidRDefault="00EE2A36" w:rsidP="00EE2A36">
      <w:pPr>
        <w:spacing w:line="600" w:lineRule="auto"/>
        <w:rPr>
          <w:rFonts w:ascii="Times New Roman" w:hAnsi="Times New Roman" w:cs="Times New Roman"/>
          <w:b/>
          <w:bCs/>
          <w:color w:val="000000" w:themeColor="text1"/>
          <w:sz w:val="24"/>
          <w:szCs w:val="24"/>
          <w:lang w:val="en-US"/>
        </w:rPr>
      </w:pPr>
      <w:r w:rsidRPr="00850320">
        <w:rPr>
          <w:rFonts w:ascii="Times New Roman" w:hAnsi="Times New Roman" w:cs="Times New Roman"/>
          <w:b/>
          <w:bCs/>
          <w:color w:val="000000" w:themeColor="text1"/>
          <w:sz w:val="24"/>
          <w:szCs w:val="24"/>
          <w:lang w:val="en-US"/>
        </w:rPr>
        <w:t xml:space="preserve">Spotted hyena </w:t>
      </w:r>
      <w:r w:rsidR="00241A80" w:rsidRPr="00850320">
        <w:rPr>
          <w:rFonts w:ascii="Times New Roman" w:hAnsi="Times New Roman" w:cs="Times New Roman"/>
          <w:b/>
          <w:bCs/>
          <w:color w:val="000000" w:themeColor="text1"/>
          <w:sz w:val="24"/>
          <w:szCs w:val="24"/>
          <w:lang w:val="en-US"/>
        </w:rPr>
        <w:t>roadkill</w:t>
      </w:r>
      <w:r w:rsidR="00281C02" w:rsidRPr="00850320">
        <w:rPr>
          <w:rFonts w:ascii="Times New Roman" w:hAnsi="Times New Roman" w:cs="Times New Roman"/>
          <w:b/>
          <w:bCs/>
          <w:color w:val="000000" w:themeColor="text1"/>
          <w:sz w:val="24"/>
          <w:szCs w:val="24"/>
          <w:lang w:val="en-US"/>
        </w:rPr>
        <w:t>s</w:t>
      </w:r>
    </w:p>
    <w:p w14:paraId="496C0BFF" w14:textId="19DBA052" w:rsidR="00514E2B" w:rsidRDefault="00EE2A36" w:rsidP="0013391B">
      <w:pPr>
        <w:spacing w:line="600" w:lineRule="auto"/>
        <w:rPr>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t xml:space="preserve">Data on hyena </w:t>
      </w:r>
      <w:r w:rsidR="00241A80" w:rsidRPr="00850320">
        <w:rPr>
          <w:rFonts w:ascii="Times New Roman" w:hAnsi="Times New Roman" w:cs="Times New Roman"/>
          <w:color w:val="000000" w:themeColor="text1"/>
          <w:sz w:val="24"/>
          <w:szCs w:val="24"/>
          <w:lang w:val="en-US"/>
        </w:rPr>
        <w:t>roadkill</w:t>
      </w:r>
      <w:r w:rsidR="00281C02" w:rsidRPr="00850320">
        <w:rPr>
          <w:rFonts w:ascii="Times New Roman" w:hAnsi="Times New Roman" w:cs="Times New Roman"/>
          <w:color w:val="000000" w:themeColor="text1"/>
          <w:sz w:val="24"/>
          <w:szCs w:val="24"/>
          <w:lang w:val="en-US"/>
        </w:rPr>
        <w:t>s</w:t>
      </w:r>
      <w:r w:rsidRPr="00850320">
        <w:rPr>
          <w:rFonts w:ascii="Times New Roman" w:hAnsi="Times New Roman" w:cs="Times New Roman"/>
          <w:color w:val="000000" w:themeColor="text1"/>
          <w:sz w:val="24"/>
          <w:szCs w:val="24"/>
          <w:lang w:val="en-US"/>
        </w:rPr>
        <w:t xml:space="preserve"> were collected by members of </w:t>
      </w:r>
      <w:r w:rsidR="007937C2">
        <w:rPr>
          <w:rFonts w:ascii="Times New Roman" w:hAnsi="Times New Roman" w:cs="Times New Roman"/>
          <w:color w:val="000000" w:themeColor="text1"/>
          <w:sz w:val="24"/>
          <w:szCs w:val="24"/>
          <w:lang w:val="en-US"/>
        </w:rPr>
        <w:t xml:space="preserve">the </w:t>
      </w:r>
      <w:r w:rsidRPr="00850320">
        <w:rPr>
          <w:rFonts w:ascii="Times New Roman" w:hAnsi="Times New Roman" w:cs="Times New Roman"/>
          <w:color w:val="000000" w:themeColor="text1"/>
          <w:sz w:val="24"/>
          <w:szCs w:val="24"/>
          <w:lang w:val="en-US"/>
        </w:rPr>
        <w:t>Serengeti spotted hyena research project</w:t>
      </w:r>
      <w:r w:rsidR="00422A69">
        <w:rPr>
          <w:rFonts w:ascii="Times New Roman" w:hAnsi="Times New Roman" w:cs="Times New Roman"/>
          <w:color w:val="000000" w:themeColor="text1"/>
          <w:sz w:val="24"/>
          <w:szCs w:val="24"/>
          <w:lang w:val="en-US"/>
        </w:rPr>
        <w:t xml:space="preserve"> and included hyena roadkills they encountered</w:t>
      </w:r>
      <w:r w:rsidR="00BE6473">
        <w:rPr>
          <w:rFonts w:ascii="Times New Roman" w:hAnsi="Times New Roman" w:cs="Times New Roman"/>
          <w:color w:val="000000" w:themeColor="text1"/>
          <w:sz w:val="24"/>
          <w:szCs w:val="24"/>
          <w:lang w:val="en-US"/>
        </w:rPr>
        <w:t xml:space="preserve"> and those</w:t>
      </w:r>
      <w:r w:rsidR="001B1C30">
        <w:rPr>
          <w:rFonts w:ascii="Times New Roman" w:hAnsi="Times New Roman" w:cs="Times New Roman"/>
          <w:color w:val="000000" w:themeColor="text1"/>
          <w:sz w:val="24"/>
          <w:szCs w:val="24"/>
          <w:lang w:val="en-US"/>
        </w:rPr>
        <w:t xml:space="preserve"> </w:t>
      </w:r>
      <w:r w:rsidR="00C944AD">
        <w:rPr>
          <w:rFonts w:ascii="Times New Roman" w:hAnsi="Times New Roman" w:cs="Times New Roman"/>
          <w:color w:val="000000" w:themeColor="text1"/>
          <w:sz w:val="24"/>
          <w:szCs w:val="24"/>
          <w:lang w:val="en-US"/>
        </w:rPr>
        <w:t>provided by</w:t>
      </w:r>
      <w:r w:rsidR="002B60C9" w:rsidRPr="00850320">
        <w:rPr>
          <w:rFonts w:ascii="Times New Roman" w:hAnsi="Times New Roman" w:cs="Times New Roman"/>
          <w:color w:val="000000" w:themeColor="text1"/>
          <w:sz w:val="24"/>
          <w:szCs w:val="24"/>
          <w:lang w:val="en-US"/>
        </w:rPr>
        <w:t xml:space="preserve"> park staff,</w:t>
      </w:r>
      <w:r w:rsidRPr="00850320">
        <w:rPr>
          <w:rFonts w:ascii="Times New Roman" w:hAnsi="Times New Roman" w:cs="Times New Roman"/>
          <w:color w:val="000000" w:themeColor="text1"/>
          <w:sz w:val="24"/>
          <w:szCs w:val="24"/>
          <w:lang w:val="en-US"/>
        </w:rPr>
        <w:t xml:space="preserve"> </w:t>
      </w:r>
      <w:r w:rsidR="002B60C9" w:rsidRPr="00850320">
        <w:rPr>
          <w:rFonts w:ascii="Times New Roman" w:hAnsi="Times New Roman" w:cs="Times New Roman"/>
          <w:color w:val="000000" w:themeColor="text1"/>
          <w:sz w:val="24"/>
          <w:szCs w:val="24"/>
          <w:lang w:val="en-US"/>
        </w:rPr>
        <w:t>scientists</w:t>
      </w:r>
      <w:r w:rsidR="00D500C2">
        <w:rPr>
          <w:rFonts w:ascii="Times New Roman" w:hAnsi="Times New Roman" w:cs="Times New Roman"/>
          <w:color w:val="000000" w:themeColor="text1"/>
          <w:sz w:val="24"/>
          <w:szCs w:val="24"/>
          <w:lang w:val="en-US"/>
        </w:rPr>
        <w:t>,</w:t>
      </w:r>
      <w:r w:rsidR="002B60C9"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veterinarians</w:t>
      </w:r>
      <w:r w:rsidR="00AC61E2">
        <w:rPr>
          <w:rFonts w:ascii="Times New Roman" w:hAnsi="Times New Roman" w:cs="Times New Roman"/>
          <w:color w:val="000000" w:themeColor="text1"/>
          <w:sz w:val="24"/>
          <w:szCs w:val="24"/>
          <w:lang w:val="en-US"/>
        </w:rPr>
        <w:t>,</w:t>
      </w:r>
      <w:r w:rsidR="00E10AA4">
        <w:rPr>
          <w:rFonts w:ascii="Times New Roman" w:hAnsi="Times New Roman" w:cs="Times New Roman"/>
          <w:color w:val="000000" w:themeColor="text1"/>
          <w:sz w:val="24"/>
          <w:szCs w:val="24"/>
          <w:lang w:val="en-US"/>
        </w:rPr>
        <w:t xml:space="preserve"> and tourists.</w:t>
      </w:r>
      <w:r w:rsidR="0088362D" w:rsidRPr="00850320">
        <w:rPr>
          <w:rFonts w:ascii="Times New Roman" w:hAnsi="Times New Roman" w:cs="Times New Roman"/>
          <w:color w:val="000000" w:themeColor="text1"/>
          <w:sz w:val="24"/>
          <w:szCs w:val="24"/>
          <w:lang w:val="en-US"/>
        </w:rPr>
        <w:t xml:space="preserve"> </w:t>
      </w:r>
      <w:r w:rsidR="00280973" w:rsidRPr="00850320">
        <w:rPr>
          <w:rFonts w:ascii="Times New Roman" w:hAnsi="Times New Roman" w:cs="Times New Roman"/>
          <w:color w:val="000000" w:themeColor="text1"/>
          <w:sz w:val="24"/>
          <w:szCs w:val="24"/>
          <w:lang w:val="en-US"/>
        </w:rPr>
        <w:t xml:space="preserve">For </w:t>
      </w:r>
      <w:r w:rsidR="0088362D" w:rsidRPr="00850320">
        <w:rPr>
          <w:rFonts w:ascii="Times New Roman" w:hAnsi="Times New Roman" w:cs="Times New Roman"/>
          <w:color w:val="000000" w:themeColor="text1"/>
          <w:sz w:val="24"/>
          <w:szCs w:val="24"/>
          <w:lang w:val="en-US"/>
        </w:rPr>
        <w:t>e</w:t>
      </w:r>
      <w:r w:rsidRPr="00850320">
        <w:rPr>
          <w:rFonts w:ascii="Times New Roman" w:hAnsi="Times New Roman" w:cs="Times New Roman"/>
          <w:color w:val="000000" w:themeColor="text1"/>
          <w:sz w:val="24"/>
          <w:szCs w:val="24"/>
          <w:lang w:val="en-US"/>
        </w:rPr>
        <w:t xml:space="preserve">ach hyena </w:t>
      </w:r>
      <w:r w:rsidR="002130A4" w:rsidRPr="00850320">
        <w:rPr>
          <w:rFonts w:ascii="Times New Roman" w:hAnsi="Times New Roman" w:cs="Times New Roman"/>
          <w:color w:val="000000" w:themeColor="text1"/>
          <w:sz w:val="24"/>
          <w:szCs w:val="24"/>
          <w:lang w:val="en-US"/>
        </w:rPr>
        <w:t>roadkill</w:t>
      </w:r>
      <w:r w:rsidR="00DD3B26">
        <w:rPr>
          <w:rFonts w:ascii="Times New Roman" w:hAnsi="Times New Roman" w:cs="Times New Roman"/>
          <w:color w:val="000000" w:themeColor="text1"/>
          <w:sz w:val="24"/>
          <w:szCs w:val="24"/>
          <w:lang w:val="en-US"/>
        </w:rPr>
        <w:t>,</w:t>
      </w:r>
      <w:r w:rsidR="00E10AA4">
        <w:rPr>
          <w:rFonts w:ascii="Times New Roman" w:hAnsi="Times New Roman" w:cs="Times New Roman"/>
          <w:color w:val="000000" w:themeColor="text1"/>
          <w:sz w:val="24"/>
          <w:szCs w:val="24"/>
          <w:lang w:val="en-US"/>
        </w:rPr>
        <w:t xml:space="preserve"> the date on which the carcass was foun</w:t>
      </w:r>
      <w:r w:rsidR="000325B7">
        <w:rPr>
          <w:rFonts w:ascii="Times New Roman" w:hAnsi="Times New Roman" w:cs="Times New Roman"/>
          <w:color w:val="000000" w:themeColor="text1"/>
          <w:sz w:val="24"/>
          <w:szCs w:val="24"/>
          <w:lang w:val="en-US"/>
        </w:rPr>
        <w:t>d or reported was recorded</w:t>
      </w:r>
      <w:r w:rsidR="00E86258">
        <w:rPr>
          <w:rFonts w:ascii="Times New Roman" w:hAnsi="Times New Roman" w:cs="Times New Roman"/>
          <w:color w:val="000000" w:themeColor="text1"/>
          <w:sz w:val="24"/>
          <w:szCs w:val="24"/>
          <w:lang w:val="en-US"/>
        </w:rPr>
        <w:t xml:space="preserve"> and</w:t>
      </w:r>
      <w:r w:rsidR="00E86258" w:rsidRPr="00E86258">
        <w:rPr>
          <w:rFonts w:ascii="Times New Roman" w:hAnsi="Times New Roman" w:cs="Times New Roman"/>
          <w:color w:val="000000" w:themeColor="text1"/>
          <w:sz w:val="24"/>
          <w:szCs w:val="24"/>
          <w:lang w:val="en-US"/>
        </w:rPr>
        <w:t xml:space="preserve"> </w:t>
      </w:r>
      <w:r w:rsidR="00E86258">
        <w:rPr>
          <w:rFonts w:ascii="Times New Roman" w:hAnsi="Times New Roman" w:cs="Times New Roman"/>
          <w:color w:val="000000" w:themeColor="text1"/>
          <w:sz w:val="24"/>
          <w:szCs w:val="24"/>
          <w:lang w:val="en-US"/>
        </w:rPr>
        <w:t>this date was used in the analysis.</w:t>
      </w:r>
      <w:r w:rsidR="000325B7">
        <w:rPr>
          <w:rFonts w:ascii="Times New Roman" w:hAnsi="Times New Roman" w:cs="Times New Roman"/>
          <w:color w:val="000000" w:themeColor="text1"/>
          <w:sz w:val="24"/>
          <w:szCs w:val="24"/>
          <w:lang w:val="en-US"/>
        </w:rPr>
        <w:t xml:space="preserve"> </w:t>
      </w:r>
      <w:r w:rsidR="00E86258">
        <w:rPr>
          <w:rFonts w:ascii="Times New Roman" w:hAnsi="Times New Roman" w:cs="Times New Roman"/>
          <w:color w:val="000000" w:themeColor="text1"/>
          <w:sz w:val="24"/>
          <w:szCs w:val="24"/>
          <w:lang w:val="en-US"/>
        </w:rPr>
        <w:t>F</w:t>
      </w:r>
      <w:r w:rsidR="00E10AA4">
        <w:rPr>
          <w:rFonts w:ascii="Times New Roman" w:hAnsi="Times New Roman" w:cs="Times New Roman"/>
          <w:color w:val="000000" w:themeColor="text1"/>
          <w:sz w:val="24"/>
          <w:szCs w:val="24"/>
          <w:lang w:val="en-US"/>
        </w:rPr>
        <w:t xml:space="preserve">or most carcasses this </w:t>
      </w:r>
      <w:r w:rsidR="00E86258">
        <w:rPr>
          <w:rFonts w:ascii="Times New Roman" w:hAnsi="Times New Roman" w:cs="Times New Roman"/>
          <w:color w:val="000000" w:themeColor="text1"/>
          <w:sz w:val="24"/>
          <w:szCs w:val="24"/>
          <w:lang w:val="en-US"/>
        </w:rPr>
        <w:t xml:space="preserve">date </w:t>
      </w:r>
      <w:r w:rsidR="00E10AA4">
        <w:rPr>
          <w:rFonts w:ascii="Times New Roman" w:hAnsi="Times New Roman" w:cs="Times New Roman"/>
          <w:color w:val="000000" w:themeColor="text1"/>
          <w:sz w:val="24"/>
          <w:szCs w:val="24"/>
          <w:lang w:val="en-US"/>
        </w:rPr>
        <w:t>was within</w:t>
      </w:r>
      <w:r w:rsidR="000325B7">
        <w:rPr>
          <w:rFonts w:ascii="Times New Roman" w:hAnsi="Times New Roman" w:cs="Times New Roman"/>
          <w:color w:val="000000" w:themeColor="text1"/>
          <w:sz w:val="24"/>
          <w:szCs w:val="24"/>
          <w:lang w:val="en-US"/>
        </w:rPr>
        <w:t xml:space="preserve"> approximately</w:t>
      </w:r>
      <w:r w:rsidR="00E10AA4">
        <w:rPr>
          <w:rFonts w:ascii="Times New Roman" w:hAnsi="Times New Roman" w:cs="Times New Roman"/>
          <w:color w:val="000000" w:themeColor="text1"/>
          <w:sz w:val="24"/>
          <w:szCs w:val="24"/>
          <w:lang w:val="en-US"/>
        </w:rPr>
        <w:t xml:space="preserve"> </w:t>
      </w:r>
      <w:r w:rsidR="00BE6473">
        <w:rPr>
          <w:rFonts w:ascii="Times New Roman" w:hAnsi="Times New Roman" w:cs="Times New Roman"/>
          <w:color w:val="000000" w:themeColor="text1"/>
          <w:sz w:val="24"/>
          <w:szCs w:val="24"/>
          <w:lang w:val="en-US"/>
        </w:rPr>
        <w:t xml:space="preserve">one or two </w:t>
      </w:r>
      <w:r w:rsidR="008E2403">
        <w:rPr>
          <w:rFonts w:ascii="Times New Roman" w:hAnsi="Times New Roman" w:cs="Times New Roman"/>
          <w:color w:val="000000" w:themeColor="text1"/>
          <w:sz w:val="24"/>
          <w:szCs w:val="24"/>
          <w:lang w:val="en-US"/>
        </w:rPr>
        <w:t>day</w:t>
      </w:r>
      <w:r w:rsidR="006311F4">
        <w:rPr>
          <w:rFonts w:ascii="Times New Roman" w:hAnsi="Times New Roman" w:cs="Times New Roman"/>
          <w:color w:val="000000" w:themeColor="text1"/>
          <w:sz w:val="24"/>
          <w:szCs w:val="24"/>
          <w:lang w:val="en-US"/>
        </w:rPr>
        <w:t>s</w:t>
      </w:r>
      <w:r w:rsidR="008E2403">
        <w:rPr>
          <w:rFonts w:ascii="Times New Roman" w:hAnsi="Times New Roman" w:cs="Times New Roman"/>
          <w:color w:val="000000" w:themeColor="text1"/>
          <w:sz w:val="24"/>
          <w:szCs w:val="24"/>
          <w:lang w:val="en-US"/>
        </w:rPr>
        <w:t xml:space="preserve"> (maximum </w:t>
      </w:r>
      <w:del w:id="59" w:author="Sarah Benhaiem" w:date="2022-05-24T10:18:00Z">
        <w:r w:rsidR="00BE6473" w:rsidDel="006940DA">
          <w:rPr>
            <w:rFonts w:ascii="Times New Roman" w:hAnsi="Times New Roman" w:cs="Times New Roman"/>
            <w:color w:val="000000" w:themeColor="text1"/>
            <w:sz w:val="24"/>
            <w:szCs w:val="24"/>
            <w:lang w:val="en-US"/>
          </w:rPr>
          <w:delText xml:space="preserve">approximately </w:delText>
        </w:r>
      </w:del>
      <w:r w:rsidR="00E10AA4">
        <w:rPr>
          <w:rFonts w:ascii="Times New Roman" w:hAnsi="Times New Roman" w:cs="Times New Roman"/>
          <w:color w:val="000000" w:themeColor="text1"/>
          <w:sz w:val="24"/>
          <w:szCs w:val="24"/>
          <w:lang w:val="en-US"/>
        </w:rPr>
        <w:t>7 days</w:t>
      </w:r>
      <w:r w:rsidR="00F91635">
        <w:rPr>
          <w:rFonts w:ascii="Times New Roman" w:hAnsi="Times New Roman" w:cs="Times New Roman"/>
          <w:color w:val="000000" w:themeColor="text1"/>
          <w:sz w:val="24"/>
          <w:szCs w:val="24"/>
          <w:lang w:val="en-US"/>
        </w:rPr>
        <w:t>)</w:t>
      </w:r>
      <w:r w:rsidR="00E10AA4">
        <w:rPr>
          <w:rFonts w:ascii="Times New Roman" w:hAnsi="Times New Roman" w:cs="Times New Roman"/>
          <w:color w:val="000000" w:themeColor="text1"/>
          <w:sz w:val="24"/>
          <w:szCs w:val="24"/>
          <w:lang w:val="en-US"/>
        </w:rPr>
        <w:t xml:space="preserve"> of death</w:t>
      </w:r>
      <w:r w:rsidR="00906B70">
        <w:rPr>
          <w:rFonts w:ascii="Times New Roman" w:hAnsi="Times New Roman" w:cs="Times New Roman"/>
          <w:color w:val="000000" w:themeColor="text1"/>
          <w:sz w:val="24"/>
          <w:szCs w:val="24"/>
          <w:lang w:val="en-US"/>
        </w:rPr>
        <w:t xml:space="preserve"> because </w:t>
      </w:r>
      <w:r w:rsidR="00E86258">
        <w:rPr>
          <w:rFonts w:ascii="Times New Roman" w:hAnsi="Times New Roman" w:cs="Times New Roman"/>
          <w:color w:val="000000" w:themeColor="text1"/>
          <w:sz w:val="24"/>
          <w:szCs w:val="24"/>
          <w:lang w:val="en-US"/>
        </w:rPr>
        <w:t>scavengers</w:t>
      </w:r>
      <w:r w:rsidR="006311F4">
        <w:rPr>
          <w:rFonts w:ascii="Times New Roman" w:hAnsi="Times New Roman" w:cs="Times New Roman"/>
          <w:color w:val="000000" w:themeColor="text1"/>
          <w:sz w:val="24"/>
          <w:szCs w:val="24"/>
          <w:lang w:val="en-US"/>
        </w:rPr>
        <w:t xml:space="preserve"> </w:t>
      </w:r>
      <w:r w:rsidR="008E2403">
        <w:rPr>
          <w:rFonts w:ascii="Times New Roman" w:hAnsi="Times New Roman" w:cs="Times New Roman"/>
          <w:color w:val="000000" w:themeColor="text1"/>
          <w:sz w:val="24"/>
          <w:szCs w:val="24"/>
          <w:lang w:val="en-US"/>
        </w:rPr>
        <w:t xml:space="preserve">ensure that </w:t>
      </w:r>
      <w:r w:rsidR="00E86258">
        <w:rPr>
          <w:rFonts w:ascii="Times New Roman" w:hAnsi="Times New Roman" w:cs="Times New Roman"/>
          <w:color w:val="000000" w:themeColor="text1"/>
          <w:sz w:val="24"/>
          <w:szCs w:val="24"/>
          <w:lang w:val="en-US"/>
        </w:rPr>
        <w:t xml:space="preserve">carcasses </w:t>
      </w:r>
      <w:r w:rsidR="00906B70">
        <w:rPr>
          <w:rFonts w:ascii="Times New Roman" w:hAnsi="Times New Roman" w:cs="Times New Roman"/>
          <w:color w:val="000000" w:themeColor="text1"/>
          <w:sz w:val="24"/>
          <w:szCs w:val="24"/>
          <w:lang w:val="en-US"/>
        </w:rPr>
        <w:t xml:space="preserve">typically </w:t>
      </w:r>
      <w:r w:rsidR="008E2403">
        <w:rPr>
          <w:rFonts w:ascii="Times New Roman" w:hAnsi="Times New Roman" w:cs="Times New Roman"/>
          <w:color w:val="000000" w:themeColor="text1"/>
          <w:sz w:val="24"/>
          <w:szCs w:val="24"/>
          <w:lang w:val="en-US"/>
        </w:rPr>
        <w:t xml:space="preserve">only </w:t>
      </w:r>
      <w:r w:rsidR="00E86258">
        <w:rPr>
          <w:rFonts w:ascii="Times New Roman" w:hAnsi="Times New Roman" w:cs="Times New Roman"/>
          <w:color w:val="000000" w:themeColor="text1"/>
          <w:sz w:val="24"/>
          <w:szCs w:val="24"/>
          <w:lang w:val="en-US"/>
        </w:rPr>
        <w:t xml:space="preserve">persist for </w:t>
      </w:r>
      <w:r w:rsidR="008E2403">
        <w:rPr>
          <w:rFonts w:ascii="Times New Roman" w:hAnsi="Times New Roman" w:cs="Times New Roman"/>
          <w:color w:val="000000" w:themeColor="text1"/>
          <w:sz w:val="24"/>
          <w:szCs w:val="24"/>
          <w:lang w:val="en-US"/>
        </w:rPr>
        <w:t>a short</w:t>
      </w:r>
      <w:r w:rsidR="00BE6473">
        <w:rPr>
          <w:rFonts w:ascii="Times New Roman" w:hAnsi="Times New Roman" w:cs="Times New Roman"/>
          <w:color w:val="000000" w:themeColor="text1"/>
          <w:sz w:val="24"/>
          <w:szCs w:val="24"/>
          <w:lang w:val="en-US"/>
        </w:rPr>
        <w:t>er</w:t>
      </w:r>
      <w:r w:rsidR="00F91635">
        <w:rPr>
          <w:rFonts w:ascii="Times New Roman" w:hAnsi="Times New Roman" w:cs="Times New Roman"/>
          <w:color w:val="000000" w:themeColor="text1"/>
          <w:sz w:val="24"/>
          <w:szCs w:val="24"/>
          <w:lang w:val="en-US"/>
        </w:rPr>
        <w:t xml:space="preserve"> </w:t>
      </w:r>
      <w:r w:rsidR="0016438A">
        <w:rPr>
          <w:rFonts w:ascii="Times New Roman" w:hAnsi="Times New Roman" w:cs="Times New Roman"/>
          <w:color w:val="000000" w:themeColor="text1"/>
          <w:sz w:val="24"/>
          <w:szCs w:val="24"/>
          <w:lang w:val="en-US"/>
        </w:rPr>
        <w:t>period</w:t>
      </w:r>
      <w:r w:rsidR="00E86258">
        <w:rPr>
          <w:rFonts w:ascii="Times New Roman" w:hAnsi="Times New Roman" w:cs="Times New Roman"/>
          <w:color w:val="000000" w:themeColor="text1"/>
          <w:sz w:val="24"/>
          <w:szCs w:val="24"/>
          <w:lang w:val="en-US"/>
        </w:rPr>
        <w:t>.</w:t>
      </w:r>
      <w:r w:rsidR="00514E2B">
        <w:rPr>
          <w:rFonts w:ascii="Times New Roman" w:hAnsi="Times New Roman" w:cs="Times New Roman"/>
          <w:color w:val="000000" w:themeColor="text1"/>
          <w:sz w:val="24"/>
          <w:szCs w:val="24"/>
          <w:lang w:val="en-US"/>
        </w:rPr>
        <w:t xml:space="preserve"> The location of roadkills was either estimated using map grid references or</w:t>
      </w:r>
      <w:r w:rsidR="008E2403">
        <w:rPr>
          <w:rFonts w:ascii="Times New Roman" w:hAnsi="Times New Roman" w:cs="Times New Roman"/>
          <w:color w:val="000000" w:themeColor="text1"/>
          <w:sz w:val="24"/>
          <w:szCs w:val="24"/>
          <w:lang w:val="en-US"/>
        </w:rPr>
        <w:t>, more recently,</w:t>
      </w:r>
      <w:r w:rsidR="00514E2B">
        <w:rPr>
          <w:rFonts w:ascii="Times New Roman" w:hAnsi="Times New Roman" w:cs="Times New Roman"/>
          <w:color w:val="000000" w:themeColor="text1"/>
          <w:sz w:val="24"/>
          <w:szCs w:val="24"/>
          <w:lang w:val="en-US"/>
        </w:rPr>
        <w:t xml:space="preserve"> determined using </w:t>
      </w:r>
      <w:r w:rsidR="00514E2B" w:rsidRPr="00031640">
        <w:rPr>
          <w:rFonts w:ascii="Times New Roman" w:hAnsi="Times New Roman" w:cs="Times New Roman"/>
          <w:color w:val="000000" w:themeColor="text1"/>
          <w:sz w:val="24"/>
          <w:szCs w:val="24"/>
          <w:lang w:val="en-US"/>
        </w:rPr>
        <w:t>GPS</w:t>
      </w:r>
      <w:r w:rsidR="00514E2B">
        <w:rPr>
          <w:rFonts w:ascii="Times New Roman" w:hAnsi="Times New Roman" w:cs="Times New Roman"/>
          <w:color w:val="000000" w:themeColor="text1"/>
          <w:sz w:val="24"/>
          <w:szCs w:val="24"/>
          <w:lang w:val="en-US"/>
        </w:rPr>
        <w:t xml:space="preserve"> coordinates.</w:t>
      </w:r>
      <w:r w:rsidR="00514E2B" w:rsidRPr="00031640">
        <w:rPr>
          <w:rFonts w:ascii="Times New Roman" w:hAnsi="Times New Roman" w:cs="Times New Roman"/>
          <w:color w:val="000000" w:themeColor="text1"/>
          <w:sz w:val="24"/>
          <w:szCs w:val="24"/>
          <w:lang w:val="en-US"/>
        </w:rPr>
        <w:t xml:space="preserve"> </w:t>
      </w:r>
      <w:r w:rsidR="00BA4F79" w:rsidRPr="00184152">
        <w:rPr>
          <w:rFonts w:ascii="Times New Roman" w:hAnsi="Times New Roman" w:cs="Times New Roman"/>
          <w:color w:val="000000" w:themeColor="text1"/>
          <w:sz w:val="24"/>
          <w:szCs w:val="24"/>
          <w:lang w:val="en-US"/>
        </w:rPr>
        <w:t xml:space="preserve">The total number of carcasses was </w:t>
      </w:r>
      <w:r w:rsidR="00C21A78">
        <w:rPr>
          <w:rFonts w:ascii="Times New Roman" w:hAnsi="Times New Roman" w:cs="Times New Roman"/>
          <w:color w:val="000000" w:themeColor="text1"/>
          <w:sz w:val="24"/>
          <w:szCs w:val="24"/>
          <w:lang w:val="en-US"/>
        </w:rPr>
        <w:t>9</w:t>
      </w:r>
      <w:r w:rsidR="00D16A82">
        <w:rPr>
          <w:rFonts w:ascii="Times New Roman" w:hAnsi="Times New Roman" w:cs="Times New Roman"/>
          <w:color w:val="000000" w:themeColor="text1"/>
          <w:sz w:val="24"/>
          <w:szCs w:val="24"/>
          <w:lang w:val="en-US"/>
        </w:rPr>
        <w:t>6</w:t>
      </w:r>
      <w:r w:rsidR="00A1770E">
        <w:rPr>
          <w:rFonts w:ascii="Times New Roman" w:hAnsi="Times New Roman" w:cs="Times New Roman"/>
          <w:color w:val="000000" w:themeColor="text1"/>
          <w:sz w:val="24"/>
          <w:szCs w:val="24"/>
          <w:lang w:val="en-US"/>
        </w:rPr>
        <w:t xml:space="preserve">, of which </w:t>
      </w:r>
      <w:r w:rsidR="00C21A78">
        <w:rPr>
          <w:rFonts w:ascii="Times New Roman" w:hAnsi="Times New Roman" w:cs="Times New Roman"/>
          <w:color w:val="000000" w:themeColor="text1"/>
          <w:sz w:val="24"/>
          <w:szCs w:val="24"/>
          <w:lang w:val="en-US"/>
        </w:rPr>
        <w:t>7</w:t>
      </w:r>
      <w:r w:rsidR="00D16A82">
        <w:rPr>
          <w:rFonts w:ascii="Times New Roman" w:hAnsi="Times New Roman" w:cs="Times New Roman"/>
          <w:color w:val="000000" w:themeColor="text1"/>
          <w:sz w:val="24"/>
          <w:szCs w:val="24"/>
          <w:lang w:val="en-US"/>
        </w:rPr>
        <w:t>8</w:t>
      </w:r>
      <w:r w:rsidR="00A1770E">
        <w:rPr>
          <w:rFonts w:ascii="Times New Roman" w:hAnsi="Times New Roman" w:cs="Times New Roman"/>
          <w:color w:val="000000" w:themeColor="text1"/>
          <w:sz w:val="24"/>
          <w:szCs w:val="24"/>
          <w:lang w:val="en-US"/>
        </w:rPr>
        <w:t xml:space="preserve"> had GPS coordinates</w:t>
      </w:r>
      <w:r w:rsidR="00F91635">
        <w:rPr>
          <w:rFonts w:ascii="Times New Roman" w:hAnsi="Times New Roman" w:cs="Times New Roman"/>
          <w:color w:val="000000" w:themeColor="text1"/>
          <w:sz w:val="24"/>
          <w:szCs w:val="24"/>
          <w:lang w:val="en-US"/>
        </w:rPr>
        <w:t xml:space="preserve"> (</w:t>
      </w:r>
      <w:r w:rsidR="00A1770E">
        <w:rPr>
          <w:rFonts w:ascii="Times New Roman" w:hAnsi="Times New Roman" w:cs="Times New Roman"/>
          <w:color w:val="000000" w:themeColor="text1"/>
          <w:sz w:val="24"/>
          <w:szCs w:val="24"/>
          <w:lang w:val="en-US"/>
        </w:rPr>
        <w:t xml:space="preserve">acquired at the time of </w:t>
      </w:r>
      <w:r w:rsidR="00AC2019">
        <w:rPr>
          <w:rFonts w:ascii="Times New Roman" w:hAnsi="Times New Roman" w:cs="Times New Roman"/>
          <w:color w:val="000000" w:themeColor="text1"/>
          <w:sz w:val="24"/>
          <w:szCs w:val="24"/>
          <w:lang w:val="en-US"/>
        </w:rPr>
        <w:t>observation or</w:t>
      </w:r>
      <w:r w:rsidR="00A1770E">
        <w:rPr>
          <w:rFonts w:ascii="Times New Roman" w:hAnsi="Times New Roman" w:cs="Times New Roman"/>
          <w:color w:val="000000" w:themeColor="text1"/>
          <w:sz w:val="24"/>
          <w:szCs w:val="24"/>
          <w:lang w:val="en-US"/>
        </w:rPr>
        <w:t xml:space="preserve"> determined using the location indications provided </w:t>
      </w:r>
      <w:r w:rsidR="00AC2019">
        <w:rPr>
          <w:rFonts w:ascii="Times New Roman" w:hAnsi="Times New Roman" w:cs="Times New Roman"/>
          <w:color w:val="000000" w:themeColor="text1"/>
          <w:sz w:val="24"/>
          <w:szCs w:val="24"/>
          <w:lang w:val="en-US"/>
        </w:rPr>
        <w:t xml:space="preserve">by the observer </w:t>
      </w:r>
      <w:r w:rsidR="00A1770E">
        <w:rPr>
          <w:rFonts w:ascii="Times New Roman" w:hAnsi="Times New Roman" w:cs="Times New Roman"/>
          <w:color w:val="000000" w:themeColor="text1"/>
          <w:sz w:val="24"/>
          <w:szCs w:val="24"/>
          <w:lang w:val="en-US"/>
        </w:rPr>
        <w:t>when sufficiently accurate</w:t>
      </w:r>
      <w:r w:rsidR="00BA4F79" w:rsidRPr="00184152">
        <w:rPr>
          <w:rFonts w:ascii="Times New Roman" w:hAnsi="Times New Roman" w:cs="Times New Roman"/>
          <w:color w:val="000000" w:themeColor="text1"/>
          <w:sz w:val="24"/>
          <w:szCs w:val="24"/>
          <w:lang w:val="en-US"/>
        </w:rPr>
        <w:t xml:space="preserve"> </w:t>
      </w:r>
      <w:r w:rsidR="00BA4F79" w:rsidRPr="00850320">
        <w:rPr>
          <w:rFonts w:ascii="Times New Roman" w:hAnsi="Times New Roman" w:cs="Times New Roman"/>
          <w:color w:val="000000" w:themeColor="text1"/>
          <w:sz w:val="24"/>
          <w:szCs w:val="24"/>
          <w:lang w:val="en-US"/>
        </w:rPr>
        <w:t>(Fig. 1b-d)</w:t>
      </w:r>
      <w:ins w:id="60" w:author="Sarah Benhaiem" w:date="2022-05-24T10:19:00Z">
        <w:r w:rsidR="006940DA">
          <w:rPr>
            <w:rFonts w:ascii="Times New Roman" w:hAnsi="Times New Roman" w:cs="Times New Roman"/>
            <w:color w:val="000000" w:themeColor="text1"/>
            <w:sz w:val="24"/>
            <w:szCs w:val="24"/>
            <w:lang w:val="en-US"/>
          </w:rPr>
          <w:t>)</w:t>
        </w:r>
      </w:ins>
      <w:r w:rsidR="00BA4F79" w:rsidRPr="00850320">
        <w:rPr>
          <w:rFonts w:ascii="Times New Roman" w:hAnsi="Times New Roman" w:cs="Times New Roman"/>
          <w:color w:val="000000" w:themeColor="text1"/>
          <w:sz w:val="24"/>
          <w:szCs w:val="24"/>
          <w:lang w:val="en-US"/>
        </w:rPr>
        <w:t xml:space="preserve">. </w:t>
      </w:r>
    </w:p>
    <w:p w14:paraId="77B01A96" w14:textId="77777777" w:rsidR="00AB7C39" w:rsidRPr="00850320" w:rsidRDefault="00AB7C39" w:rsidP="00AB7C39">
      <w:pPr>
        <w:spacing w:line="600" w:lineRule="auto"/>
        <w:rPr>
          <w:rFonts w:ascii="Times New Roman" w:hAnsi="Times New Roman" w:cs="Times New Roman"/>
          <w:b/>
          <w:bCs/>
          <w:sz w:val="24"/>
          <w:szCs w:val="24"/>
          <w:lang w:val="en-US"/>
        </w:rPr>
      </w:pPr>
      <w:r w:rsidRPr="00850320">
        <w:rPr>
          <w:rFonts w:ascii="Times New Roman" w:hAnsi="Times New Roman" w:cs="Times New Roman"/>
          <w:b/>
          <w:bCs/>
          <w:sz w:val="24"/>
          <w:szCs w:val="24"/>
          <w:lang w:val="en-US"/>
        </w:rPr>
        <w:t>Individual characteristics</w:t>
      </w:r>
    </w:p>
    <w:p w14:paraId="39F8E7D3" w14:textId="36C316E3" w:rsidR="00AB7C39" w:rsidRPr="00A5365B" w:rsidRDefault="00AB7C39" w:rsidP="00AB7C39">
      <w:pPr>
        <w:spacing w:line="60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Adult carcasses exhibiting clear ev</w:t>
      </w:r>
      <w:r w:rsidR="00F81F57">
        <w:rPr>
          <w:rFonts w:ascii="Times New Roman" w:hAnsi="Times New Roman" w:cs="Times New Roman"/>
          <w:color w:val="000000" w:themeColor="text1"/>
          <w:sz w:val="24"/>
          <w:szCs w:val="24"/>
          <w:lang w:val="en-US"/>
        </w:rPr>
        <w:t xml:space="preserve">idence of </w:t>
      </w:r>
      <w:r w:rsidR="00906B70">
        <w:rPr>
          <w:rFonts w:ascii="Times New Roman" w:hAnsi="Times New Roman" w:cs="Times New Roman"/>
          <w:color w:val="000000" w:themeColor="text1"/>
          <w:sz w:val="24"/>
          <w:szCs w:val="24"/>
          <w:lang w:val="en-US"/>
        </w:rPr>
        <w:t>lactation</w:t>
      </w:r>
      <w:r>
        <w:rPr>
          <w:rFonts w:ascii="Times New Roman" w:hAnsi="Times New Roman" w:cs="Times New Roman"/>
          <w:color w:val="000000" w:themeColor="text1"/>
          <w:sz w:val="24"/>
          <w:szCs w:val="24"/>
          <w:lang w:val="en-US"/>
        </w:rPr>
        <w:t xml:space="preserve"> were sexed as females, otherwise sex was determined</w:t>
      </w:r>
      <w:r w:rsidRPr="00850320">
        <w:rPr>
          <w:rFonts w:ascii="Times New Roman" w:hAnsi="Times New Roman" w:cs="Times New Roman"/>
          <w:color w:val="000000" w:themeColor="text1"/>
          <w:sz w:val="24"/>
          <w:szCs w:val="24"/>
          <w:lang w:val="en-US"/>
        </w:rPr>
        <w:t xml:space="preserve"> using the dimorphic glans morphology of the genitalia </w:t>
      </w:r>
      <w:r w:rsidRPr="00603F73">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{"citationID":"71JC9wtP","properties":{"formattedCitation":"(Frank et al. 1990)","plainCitation":"(Frank et al. 1990)","noteIndex":0},"citationItems":[{"id":"3PXEn7Ky/tLe85gLe","uris":["http://zotero.org/users/5432491/items/8JJUM6YW"],"itemData":{"id":4368,"type":"article-journal","container-title":"Journal of Zoology","DOI":"10.1111/j.1469-7998.1990.tb04001.x","ISSN":"1469-7998","issue":"2","language":"en","note":"_eprint: https://onlinelibrary.wiley.com/doi/pdf/10.1111/j.1469-7998.1990.tb04001.x","page":"308-313","source":"Wiley Online Library","title":"Sexual dimorphism in the spotted hyaena (Crocuta crocuta)","volume":"221","author":[{"family":"Frank","given":"L. G."},{"family":"Glickman","given":"S. E."},{"family":"Powch","given":"Irene"}],"issued":{"date-parts":[["1990"]]}}}],"schema":"https://github.com/citation-style-language/schema/raw/master/csl-citation.json"} </w:instrText>
      </w:r>
      <w:r w:rsidRPr="00603F73">
        <w:rPr>
          <w:rFonts w:ascii="Times New Roman" w:hAnsi="Times New Roman" w:cs="Times New Roman"/>
          <w:color w:val="000000" w:themeColor="text1"/>
          <w:sz w:val="24"/>
          <w:szCs w:val="24"/>
          <w:lang w:val="en-US"/>
        </w:rPr>
        <w:fldChar w:fldCharType="separate"/>
      </w:r>
      <w:r w:rsidRPr="00850320">
        <w:rPr>
          <w:rFonts w:ascii="Times New Roman" w:hAnsi="Times New Roman" w:cs="Times New Roman"/>
          <w:sz w:val="24"/>
          <w:lang w:val="en-US"/>
        </w:rPr>
        <w:t>(Frank et al. 1990)</w:t>
      </w:r>
      <w:r w:rsidRPr="00603F73">
        <w:rPr>
          <w:rFonts w:ascii="Times New Roman" w:hAnsi="Times New Roman" w:cs="Times New Roman"/>
          <w:color w:val="000000" w:themeColor="text1"/>
          <w:sz w:val="24"/>
          <w:szCs w:val="24"/>
          <w:lang w:val="en-US"/>
        </w:rPr>
        <w:fldChar w:fldCharType="end"/>
      </w:r>
      <w:r>
        <w:rPr>
          <w:rFonts w:ascii="Times New Roman" w:hAnsi="Times New Roman" w:cs="Times New Roman"/>
          <w:color w:val="000000" w:themeColor="text1"/>
          <w:sz w:val="24"/>
          <w:szCs w:val="24"/>
          <w:lang w:val="en-US"/>
        </w:rPr>
        <w:t xml:space="preserve">.  </w:t>
      </w:r>
      <w:r w:rsidR="00646F16">
        <w:rPr>
          <w:rFonts w:ascii="Times New Roman" w:hAnsi="Times New Roman" w:cs="Times New Roman"/>
          <w:color w:val="000000" w:themeColor="text1"/>
          <w:sz w:val="24"/>
          <w:szCs w:val="24"/>
          <w:lang w:val="en-US"/>
        </w:rPr>
        <w:t>Age at death was</w:t>
      </w:r>
      <w:r w:rsidRPr="00850320">
        <w:rPr>
          <w:rFonts w:ascii="Times New Roman" w:hAnsi="Times New Roman" w:cs="Times New Roman"/>
          <w:color w:val="000000" w:themeColor="text1"/>
          <w:sz w:val="24"/>
          <w:szCs w:val="24"/>
          <w:lang w:val="en-US"/>
        </w:rPr>
        <w:t xml:space="preserve"> categorized </w:t>
      </w:r>
      <w:r w:rsidR="00DD3B26">
        <w:rPr>
          <w:rFonts w:ascii="Times New Roman" w:hAnsi="Times New Roman" w:cs="Times New Roman"/>
          <w:color w:val="000000" w:themeColor="text1"/>
          <w:sz w:val="24"/>
          <w:szCs w:val="24"/>
          <w:lang w:val="en-US"/>
        </w:rPr>
        <w:t xml:space="preserve">as </w:t>
      </w:r>
      <w:r w:rsidR="00646F16" w:rsidRPr="00850320">
        <w:rPr>
          <w:rFonts w:ascii="Times New Roman" w:hAnsi="Times New Roman" w:cs="Times New Roman"/>
          <w:color w:val="000000" w:themeColor="text1"/>
          <w:sz w:val="24"/>
          <w:szCs w:val="24"/>
          <w:lang w:val="en-US"/>
        </w:rPr>
        <w:t>cub (</w:t>
      </w:r>
      <w:r w:rsidR="001B1C30">
        <w:rPr>
          <w:rFonts w:ascii="Times New Roman" w:hAnsi="Times New Roman" w:cs="Times New Roman"/>
          <w:color w:val="000000" w:themeColor="text1"/>
          <w:sz w:val="24"/>
          <w:szCs w:val="24"/>
          <w:lang w:val="en-US"/>
        </w:rPr>
        <w:t>&lt;</w:t>
      </w:r>
      <w:r w:rsidR="00F81F57">
        <w:rPr>
          <w:rFonts w:ascii="Times New Roman" w:hAnsi="Times New Roman" w:cs="Times New Roman"/>
          <w:color w:val="000000" w:themeColor="text1"/>
          <w:sz w:val="24"/>
          <w:szCs w:val="24"/>
          <w:lang w:val="en-US"/>
        </w:rPr>
        <w:t xml:space="preserve"> 1 year), subadult (1-2 years</w:t>
      </w:r>
      <w:r w:rsidR="00DD3B26">
        <w:rPr>
          <w:rFonts w:ascii="Times New Roman" w:hAnsi="Times New Roman" w:cs="Times New Roman"/>
          <w:color w:val="000000" w:themeColor="text1"/>
          <w:sz w:val="24"/>
          <w:szCs w:val="24"/>
          <w:lang w:val="en-US"/>
        </w:rPr>
        <w:t xml:space="preserve">) or </w:t>
      </w:r>
      <w:r w:rsidR="00646F16" w:rsidRPr="00850320">
        <w:rPr>
          <w:rFonts w:ascii="Times New Roman" w:hAnsi="Times New Roman" w:cs="Times New Roman"/>
          <w:color w:val="000000" w:themeColor="text1"/>
          <w:sz w:val="24"/>
          <w:szCs w:val="24"/>
          <w:lang w:val="en-US"/>
        </w:rPr>
        <w:t xml:space="preserve">adult (&gt; 2 years of age) </w:t>
      </w:r>
      <w:r w:rsidR="00646F16">
        <w:rPr>
          <w:rFonts w:ascii="Times New Roman" w:hAnsi="Times New Roman" w:cs="Times New Roman"/>
          <w:color w:val="000000" w:themeColor="text1"/>
          <w:sz w:val="24"/>
          <w:szCs w:val="24"/>
          <w:lang w:val="en-US"/>
        </w:rPr>
        <w:t>based on body size,</w:t>
      </w:r>
      <w:r w:rsidR="00646F16" w:rsidRPr="00850320">
        <w:rPr>
          <w:rFonts w:ascii="Times New Roman" w:hAnsi="Times New Roman" w:cs="Times New Roman"/>
          <w:color w:val="000000" w:themeColor="text1"/>
          <w:sz w:val="24"/>
          <w:szCs w:val="24"/>
          <w:lang w:val="en-US"/>
        </w:rPr>
        <w:t xml:space="preserve"> pelage ch</w:t>
      </w:r>
      <w:r w:rsidR="00646F16" w:rsidRPr="00031640">
        <w:rPr>
          <w:rFonts w:ascii="Times New Roman" w:hAnsi="Times New Roman" w:cs="Times New Roman"/>
          <w:color w:val="000000" w:themeColor="text1"/>
          <w:sz w:val="24"/>
          <w:szCs w:val="24"/>
          <w:lang w:val="en-US"/>
        </w:rPr>
        <w:t>aracteristic</w:t>
      </w:r>
      <w:r w:rsidR="00646F16" w:rsidRPr="00850320">
        <w:rPr>
          <w:rFonts w:ascii="Times New Roman" w:hAnsi="Times New Roman" w:cs="Times New Roman"/>
          <w:color w:val="000000" w:themeColor="text1"/>
          <w:sz w:val="24"/>
          <w:szCs w:val="24"/>
          <w:lang w:val="en-US"/>
        </w:rPr>
        <w:t>s</w:t>
      </w:r>
      <w:r w:rsidR="00646F16">
        <w:rPr>
          <w:rFonts w:ascii="Times New Roman" w:hAnsi="Times New Roman" w:cs="Times New Roman"/>
          <w:color w:val="000000" w:themeColor="text1"/>
          <w:sz w:val="24"/>
          <w:szCs w:val="24"/>
          <w:lang w:val="en-US"/>
        </w:rPr>
        <w:t xml:space="preserve"> and dentition</w:t>
      </w:r>
      <w:r w:rsidR="00F240C8">
        <w:rPr>
          <w:rFonts w:ascii="Times New Roman" w:hAnsi="Times New Roman" w:cs="Times New Roman"/>
          <w:color w:val="000000" w:themeColor="text1"/>
          <w:sz w:val="24"/>
          <w:szCs w:val="24"/>
          <w:lang w:val="en-US"/>
        </w:rPr>
        <w:t xml:space="preserve"> </w:t>
      </w:r>
      <w:r w:rsidR="00F240C8">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{"citationID":"n6KUOvzm","properties":{"formattedCitation":"(Kruuk 1972; Hofer &amp; East 1993a)","plainCitation":"(Kruuk 1972; Hofer &amp; East 1993a)","noteIndex":0},"citationItems":[{"id":"3PXEn7Ky/kyC77GBU","uris":["http://zotero.org/users/5432491/items/XYKV92IQ"],"itemData":{"id":"wPown72c/gipIjfjJ","type":"book","language":"eng","number-of-pages":"394","publisher":"Chicago, University of Chicago Press","source":"Internet Archive","title":"The spotted hyena; a study of predation and social behavior","URL":"http://archive.org/details/spottedhyenastud0000kruu","author":[{"family":"Kruuk","given":"H. (Hans)"}],"accessed":{"date-parts":[["2020",5,18]]},"issued":{"date-parts":[["1972"]]}}},{"id":"3PXEn7Ky/cesFM7rT","uris":["http://zotero.org/users/local/eyZ7UFhf/items/B9RB2BNV"],"itemData":{"id":"wPown72c/UHVeQu1K","type":"article-journal","abstract":". In the Serengeti, spotted hyaenas spent 46-62% of the year foraging by commuting between their clan's territory and the nearest herds of migratory herbivores. During the first 12 months of their life, cubs were stationed at the communal den and were dependent on milk from their mother ('denning female'). This study assessed the impact of the commuting system on maternal care in terms of den attendance and commuting effort, and its fitness consequences in terms of cub growth and survival. Duration of absence intervals decreased while frequency of maternal visits and cub growth rates increased with prey abundance. Mothers of singletons attended their cubs at the same rate as mothers of twins. Growth rates of singletons were higher than those of twins at each level of prey abundance. Cubs growing at higher long-term rates had a significantly better chance of survival. When migratory herbivores were absent from the clan's territory, denning females visited the den more often than non-denning females and males because the mean duration of their commuting trips was shorter (3-4 days versus 6-10 days). The higher attendance by denning females required an increase in travelling effort by a factor of 2·6-3·2 above the level of non-denning females and males. Because maternal effort was highest when cub growth was at a minimum, maternal fitness would be maximized by commuting as little as possible.","container-title":"Animal Behaviour","DOI":"10.1006/anbe.1993.1224","ISSN":"0003-3472","issue":"3","journalAbbreviation":"Animal Behaviour","language":"en","page":"575-589","source":"ScienceDirect","title":"The commuting system of Serengeti spotted hyaenas: how a predator copes with migratory prey. III. Attendance and maternal care","title-short":"The commuting system of Serengeti spotted hyaenas","volume":"46","author":[{"family":"Hofer","given":"Heribert"},{"family":"East","given":"Marion L."}],"issued":{"date-parts":[["1993",9,1]]}}}],"schema":"https://github.com/citation-style-language/schema/raw/master/csl-citation.json"} </w:instrText>
      </w:r>
      <w:r w:rsidR="00F240C8">
        <w:rPr>
          <w:rFonts w:ascii="Times New Roman" w:hAnsi="Times New Roman" w:cs="Times New Roman"/>
          <w:color w:val="000000" w:themeColor="text1"/>
          <w:sz w:val="24"/>
          <w:szCs w:val="24"/>
          <w:lang w:val="en-US"/>
        </w:rPr>
        <w:fldChar w:fldCharType="separate"/>
      </w:r>
      <w:r w:rsidR="00F240C8" w:rsidRPr="0081546A">
        <w:rPr>
          <w:rFonts w:ascii="Times New Roman" w:hAnsi="Times New Roman" w:cs="Times New Roman"/>
          <w:sz w:val="24"/>
          <w:lang w:val="en-US"/>
        </w:rPr>
        <w:t xml:space="preserve">(Kruuk 1972; Hofer &amp; East </w:t>
      </w:r>
      <w:r w:rsidR="00F240C8" w:rsidRPr="0081546A">
        <w:rPr>
          <w:rFonts w:ascii="Times New Roman" w:hAnsi="Times New Roman" w:cs="Times New Roman"/>
          <w:sz w:val="24"/>
          <w:lang w:val="en-US"/>
        </w:rPr>
        <w:lastRenderedPageBreak/>
        <w:t>1993a)</w:t>
      </w:r>
      <w:r w:rsidR="00F240C8">
        <w:rPr>
          <w:rFonts w:ascii="Times New Roman" w:hAnsi="Times New Roman" w:cs="Times New Roman"/>
          <w:color w:val="000000" w:themeColor="text1"/>
          <w:sz w:val="24"/>
          <w:szCs w:val="24"/>
          <w:lang w:val="en-US"/>
        </w:rPr>
        <w:fldChar w:fldCharType="end"/>
      </w:r>
      <w:r w:rsidR="00646F16">
        <w:rPr>
          <w:rFonts w:ascii="Times New Roman" w:hAnsi="Times New Roman" w:cs="Times New Roman"/>
          <w:color w:val="000000" w:themeColor="text1"/>
          <w:sz w:val="24"/>
          <w:szCs w:val="24"/>
          <w:lang w:val="en-US"/>
        </w:rPr>
        <w:t>.</w:t>
      </w:r>
      <w:r w:rsidR="00BA4F79" w:rsidRPr="00BA4F79">
        <w:rPr>
          <w:rFonts w:ascii="Times New Roman" w:hAnsi="Times New Roman" w:cs="Times New Roman"/>
          <w:color w:val="000000" w:themeColor="text1"/>
          <w:sz w:val="24"/>
          <w:szCs w:val="24"/>
          <w:lang w:val="en-US"/>
        </w:rPr>
        <w:t xml:space="preserve"> </w:t>
      </w:r>
      <w:r w:rsidR="00BA4F79" w:rsidRPr="00850320">
        <w:rPr>
          <w:rFonts w:ascii="Times New Roman" w:hAnsi="Times New Roman" w:cs="Times New Roman"/>
          <w:color w:val="000000" w:themeColor="text1"/>
          <w:sz w:val="24"/>
          <w:szCs w:val="24"/>
          <w:lang w:val="en-US"/>
        </w:rPr>
        <w:t xml:space="preserve">When age was not </w:t>
      </w:r>
      <w:r w:rsidR="00BA4F79" w:rsidRPr="002E4263">
        <w:rPr>
          <w:rFonts w:ascii="Times New Roman" w:hAnsi="Times New Roman" w:cs="Times New Roman"/>
          <w:color w:val="000000" w:themeColor="text1"/>
          <w:sz w:val="24"/>
          <w:szCs w:val="24"/>
          <w:lang w:val="en-US"/>
        </w:rPr>
        <w:t xml:space="preserve">provided (n = </w:t>
      </w:r>
      <w:r w:rsidR="00EB5F0A">
        <w:rPr>
          <w:rFonts w:ascii="Times New Roman" w:hAnsi="Times New Roman" w:cs="Times New Roman"/>
          <w:color w:val="000000" w:themeColor="text1"/>
          <w:sz w:val="24"/>
          <w:szCs w:val="24"/>
          <w:lang w:val="en-US"/>
        </w:rPr>
        <w:t>7</w:t>
      </w:r>
      <w:r w:rsidR="00EB5F0A" w:rsidRPr="00EB5F0A">
        <w:rPr>
          <w:rFonts w:ascii="Times New Roman" w:hAnsi="Times New Roman" w:cs="Times New Roman"/>
          <w:color w:val="000000" w:themeColor="text1"/>
          <w:sz w:val="24"/>
          <w:szCs w:val="24"/>
          <w:lang w:val="en-US"/>
        </w:rPr>
        <w:t>, 7</w:t>
      </w:r>
      <w:r w:rsidR="002E4263" w:rsidRPr="00EB5F0A">
        <w:rPr>
          <w:rFonts w:ascii="Times New Roman" w:hAnsi="Times New Roman" w:cs="Times New Roman"/>
          <w:color w:val="000000" w:themeColor="text1"/>
          <w:sz w:val="24"/>
          <w:szCs w:val="24"/>
          <w:lang w:val="en-US"/>
        </w:rPr>
        <w:t xml:space="preserve"> %</w:t>
      </w:r>
      <w:r w:rsidR="00BA4F79" w:rsidRPr="00EB5F0A">
        <w:rPr>
          <w:rFonts w:ascii="Times New Roman" w:hAnsi="Times New Roman" w:cs="Times New Roman"/>
          <w:color w:val="000000" w:themeColor="text1"/>
          <w:sz w:val="24"/>
          <w:szCs w:val="24"/>
          <w:lang w:val="en-US"/>
        </w:rPr>
        <w:t>), individuals</w:t>
      </w:r>
      <w:r w:rsidR="00BA4F79" w:rsidRPr="00850320">
        <w:rPr>
          <w:rFonts w:ascii="Times New Roman" w:hAnsi="Times New Roman" w:cs="Times New Roman"/>
          <w:color w:val="000000" w:themeColor="text1"/>
          <w:sz w:val="24"/>
          <w:szCs w:val="24"/>
          <w:lang w:val="en-US"/>
        </w:rPr>
        <w:t xml:space="preserve"> were considered adults by default, as a younger age </w:t>
      </w:r>
      <w:r w:rsidR="0016438A">
        <w:rPr>
          <w:rFonts w:ascii="Times New Roman" w:hAnsi="Times New Roman" w:cs="Times New Roman"/>
          <w:color w:val="000000" w:themeColor="text1"/>
          <w:sz w:val="24"/>
          <w:szCs w:val="24"/>
          <w:lang w:val="en-US"/>
        </w:rPr>
        <w:t xml:space="preserve">category </w:t>
      </w:r>
      <w:r w:rsidR="00BA4F79" w:rsidRPr="00850320">
        <w:rPr>
          <w:rFonts w:ascii="Times New Roman" w:hAnsi="Times New Roman" w:cs="Times New Roman"/>
          <w:color w:val="000000" w:themeColor="text1"/>
          <w:sz w:val="24"/>
          <w:szCs w:val="24"/>
          <w:lang w:val="en-US"/>
        </w:rPr>
        <w:t>would</w:t>
      </w:r>
      <w:r w:rsidR="00A1770E">
        <w:rPr>
          <w:rFonts w:ascii="Times New Roman" w:hAnsi="Times New Roman" w:cs="Times New Roman"/>
          <w:color w:val="000000" w:themeColor="text1"/>
          <w:sz w:val="24"/>
          <w:szCs w:val="24"/>
          <w:lang w:val="en-US"/>
        </w:rPr>
        <w:t xml:space="preserve"> most likely</w:t>
      </w:r>
      <w:r w:rsidR="00BA4F79" w:rsidRPr="00850320">
        <w:rPr>
          <w:rFonts w:ascii="Times New Roman" w:hAnsi="Times New Roman" w:cs="Times New Roman"/>
          <w:color w:val="000000" w:themeColor="text1"/>
          <w:sz w:val="24"/>
          <w:szCs w:val="24"/>
          <w:lang w:val="en-US"/>
        </w:rPr>
        <w:t xml:space="preserve"> have been reported.</w:t>
      </w:r>
    </w:p>
    <w:p w14:paraId="169C29B4" w14:textId="60F27077" w:rsidR="00EE2A36" w:rsidRPr="00850320" w:rsidRDefault="00646F16" w:rsidP="00BE5550">
      <w:pPr>
        <w:spacing w:line="600" w:lineRule="auto"/>
        <w:ind w:firstLine="708"/>
        <w:rPr>
          <w:rFonts w:ascii="Times New Roman" w:hAnsi="Times New Roman" w:cs="Times New Roman"/>
          <w:color w:val="000000" w:themeColor="text1"/>
          <w:sz w:val="24"/>
          <w:szCs w:val="24"/>
          <w:lang w:val="en-US"/>
        </w:rPr>
      </w:pPr>
      <w:r>
        <w:rPr>
          <w:rFonts w:ascii="Times New Roman" w:hAnsi="Times New Roman" w:cs="Times New Roman"/>
          <w:sz w:val="24"/>
          <w:lang w:val="en-US"/>
        </w:rPr>
        <w:t>Based on unique spot patterns</w:t>
      </w:r>
      <w:r w:rsidR="00BE5550">
        <w:rPr>
          <w:rFonts w:ascii="Times New Roman" w:hAnsi="Times New Roman" w:cs="Times New Roman"/>
          <w:sz w:val="24"/>
          <w:lang w:val="en-US"/>
        </w:rPr>
        <w:t>,</w:t>
      </w:r>
      <w:r>
        <w:rPr>
          <w:rFonts w:ascii="Times New Roman" w:hAnsi="Times New Roman" w:cs="Times New Roman"/>
          <w:sz w:val="24"/>
          <w:lang w:val="en-US"/>
        </w:rPr>
        <w:t xml:space="preserve"> other individually unique features and microsatellite profiling</w:t>
      </w:r>
      <w:r w:rsidR="00F240C8">
        <w:rPr>
          <w:rFonts w:ascii="Times New Roman" w:hAnsi="Times New Roman" w:cs="Times New Roman"/>
          <w:sz w:val="24"/>
          <w:lang w:val="en-US"/>
        </w:rPr>
        <w:t xml:space="preserve"> </w:t>
      </w:r>
      <w:r w:rsidR="007D77F4">
        <w:rPr>
          <w:rFonts w:ascii="Times New Roman" w:hAnsi="Times New Roman" w:cs="Times New Roman"/>
          <w:sz w:val="24"/>
          <w:lang w:val="en-US"/>
        </w:rPr>
        <w:fldChar w:fldCharType="begin"/>
      </w:r>
      <w:r w:rsidR="007D77F4">
        <w:rPr>
          <w:rFonts w:ascii="Times New Roman" w:hAnsi="Times New Roman" w:cs="Times New Roman"/>
          <w:sz w:val="24"/>
          <w:lang w:val="en-US"/>
        </w:rPr>
        <w:instrText xml:space="preserve"> ADDIN ZOTERO_ITEM CSL_CITATION {"citationID":"LaAM7kQG","properties":{"formattedCitation":"(East et al. 2009)","plainCitation":"(East et al. 2009)","noteIndex":0},"citationItems":[{"id":3953,"uris":["http://zotero.org/users/local/9XAuDGlL/items/D2D8SEXF"],"itemData":{"id":3953,"type":"article-journal","abstract":"Social status is an important phenotypic trait that determines fitness-relevant parameters. In many mammalian societies, offspring acquire a social position at adulthood similar to that held by their mother (“rank inheritance”) and thus obtain fitness benefits associated with this status. Mothers may influence the rank of their offspring at adulthood in at least three distinct ways. Firstly, the direct genetic inheritance of maternal traits that influence resource holding potential might predispose offspring to obtain a rank similar to that held by their mother. Secondly, the prenatal maternal environment might influence offspring rank if fetal exposure to maternal androgens is related to maternal status and affects offspring competitiveness. Thirdly, maternal behavioral support, a component of the postnatal maternal environment, may help offspring dominate individuals subordinate to their mother, thereby assisting offspring to acquire a rank similar to that of their mother. Here, we simultaneously test predictions derived from these three potential maternal effects on offspring rank acquisition at adulthood, using cases of offspring adoption in the spotted hyena Crocuta crocuta. We demonstrate that the rank of adopted offspring at adulthood was similar to that of their surrogate mother and that the competitive ability of offspring at adulthood was best explained by postnatal maternal behavioral support.","container-title":"Behavioral Ecology","DOI":"10.1093/beheco/arp020","ISSN":"1045-2249","issue":"3","journalAbbreviation":"Behavioral Ecology","page":"478-483","source":"Silverchair","title":"Maternal effects on offspring social status in spotted hyenas","volume":"20","author":[{"family":"East","given":"Marion L."},{"family":"Höner","given":"Oliver P."},{"family":"Wachter","given":"Bettina"},{"family":"Wilhelm","given":"Kerstin"},{"family":"Burke","given":"Terry"},{"family":"Hofer","given":"Heribert"}],"issued":{"date-parts":[["2009",5,1]]}}}],"schema":"https://github.com/citation-style-language/schema/raw/master/csl-citation.json"} </w:instrText>
      </w:r>
      <w:r w:rsidR="007D77F4">
        <w:rPr>
          <w:rFonts w:ascii="Times New Roman" w:hAnsi="Times New Roman" w:cs="Times New Roman"/>
          <w:sz w:val="24"/>
          <w:lang w:val="en-US"/>
        </w:rPr>
        <w:fldChar w:fldCharType="separate"/>
      </w:r>
      <w:r w:rsidR="007D77F4" w:rsidRPr="0081546A">
        <w:rPr>
          <w:rFonts w:ascii="Times New Roman" w:hAnsi="Times New Roman" w:cs="Times New Roman"/>
          <w:sz w:val="24"/>
          <w:lang w:val="en-US"/>
        </w:rPr>
        <w:t>(East et al. 2009)</w:t>
      </w:r>
      <w:r w:rsidR="007D77F4">
        <w:rPr>
          <w:rFonts w:ascii="Times New Roman" w:hAnsi="Times New Roman" w:cs="Times New Roman"/>
          <w:sz w:val="24"/>
          <w:lang w:val="en-US"/>
        </w:rPr>
        <w:fldChar w:fldCharType="end"/>
      </w:r>
      <w:r w:rsidR="00AB7C39" w:rsidRPr="00850320">
        <w:rPr>
          <w:rFonts w:ascii="Times New Roman" w:hAnsi="Times New Roman" w:cs="Times New Roman"/>
          <w:sz w:val="24"/>
          <w:lang w:val="en-US"/>
        </w:rPr>
        <w:t xml:space="preserve"> </w:t>
      </w:r>
      <w:r w:rsidR="00AB7C39" w:rsidRPr="001B76B9">
        <w:rPr>
          <w:rFonts w:ascii="Times New Roman" w:hAnsi="Times New Roman" w:cs="Times New Roman"/>
          <w:sz w:val="24"/>
          <w:lang w:val="en-US"/>
        </w:rPr>
        <w:t>1</w:t>
      </w:r>
      <w:r w:rsidR="001B76B9" w:rsidRPr="001B76B9">
        <w:rPr>
          <w:rFonts w:ascii="Times New Roman" w:hAnsi="Times New Roman" w:cs="Times New Roman"/>
          <w:sz w:val="24"/>
          <w:lang w:val="en-US"/>
        </w:rPr>
        <w:t>3</w:t>
      </w:r>
      <w:r w:rsidR="00514E2B" w:rsidRPr="001B76B9">
        <w:rPr>
          <w:rFonts w:ascii="Times New Roman" w:hAnsi="Times New Roman" w:cs="Times New Roman"/>
          <w:sz w:val="24"/>
          <w:lang w:val="en-US"/>
        </w:rPr>
        <w:t xml:space="preserve"> </w:t>
      </w:r>
      <w:r w:rsidR="00AB7C39" w:rsidRPr="00AC2019">
        <w:rPr>
          <w:rFonts w:ascii="Times New Roman" w:hAnsi="Times New Roman" w:cs="Times New Roman"/>
          <w:sz w:val="24"/>
          <w:lang w:val="en-US"/>
        </w:rPr>
        <w:t xml:space="preserve">carcasses </w:t>
      </w:r>
      <w:r w:rsidR="00BE5550" w:rsidRPr="00AC2019">
        <w:rPr>
          <w:rFonts w:ascii="Times New Roman" w:hAnsi="Times New Roman" w:cs="Times New Roman"/>
          <w:sz w:val="24"/>
          <w:lang w:val="en-US"/>
        </w:rPr>
        <w:t>(1</w:t>
      </w:r>
      <w:r w:rsidR="00AC2019" w:rsidRPr="00AC2019">
        <w:rPr>
          <w:rFonts w:ascii="Times New Roman" w:hAnsi="Times New Roman" w:cs="Times New Roman"/>
          <w:sz w:val="24"/>
          <w:lang w:val="en-US"/>
        </w:rPr>
        <w:t>5</w:t>
      </w:r>
      <w:r w:rsidR="00BE5550" w:rsidRPr="00AC2019">
        <w:rPr>
          <w:rFonts w:ascii="Times New Roman" w:hAnsi="Times New Roman" w:cs="Times New Roman"/>
          <w:sz w:val="24"/>
          <w:lang w:val="en-US"/>
        </w:rPr>
        <w:t>%)</w:t>
      </w:r>
      <w:r w:rsidR="00BE5550" w:rsidRPr="00850320">
        <w:rPr>
          <w:rFonts w:ascii="Times New Roman" w:hAnsi="Times New Roman" w:cs="Times New Roman"/>
          <w:sz w:val="24"/>
          <w:lang w:val="en-US"/>
        </w:rPr>
        <w:t xml:space="preserve"> </w:t>
      </w:r>
      <w:r w:rsidR="00AB7C39" w:rsidRPr="00850320">
        <w:rPr>
          <w:rFonts w:ascii="Times New Roman" w:hAnsi="Times New Roman" w:cs="Times New Roman"/>
          <w:sz w:val="24"/>
          <w:lang w:val="en-US"/>
        </w:rPr>
        <w:t xml:space="preserve">were identified as members of three hyena clans </w:t>
      </w:r>
      <w:r w:rsidR="00F81F57">
        <w:rPr>
          <w:rFonts w:ascii="Times New Roman" w:hAnsi="Times New Roman" w:cs="Times New Roman"/>
          <w:color w:val="000000" w:themeColor="text1"/>
          <w:sz w:val="24"/>
          <w:szCs w:val="24"/>
          <w:lang w:val="en-US"/>
        </w:rPr>
        <w:t>(Isiaka, Pool, Mamba) studied</w:t>
      </w:r>
      <w:r w:rsidR="00AB7C39" w:rsidRPr="00850320">
        <w:rPr>
          <w:rFonts w:ascii="Times New Roman" w:hAnsi="Times New Roman" w:cs="Times New Roman"/>
          <w:color w:val="000000" w:themeColor="text1"/>
          <w:sz w:val="24"/>
          <w:szCs w:val="24"/>
          <w:lang w:val="en-US"/>
        </w:rPr>
        <w:t xml:space="preserve"> continuously since 1987, 1989 and 1990, </w:t>
      </w:r>
      <w:r w:rsidR="00AB7C39" w:rsidRPr="00850320">
        <w:rPr>
          <w:rFonts w:ascii="Times New Roman" w:hAnsi="Times New Roman" w:cs="Times New Roman"/>
          <w:sz w:val="24"/>
          <w:szCs w:val="24"/>
          <w:lang w:val="en-US"/>
        </w:rPr>
        <w:t>respectively</w:t>
      </w:r>
      <w:r w:rsidR="00AB7C39" w:rsidRPr="00850320">
        <w:rPr>
          <w:rFonts w:ascii="Times New Roman" w:hAnsi="Times New Roman" w:cs="Times New Roman"/>
          <w:color w:val="000000" w:themeColor="text1"/>
          <w:sz w:val="24"/>
          <w:szCs w:val="24"/>
          <w:lang w:val="en-US"/>
        </w:rPr>
        <w:t xml:space="preserve">, as part of the ongoing Serengeti spotted hyena research project </w:t>
      </w:r>
      <w:commentRangeStart w:id="61"/>
      <w:r w:rsidR="00AB7C39" w:rsidRPr="00850320">
        <w:rPr>
          <w:rFonts w:ascii="Times New Roman" w:hAnsi="Times New Roman" w:cs="Times New Roman"/>
          <w:color w:val="000000" w:themeColor="text1"/>
          <w:sz w:val="24"/>
          <w:szCs w:val="24"/>
          <w:lang w:val="en-US"/>
        </w:rPr>
        <w:t>(for details see</w:t>
      </w:r>
      <w:r w:rsidR="007D77F4">
        <w:rPr>
          <w:rFonts w:ascii="Times New Roman" w:hAnsi="Times New Roman" w:cs="Times New Roman"/>
          <w:color w:val="000000" w:themeColor="text1"/>
          <w:sz w:val="24"/>
          <w:szCs w:val="24"/>
          <w:lang w:val="en-US"/>
        </w:rPr>
        <w:t xml:space="preserve"> </w:t>
      </w:r>
      <w:ins w:id="62" w:author="Sarah Benhaiem" w:date="2022-05-24T10:20:00Z">
        <w:r w:rsidR="006940DA">
          <w:rPr>
            <w:rFonts w:ascii="Times New Roman" w:hAnsi="Times New Roman" w:cs="Times New Roman"/>
            <w:color w:val="000000" w:themeColor="text1"/>
            <w:sz w:val="24"/>
            <w:szCs w:val="24"/>
            <w:lang w:val="en-US"/>
          </w:rPr>
          <w:t xml:space="preserve">e.g. </w:t>
        </w:r>
      </w:ins>
      <w:r w:rsidR="007D77F4">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{"citationID":"zUe1NmDo","properties":{"formattedCitation":"(Hofer &amp; East 2003)","plainCitation":"(Hofer &amp; East 2003)","noteIndex":0},"citationItems":[{"id":"3PXEn7Ky/d2qrx5ol","uris":["http://zotero.org/users/5432491/items/7LQ72BWZ"],"itemData":{"id":"wPown72c/Smx3ohCD","type":"article-journal","abstract":"We assessed the importance of three behavioral processes on the fitness of individual females as mediated via maternal care in matrilineally organized social groups of spotted hyenas Crocuta crocuta. These were maternal choice of foraging tactic, the maintenance of individual dominance rank (social status) within the adult female hierarchy, and the behavioral support provided by mothers to their daughters when daughters acquired their position in the adult female hierarchy. The effects of all behavioral processes were closely linked. Maternal care was dependent on maternal social status because high ranking females had priority of access to food, and individual maternal choice of foraging tactic was frequency – and social status-dependent when medium prey abundance provided an opportunity for such a choice. At medium prey abundance, low ranking females went on costly long distance commuting trips to forage on migratory herds outside the group territory, whereas high ranking females fed on kills within the group territory. As a consequence, offspring of high ranking females grew faster, had a higher chance of survival to adulthood, and thus high ranking females had a higher lifetime reproductive success. Daughters of high ranking females usually acquired a social status immediately below that of their mother provided they enjoyed the effective support from their mothers as coalition partners, and they gave birth to their first litter at an earlier age than daughters of low ranking mothers. Spotted hyenas are therefore an example of the ‘silver-spoon effect’. This study shows that the frequency-dependent outcome of behavioral processes can be a key determinant of maternal reproductive success in social carnivores and have a profound influence on the reproductive career prospects of offspring.","container-title":"Evolutionary Ecology","DOI":"10.1023/A:1027352517231","ISSN":"1573-8477","issue":"4","journalAbbreviation":"Evolutionary Ecology","language":"en","page":"315-331","source":"Springer Link","title":"Behavioral processes and costs of co-existence in female spotted hyenas: a life history perspective","title-short":"Behavioral processes and costs of co-existence in female spotted hyenas","volume":"17","author":[{"family":"Hofer","given":"Heribert"},{"family":"East","given":"Marion L."}],"issued":{"date-parts":[["2003",7,1]]}}}],"schema":"https://github.com/citation-style-language/schema/raw/master/csl-citation.json"} </w:instrText>
      </w:r>
      <w:r w:rsidR="007D77F4">
        <w:rPr>
          <w:rFonts w:ascii="Times New Roman" w:hAnsi="Times New Roman" w:cs="Times New Roman"/>
          <w:color w:val="000000" w:themeColor="text1"/>
          <w:sz w:val="24"/>
          <w:szCs w:val="24"/>
          <w:lang w:val="en-US"/>
        </w:rPr>
        <w:fldChar w:fldCharType="separate"/>
      </w:r>
      <w:del w:id="63" w:author="Sarah Benhaiem" w:date="2022-05-24T10:20:00Z">
        <w:r w:rsidR="007D77F4" w:rsidRPr="0081546A" w:rsidDel="006940DA">
          <w:rPr>
            <w:rFonts w:ascii="Times New Roman" w:hAnsi="Times New Roman" w:cs="Times New Roman"/>
            <w:sz w:val="24"/>
            <w:lang w:val="en-US"/>
          </w:rPr>
          <w:delText>(</w:delText>
        </w:r>
      </w:del>
      <w:r w:rsidR="007D77F4" w:rsidRPr="0081546A">
        <w:rPr>
          <w:rFonts w:ascii="Times New Roman" w:hAnsi="Times New Roman" w:cs="Times New Roman"/>
          <w:sz w:val="24"/>
          <w:lang w:val="en-US"/>
        </w:rPr>
        <w:t>Hofer &amp; East 2003)</w:t>
      </w:r>
      <w:r w:rsidR="007D77F4">
        <w:rPr>
          <w:rFonts w:ascii="Times New Roman" w:hAnsi="Times New Roman" w:cs="Times New Roman"/>
          <w:color w:val="000000" w:themeColor="text1"/>
          <w:sz w:val="24"/>
          <w:szCs w:val="24"/>
          <w:lang w:val="en-US"/>
        </w:rPr>
        <w:fldChar w:fldCharType="end"/>
      </w:r>
      <w:commentRangeEnd w:id="61"/>
      <w:r w:rsidR="006940DA">
        <w:rPr>
          <w:rStyle w:val="CommentReference"/>
        </w:rPr>
        <w:commentReference w:id="61"/>
      </w:r>
      <w:del w:id="64" w:author="Sarah Benhaiem" w:date="2022-05-24T10:20:00Z">
        <w:r w:rsidR="00AB7C39" w:rsidRPr="00046FE9" w:rsidDel="006940DA">
          <w:rPr>
            <w:rFonts w:ascii="Times New Roman" w:hAnsi="Times New Roman" w:cs="Times New Roman"/>
            <w:color w:val="000000" w:themeColor="text1"/>
            <w:sz w:val="24"/>
            <w:szCs w:val="24"/>
            <w:highlight w:val="yellow"/>
            <w:lang w:val="en-US"/>
          </w:rPr>
          <w:delText>)</w:delText>
        </w:r>
      </w:del>
      <w:r w:rsidR="00AB7C39" w:rsidRPr="00850320">
        <w:rPr>
          <w:rFonts w:ascii="Times New Roman" w:hAnsi="Times New Roman" w:cs="Times New Roman"/>
          <w:i/>
          <w:iCs/>
          <w:sz w:val="24"/>
          <w:szCs w:val="24"/>
          <w:lang w:val="en-US"/>
        </w:rPr>
        <w:t xml:space="preserve">. </w:t>
      </w:r>
      <w:r w:rsidR="00AB7C39" w:rsidRPr="00850320">
        <w:rPr>
          <w:rFonts w:ascii="Times New Roman" w:hAnsi="Times New Roman" w:cs="Times New Roman"/>
          <w:sz w:val="24"/>
          <w:szCs w:val="24"/>
          <w:lang w:val="en-US"/>
        </w:rPr>
        <w:t xml:space="preserve">For these individuals, information about their social </w:t>
      </w:r>
      <w:r w:rsidR="00AB7C39" w:rsidRPr="00031640">
        <w:rPr>
          <w:rFonts w:ascii="Times New Roman" w:hAnsi="Times New Roman" w:cs="Times New Roman"/>
          <w:sz w:val="24"/>
          <w:szCs w:val="24"/>
          <w:lang w:val="en-US"/>
        </w:rPr>
        <w:t>status</w:t>
      </w:r>
      <w:r w:rsidR="00AB7C39" w:rsidRPr="00850320">
        <w:rPr>
          <w:rFonts w:ascii="Times New Roman" w:hAnsi="Times New Roman" w:cs="Times New Roman"/>
          <w:sz w:val="24"/>
          <w:szCs w:val="24"/>
          <w:lang w:val="en-US"/>
        </w:rPr>
        <w:t xml:space="preserve"> </w:t>
      </w:r>
      <w:r w:rsidR="00F81F57">
        <w:rPr>
          <w:rFonts w:ascii="Times New Roman" w:hAnsi="Times New Roman" w:cs="Times New Roman"/>
          <w:sz w:val="24"/>
          <w:szCs w:val="24"/>
          <w:lang w:val="en-US"/>
        </w:rPr>
        <w:t xml:space="preserve">on the </w:t>
      </w:r>
      <w:r w:rsidR="00092B3F">
        <w:rPr>
          <w:rFonts w:ascii="Times New Roman" w:hAnsi="Times New Roman" w:cs="Times New Roman"/>
          <w:sz w:val="24"/>
          <w:szCs w:val="24"/>
          <w:lang w:val="en-US"/>
        </w:rPr>
        <w:t xml:space="preserve">death date </w:t>
      </w:r>
      <w:r w:rsidR="00F81F57">
        <w:rPr>
          <w:rFonts w:ascii="Times New Roman" w:hAnsi="Times New Roman" w:cs="Times New Roman"/>
          <w:sz w:val="24"/>
          <w:szCs w:val="24"/>
          <w:lang w:val="en-US"/>
        </w:rPr>
        <w:t>was</w:t>
      </w:r>
      <w:r w:rsidR="00AB7C39" w:rsidRPr="00850320">
        <w:rPr>
          <w:rFonts w:ascii="Times New Roman" w:hAnsi="Times New Roman" w:cs="Times New Roman"/>
          <w:sz w:val="24"/>
          <w:szCs w:val="24"/>
          <w:lang w:val="en-US"/>
        </w:rPr>
        <w:t xml:space="preserve"> available. </w:t>
      </w:r>
      <w:r w:rsidR="00AB7C39" w:rsidRPr="00850320">
        <w:rPr>
          <w:rFonts w:ascii="Times New Roman" w:hAnsi="Times New Roman" w:cs="Times New Roman"/>
          <w:color w:val="000000" w:themeColor="text1"/>
          <w:sz w:val="24"/>
          <w:szCs w:val="24"/>
          <w:lang w:val="en-US"/>
        </w:rPr>
        <w:t>The social status of adult female</w:t>
      </w:r>
      <w:r w:rsidR="00514E2B">
        <w:rPr>
          <w:rFonts w:ascii="Times New Roman" w:hAnsi="Times New Roman" w:cs="Times New Roman"/>
          <w:color w:val="000000" w:themeColor="text1"/>
          <w:sz w:val="24"/>
          <w:szCs w:val="24"/>
          <w:lang w:val="en-US"/>
        </w:rPr>
        <w:t>s in each clan</w:t>
      </w:r>
      <w:r w:rsidR="00AB7C39" w:rsidRPr="00850320">
        <w:rPr>
          <w:rFonts w:ascii="Times New Roman" w:hAnsi="Times New Roman" w:cs="Times New Roman"/>
          <w:color w:val="000000" w:themeColor="text1"/>
          <w:sz w:val="24"/>
          <w:szCs w:val="24"/>
          <w:lang w:val="en-US"/>
        </w:rPr>
        <w:t xml:space="preserve"> wa</w:t>
      </w:r>
      <w:r w:rsidR="00514E2B">
        <w:rPr>
          <w:rFonts w:ascii="Times New Roman" w:hAnsi="Times New Roman" w:cs="Times New Roman"/>
          <w:color w:val="000000" w:themeColor="text1"/>
          <w:sz w:val="24"/>
          <w:szCs w:val="24"/>
          <w:lang w:val="en-US"/>
        </w:rPr>
        <w:t xml:space="preserve">s determined using </w:t>
      </w:r>
      <w:r w:rsidR="00AB7C39" w:rsidRPr="00850320">
        <w:rPr>
          <w:rFonts w:ascii="Times New Roman" w:hAnsi="Times New Roman" w:cs="Times New Roman"/>
          <w:color w:val="000000" w:themeColor="text1"/>
          <w:sz w:val="24"/>
          <w:szCs w:val="24"/>
          <w:lang w:val="en-US"/>
        </w:rPr>
        <w:t xml:space="preserve">submissive behaviors during dyadic interactions </w:t>
      </w:r>
      <w:r w:rsidR="00AB7C39" w:rsidRPr="001F6E03">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{"citationID":"JyRbLSxx","properties":{"formattedCitation":"(Hofer &amp; East 2003)","plainCitation":"(Hofer &amp; East 2003)","noteIndex":0},"citationItems":[{"id":"3PXEn7Ky/d2qrx5ol","uris":["http://zotero.org/users/5432491/items/7LQ72BWZ"],"itemData":{"id":"siYII0B8/O9KP0iT1","type":"article-journal","abstract":"We assessed the importance of three behavioral processes on the fitness of individual females as mediated via maternal care in matrilineally organized social groups of spotted hyenas Crocuta crocuta. These were maternal choice of foraging tactic, the maintenance of individual dominance rank (social status) within the adult female hierarchy, and the behavioral support provided by mothers to their daughters when daughters acquired their position in the adult female hierarchy. The effects of all behavioral processes were closely linked. Maternal care was dependent on maternal social status because high ranking females had priority of access to food, and individual maternal choice of foraging tactic was frequency – and social status-dependent when medium prey abundance provided an opportunity for such a choice. At medium prey abundance, low ranking females went on costly long distance commuting trips to forage on migratory herds outside the group territory, whereas high ranking females fed on kills within the group territory. As a consequence, offspring of high ranking females grew faster, had a higher chance of survival to adulthood, and thus high ranking females had a higher lifetime reproductive success. Daughters of high ranking females usually acquired a social status immediately below that of their mother provided they enjoyed the effective support from their mothers as coalition partners, and they gave birth to their first litter at an earlier age than daughters of low ranking mothers. Spotted hyenas are therefore an example of the ‘silver-spoon effect’. This study shows that the frequency-dependent outcome of behavioral processes can be a key determinant of maternal reproductive success in social carnivores and have a profound influence on the reproductive career prospects of offspring.","container-title":"Evolutionary Ecology","DOI":"10.1023/A:1027352517231","ISSN":"1573-8477","issue":"4","journalAbbreviation":"Evolutionary Ecology","language":"en","page":"315-331","source":"Springer Link","title":"Behavioral processes and costs of co-existence in female spotted hyenas: a life history perspective","title-short":"Behavioral processes and costs of co-existence in female spotted hyenas","volume":"17","author":[{"family":"Hofer","given":"Heribert"},{"family":"East","given":"Marion L."}],"issued":{"date-parts":[["2003",7,1]]}}}],"schema":"https://github.com/citation-style-language/schema/raw/master/csl-citation.json"} </w:instrText>
      </w:r>
      <w:r w:rsidR="00AB7C39" w:rsidRPr="001F6E03">
        <w:rPr>
          <w:rFonts w:ascii="Times New Roman" w:hAnsi="Times New Roman" w:cs="Times New Roman"/>
          <w:color w:val="000000" w:themeColor="text1"/>
          <w:sz w:val="24"/>
          <w:szCs w:val="24"/>
          <w:lang w:val="en-US"/>
        </w:rPr>
        <w:fldChar w:fldCharType="separate"/>
      </w:r>
      <w:r w:rsidR="00AB7C39" w:rsidRPr="003D4FE4">
        <w:rPr>
          <w:rFonts w:ascii="Times New Roman" w:hAnsi="Times New Roman" w:cs="Times New Roman"/>
          <w:sz w:val="24"/>
          <w:lang w:val="en-US"/>
        </w:rPr>
        <w:t>(Hofer &amp; East 2003)</w:t>
      </w:r>
      <w:r w:rsidR="00AB7C39" w:rsidRPr="001F6E03">
        <w:rPr>
          <w:rFonts w:ascii="Times New Roman" w:hAnsi="Times New Roman" w:cs="Times New Roman"/>
          <w:color w:val="000000" w:themeColor="text1"/>
          <w:sz w:val="24"/>
          <w:szCs w:val="24"/>
          <w:lang w:val="en-US"/>
        </w:rPr>
        <w:fldChar w:fldCharType="end"/>
      </w:r>
      <w:r w:rsidR="00AB7C39" w:rsidRPr="00850320">
        <w:rPr>
          <w:rFonts w:ascii="Times New Roman" w:hAnsi="Times New Roman" w:cs="Times New Roman"/>
          <w:color w:val="000000" w:themeColor="text1"/>
          <w:sz w:val="24"/>
          <w:szCs w:val="24"/>
          <w:lang w:val="en-US"/>
        </w:rPr>
        <w:t>.</w:t>
      </w:r>
      <w:r w:rsidR="00514E2B">
        <w:rPr>
          <w:rFonts w:ascii="Times New Roman" w:hAnsi="Times New Roman" w:cs="Times New Roman"/>
          <w:color w:val="000000" w:themeColor="text1"/>
          <w:sz w:val="24"/>
          <w:szCs w:val="24"/>
          <w:lang w:val="en-US"/>
        </w:rPr>
        <w:t xml:space="preserve"> E</w:t>
      </w:r>
      <w:r w:rsidR="00AB7C39" w:rsidRPr="00850320">
        <w:rPr>
          <w:rFonts w:ascii="Times New Roman" w:hAnsi="Times New Roman" w:cs="Times New Roman"/>
          <w:color w:val="000000" w:themeColor="text1"/>
          <w:sz w:val="24"/>
          <w:szCs w:val="24"/>
          <w:lang w:val="en-US"/>
        </w:rPr>
        <w:t>ach adult female</w:t>
      </w:r>
      <w:r w:rsidR="00514E2B">
        <w:rPr>
          <w:rFonts w:ascii="Times New Roman" w:hAnsi="Times New Roman" w:cs="Times New Roman"/>
          <w:color w:val="000000" w:themeColor="text1"/>
          <w:sz w:val="24"/>
          <w:szCs w:val="24"/>
          <w:lang w:val="en-US"/>
        </w:rPr>
        <w:t xml:space="preserve"> within a clan</w:t>
      </w:r>
      <w:r w:rsidR="00AB7C39" w:rsidRPr="00850320">
        <w:rPr>
          <w:rFonts w:ascii="Times New Roman" w:hAnsi="Times New Roman" w:cs="Times New Roman"/>
          <w:color w:val="000000" w:themeColor="text1"/>
          <w:sz w:val="24"/>
          <w:szCs w:val="24"/>
          <w:lang w:val="en-US"/>
        </w:rPr>
        <w:t xml:space="preserve"> was assigned a standardized rank, equally spaced between -1 (lowest rank) and +1 (highest rank),</w:t>
      </w:r>
      <w:r w:rsidR="005D4D2C">
        <w:rPr>
          <w:rFonts w:ascii="Times New Roman" w:hAnsi="Times New Roman" w:cs="Times New Roman"/>
          <w:color w:val="000000" w:themeColor="text1"/>
          <w:sz w:val="24"/>
          <w:szCs w:val="24"/>
          <w:lang w:val="en-US"/>
        </w:rPr>
        <w:t xml:space="preserve"> with 0 as the median rank (</w:t>
      </w:r>
      <w:r w:rsidR="005C749B">
        <w:rPr>
          <w:rFonts w:ascii="Times New Roman" w:hAnsi="Times New Roman" w:cs="Times New Roman"/>
          <w:color w:val="000000" w:themeColor="text1"/>
          <w:sz w:val="24"/>
          <w:szCs w:val="24"/>
          <w:lang w:val="en-US"/>
        </w:rPr>
        <w:t xml:space="preserve">see e.g. </w:t>
      </w:r>
      <w:commentRangeStart w:id="65"/>
      <w:r w:rsidR="00611EB5">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{"citationID":"UwNCc5yR","properties":{"formattedCitation":"(Hofer &amp; East 2003)","plainCitation":"(Hofer &amp; East 2003)","noteIndex":0},"citationItems":[{"id":"3PXEn7Ky/d2qrx5ol","uris":["http://zotero.org/users/5432491/items/7LQ72BWZ"],"itemData":{"id":"1OY9volh/gQ8bA5UN","type":"article-journal","abstract":"We assessed the importance of three behavioral processes on the fitness of individual females as mediated via maternal care in matrilineally organized social groups of spotted hyenas Crocuta crocuta. These were maternal choice of foraging tactic, the maintenance of individual dominance rank (social status) within the adult female hierarchy, and the behavioral support provided by mothers to their daughters when daughters acquired their position in the adult female hierarchy. The effects of all behavioral processes were closely linked. Maternal care was dependent on maternal social status because high ranking females had priority of access to food, and individual maternal choice of foraging tactic was frequency – and social status-dependent when medium prey abundance provided an opportunity for such a choice. At medium prey abundance, low ranking females went on costly long distance commuting trips to forage on migratory herds outside the group territory, whereas high ranking females fed on kills within the group territory. As a consequence, offspring of high ranking females grew faster, had a higher chance of survival to adulthood, and thus high ranking females had a higher lifetime reproductive success. Daughters of high ranking females usually acquired a social status immediately below that of their mother provided they enjoyed the effective support from their mothers as coalition partners, and they gave birth to their first litter at an earlier age than daughters of low ranking mothers. Spotted hyenas are therefore an example of the ‘silver-spoon effect’. This study shows that the frequency-dependent outcome of behavioral processes can be a key determinant of maternal reproductive success in social carnivores and have a profound influence on the reproductive career prospects of offspring.","container-title":"Evolutionary Ecology","DOI":"10.1023/A:1027352517231","ISSN":"1573-8477","issue":"4","journalAbbreviation":"Evolutionary Ecology","language":"en","page":"315-331","source":"Springer Link","title":"Behavioral processes and costs of co-existence in female spotted hyenas: a life history perspective","title-short":"Behavioral processes and costs of co-existence in female spotted hyenas","volume":"17","author":[{"family":"Hofer","given":"Heribert"},{"family":"East","given":"Marion L."}],"issued":{"date-parts":[["2003",7,1]]}}}],"schema":"https://github.com/citation-style-language/schema/raw/master/csl-citation.json"} </w:instrText>
      </w:r>
      <w:r w:rsidR="00611EB5">
        <w:rPr>
          <w:rFonts w:ascii="Times New Roman" w:hAnsi="Times New Roman" w:cs="Times New Roman"/>
          <w:color w:val="000000" w:themeColor="text1"/>
          <w:sz w:val="24"/>
          <w:szCs w:val="24"/>
          <w:lang w:val="en-US"/>
        </w:rPr>
        <w:fldChar w:fldCharType="separate"/>
      </w:r>
      <w:r w:rsidR="00611EB5" w:rsidRPr="00895774">
        <w:rPr>
          <w:rFonts w:ascii="Times New Roman" w:hAnsi="Times New Roman" w:cs="Times New Roman"/>
          <w:sz w:val="24"/>
          <w:highlight w:val="yellow"/>
        </w:rPr>
        <w:t>(</w:t>
      </w:r>
      <w:r w:rsidR="00611EB5" w:rsidRPr="00611EB5">
        <w:rPr>
          <w:rFonts w:ascii="Times New Roman" w:hAnsi="Times New Roman" w:cs="Times New Roman"/>
          <w:sz w:val="24"/>
        </w:rPr>
        <w:t>Hofer &amp; East 2003)</w:t>
      </w:r>
      <w:r w:rsidR="00611EB5">
        <w:rPr>
          <w:rFonts w:ascii="Times New Roman" w:hAnsi="Times New Roman" w:cs="Times New Roman"/>
          <w:color w:val="000000" w:themeColor="text1"/>
          <w:sz w:val="24"/>
          <w:szCs w:val="24"/>
          <w:lang w:val="en-US"/>
        </w:rPr>
        <w:fldChar w:fldCharType="end"/>
      </w:r>
      <w:commentRangeEnd w:id="65"/>
      <w:r w:rsidR="009A7294">
        <w:rPr>
          <w:rStyle w:val="CommentReference"/>
        </w:rPr>
        <w:commentReference w:id="65"/>
      </w:r>
      <w:r w:rsidR="00611EB5">
        <w:rPr>
          <w:rFonts w:ascii="Times New Roman" w:hAnsi="Times New Roman" w:cs="Times New Roman"/>
          <w:color w:val="000000" w:themeColor="text1"/>
          <w:sz w:val="24"/>
          <w:szCs w:val="24"/>
          <w:lang w:val="en-US"/>
        </w:rPr>
        <w:t xml:space="preserve"> </w:t>
      </w:r>
      <w:r w:rsidR="005C749B">
        <w:rPr>
          <w:rFonts w:ascii="Times New Roman" w:hAnsi="Times New Roman" w:cs="Times New Roman"/>
          <w:color w:val="000000" w:themeColor="text1"/>
          <w:sz w:val="24"/>
          <w:szCs w:val="24"/>
          <w:lang w:val="en-US"/>
        </w:rPr>
        <w:t xml:space="preserve">or </w:t>
      </w:r>
      <w:r w:rsidR="00895774">
        <w:rPr>
          <w:rFonts w:ascii="Times New Roman" w:hAnsi="Times New Roman" w:cs="Times New Roman"/>
          <w:color w:val="000000" w:themeColor="text1"/>
          <w:sz w:val="24"/>
          <w:szCs w:val="24"/>
          <w:lang w:val="en-US"/>
        </w:rPr>
        <w:fldChar w:fldCharType="begin"/>
      </w:r>
      <w:r w:rsidR="00895774">
        <w:rPr>
          <w:rFonts w:ascii="Times New Roman" w:hAnsi="Times New Roman" w:cs="Times New Roman"/>
          <w:color w:val="000000" w:themeColor="text1"/>
          <w:sz w:val="24"/>
          <w:szCs w:val="24"/>
          <w:lang w:val="en-US"/>
        </w:rPr>
        <w:instrText xml:space="preserve"> ADDIN ZOTERO_ITEM CSL_CITATION {"citationID":"O1QH6wLe","properties":{"formattedCitation":"(Gicquel et al. 2022)","plainCitation":"(Gicquel et al. 2022)","noteIndex":0},"citationItems":[{"id":4395,"uris":["http://zotero.org/users/local/9XAuDGlL/items/C2ZTZMR7"],"itemData":{"id":4395,"type":"article-journal","abstract":"Little is known about potential cascading effects of climate change on the ability of predators to exploit mobile aggregations of prey with a spatiotemporal distribution largely determined by climatic conditions. If predators employ central-place foraging when rearing offspring, the ability of parents to locate sufficient prey could be reduced by climate change. In the Serengeti National Park, Tanzania, migratory species dominate mammalian herbivore biomass. These migratory herds exploit nutrient-rich vegetation on the southern plains in the rainy season and surface water in the northwest in the dry season. Female spotted hyenas Crocuta crocuta breed throughout the year and use long-distance central-place-foraging “commuting trips” to migratory herds to fuel lactation for ≥12 months. Changes in rainfall patterns that alter prey movements may decrease the ability of mothers to locate profitable foraging areas and thus increase their overall commuting effort, particularly for high-ranking females that have priority of access to food resources within their clan territory and thus less commuting experience. In hyena clan territories, this may be reflected by a decrease in migratory herd presence and a decrease in the presence of lactating females, as maternal den presence represents the opposite of commuting effort. We investigated the strength of the relationship between rainfall volume, migratory herd presence in three hyena clan territories, and the responses of lactating females to this climate/prey relationship in terms of maternal den presence, using an observation-based dataset spanning three decades. The probability of migratory herd presence in hyena clan territories increased with the amount of rainfall 2 months earlier, and maternal den presence increased with migratory herd presence. Rainfall volume substantially increased over 30 years, whereas the presence of migratory herds in hyena clans and the strength of the relationship between rainfall and migratory herd presence decreased. Hyenas thus adjusted well to the climate change-induced decreased the presence of migratory herds in their territories, since maternal den presence did not decrease over 30 years and still matched periods of high prey abundance, irrespective of female social status. These results suggest a high plasticity in the response of this keystone predator to environmental variability.","container-title":"Ecosphere","DOI":"10.1002/ecs2.4012","ISSN":"2150-8925","issue":"4","language":"en","note":"_eprint: https://onlinelibrary.wiley.com/doi/pdf/10.1002/ecs2.4012","page":"e4012","source":"Wiley Online Library","title":"Climate change does not decouple interactions between a central-place-foraging predator and its migratory prey","volume":"13","author":[{"family":"Gicquel","given":"Morgane"},{"family":"East","given":"Marion L."},{"family":"Hofer","given":"Heribert"},{"family":"Cubaynes","given":"Sarah"},{"family":"Benhaiem","given":"Sarah"}],"issued":{"date-parts":[["2022"]]}}}],"schema":"https://github.com/citation-style-language/schema/raw/master/csl-citation.json"} </w:instrText>
      </w:r>
      <w:r w:rsidR="00895774">
        <w:rPr>
          <w:rFonts w:ascii="Times New Roman" w:hAnsi="Times New Roman" w:cs="Times New Roman"/>
          <w:color w:val="000000" w:themeColor="text1"/>
          <w:sz w:val="24"/>
          <w:szCs w:val="24"/>
          <w:lang w:val="en-US"/>
        </w:rPr>
        <w:fldChar w:fldCharType="separate"/>
      </w:r>
      <w:r w:rsidR="00895774" w:rsidRPr="0081546A">
        <w:rPr>
          <w:rFonts w:ascii="Times New Roman" w:hAnsi="Times New Roman" w:cs="Times New Roman"/>
          <w:sz w:val="24"/>
          <w:highlight w:val="yellow"/>
          <w:lang w:val="en-US"/>
        </w:rPr>
        <w:t>(</w:t>
      </w:r>
      <w:r w:rsidR="00895774" w:rsidRPr="0081546A">
        <w:rPr>
          <w:rFonts w:ascii="Times New Roman" w:hAnsi="Times New Roman" w:cs="Times New Roman"/>
          <w:sz w:val="24"/>
          <w:lang w:val="en-US"/>
        </w:rPr>
        <w:t>Gicquel et al. 2022)</w:t>
      </w:r>
      <w:r w:rsidR="00895774">
        <w:rPr>
          <w:rFonts w:ascii="Times New Roman" w:hAnsi="Times New Roman" w:cs="Times New Roman"/>
          <w:color w:val="000000" w:themeColor="text1"/>
          <w:sz w:val="24"/>
          <w:szCs w:val="24"/>
          <w:lang w:val="en-US"/>
        </w:rPr>
        <w:fldChar w:fldCharType="end"/>
      </w:r>
      <w:r w:rsidR="00895774">
        <w:rPr>
          <w:rFonts w:ascii="Times New Roman" w:hAnsi="Times New Roman" w:cs="Times New Roman"/>
          <w:color w:val="000000" w:themeColor="text1"/>
          <w:sz w:val="24"/>
          <w:szCs w:val="24"/>
          <w:lang w:val="en-US"/>
        </w:rPr>
        <w:t xml:space="preserve"> </w:t>
      </w:r>
      <w:r w:rsidR="005C749B">
        <w:rPr>
          <w:rFonts w:ascii="Times New Roman" w:hAnsi="Times New Roman" w:cs="Times New Roman"/>
          <w:color w:val="000000" w:themeColor="text1"/>
          <w:sz w:val="24"/>
          <w:szCs w:val="24"/>
          <w:lang w:val="en-US"/>
        </w:rPr>
        <w:t>for further details</w:t>
      </w:r>
      <w:r w:rsidR="00AB7C39" w:rsidRPr="00850320">
        <w:rPr>
          <w:rFonts w:ascii="Times New Roman" w:hAnsi="Times New Roman" w:cs="Times New Roman"/>
          <w:color w:val="000000" w:themeColor="text1"/>
          <w:sz w:val="24"/>
          <w:szCs w:val="24"/>
          <w:lang w:val="en-US"/>
        </w:rPr>
        <w:t xml:space="preserve">). </w:t>
      </w:r>
    </w:p>
    <w:p w14:paraId="7FF8A292" w14:textId="77777777" w:rsidR="00EE2A36" w:rsidRPr="00850320" w:rsidRDefault="00EE2A36" w:rsidP="00EE2A36">
      <w:pPr>
        <w:spacing w:line="600" w:lineRule="auto"/>
        <w:rPr>
          <w:rFonts w:ascii="Times New Roman" w:hAnsi="Times New Roman" w:cs="Times New Roman"/>
          <w:color w:val="000000" w:themeColor="text1"/>
          <w:sz w:val="24"/>
          <w:szCs w:val="24"/>
          <w:lang w:val="en-US"/>
        </w:rPr>
      </w:pPr>
      <w:r w:rsidRPr="00850320">
        <w:rPr>
          <w:rFonts w:ascii="Times New Roman" w:hAnsi="Times New Roman" w:cs="Times New Roman"/>
          <w:b/>
          <w:bCs/>
          <w:color w:val="000000" w:themeColor="text1"/>
          <w:sz w:val="24"/>
          <w:szCs w:val="24"/>
          <w:lang w:val="en-US"/>
        </w:rPr>
        <w:t>Spatial data</w:t>
      </w:r>
    </w:p>
    <w:p w14:paraId="3442919C" w14:textId="0330DB1B" w:rsidR="00596626" w:rsidRDefault="00EE2A36" w:rsidP="00596626">
      <w:pPr>
        <w:spacing w:line="600" w:lineRule="auto"/>
        <w:rPr>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t xml:space="preserve">We downloaded the Tanzanian road network from the OpenStreetMap (OSM) dataset on the Geofabrik download server </w:t>
      </w:r>
      <w:r w:rsidRPr="001F6E03">
        <w:rPr>
          <w:rFonts w:ascii="Times New Roman" w:hAnsi="Times New Roman" w:cs="Times New Roman"/>
          <w:color w:val="171717" w:themeColor="background2" w:themeShade="1A"/>
          <w:sz w:val="24"/>
          <w:szCs w:val="24"/>
          <w:lang w:val="en-US"/>
        </w:rPr>
        <w:fldChar w:fldCharType="begin"/>
      </w:r>
      <w:r w:rsidR="00A555AB">
        <w:rPr>
          <w:rFonts w:ascii="Times New Roman" w:hAnsi="Times New Roman" w:cs="Times New Roman"/>
          <w:color w:val="171717" w:themeColor="background2" w:themeShade="1A"/>
          <w:sz w:val="24"/>
          <w:szCs w:val="24"/>
          <w:lang w:val="en-US"/>
        </w:rPr>
        <w:instrText xml:space="preserve"> ADDIN ZOTERO_ITEM CSL_CITATION {"citationID":"km2s5IX0","properties":{"formattedCitation":"(Geofabrik GmbH 2020)","plainCitation":"(Geofabrik GmbH 2020)","noteIndex":0},"citationItems":[{"id":"3PXEn7Ky/xDpgk3Xq","uris":["http://zotero.org/users/5432491/items/MYP9UQVM"],"itemData":{"id":5129,"type":"webpage","title":"Geofabrik Download Server","URL":"https://download.geofabrik.de/africa/tanzania.html","author":[{"family":"Geofabrik GmbH","given":""}],"accessed":{"date-parts":[["2020",1,28]]},"issued":{"date-parts":[["2020"]]}}}],"schema":"https://github.com/citation-style-language/schema/raw/master/csl-citation.json"} </w:instrText>
      </w:r>
      <w:r w:rsidRPr="001F6E03">
        <w:rPr>
          <w:rFonts w:ascii="Times New Roman" w:hAnsi="Times New Roman" w:cs="Times New Roman"/>
          <w:color w:val="171717" w:themeColor="background2" w:themeShade="1A"/>
          <w:sz w:val="24"/>
          <w:szCs w:val="24"/>
          <w:lang w:val="en-US"/>
        </w:rPr>
        <w:fldChar w:fldCharType="separate"/>
      </w:r>
      <w:r w:rsidRPr="00850320">
        <w:rPr>
          <w:rFonts w:ascii="Times New Roman" w:hAnsi="Times New Roman" w:cs="Times New Roman"/>
          <w:sz w:val="24"/>
          <w:lang w:val="en-US"/>
        </w:rPr>
        <w:t>(Geofabrik GmbH 2020)</w:t>
      </w:r>
      <w:r w:rsidRPr="001F6E03">
        <w:rPr>
          <w:rFonts w:ascii="Times New Roman" w:hAnsi="Times New Roman" w:cs="Times New Roman"/>
          <w:color w:val="171717" w:themeColor="background2" w:themeShade="1A"/>
          <w:sz w:val="24"/>
          <w:szCs w:val="24"/>
          <w:lang w:val="en-US"/>
        </w:rPr>
        <w:fldChar w:fldCharType="end"/>
      </w:r>
      <w:r w:rsidRPr="00850320">
        <w:rPr>
          <w:rFonts w:ascii="Times New Roman" w:hAnsi="Times New Roman" w:cs="Times New Roman"/>
          <w:color w:val="171717" w:themeColor="background2" w:themeShade="1A"/>
          <w:sz w:val="24"/>
          <w:szCs w:val="24"/>
          <w:lang w:val="en-US"/>
        </w:rPr>
        <w:t xml:space="preserve"> and processed it </w:t>
      </w:r>
      <w:r w:rsidRPr="00850320">
        <w:rPr>
          <w:rFonts w:ascii="Times New Roman" w:hAnsi="Times New Roman" w:cs="Times New Roman"/>
          <w:color w:val="000000" w:themeColor="text1"/>
          <w:sz w:val="24"/>
          <w:szCs w:val="24"/>
          <w:lang w:val="en-US"/>
        </w:rPr>
        <w:t xml:space="preserve">for analysis using QGIS </w:t>
      </w:r>
      <w:r w:rsidRPr="001F6E03">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{"citationID":"5Ey7OK84","properties":{"formattedCitation":"(QGIS Development Team 2020)","plainCitation":"(QGIS Development Team 2020)","noteIndex":0},"citationItems":[{"id":"3PXEn7Ky/gG528JVS","uris":["http://zotero.org/users/5432491/items/49WXMS6A"],"itemData":{"id":2993,"type":"book","publisher":"Open Source Geospatial Foundation","title":"QGIS Geographic Information System","URL":"https://qgis.org/fr/site/","author":[{"family":"QGIS Development Team","given":""}],"issued":{"date-parts":[["2020"]]}}}],"schema":"https://github.com/citation-style-language/schema/raw/master/csl-citation.json"} </w:instrText>
      </w:r>
      <w:r w:rsidRPr="001F6E03">
        <w:rPr>
          <w:rFonts w:ascii="Times New Roman" w:hAnsi="Times New Roman" w:cs="Times New Roman"/>
          <w:color w:val="000000" w:themeColor="text1"/>
          <w:sz w:val="24"/>
          <w:szCs w:val="24"/>
          <w:lang w:val="en-US"/>
        </w:rPr>
        <w:fldChar w:fldCharType="separate"/>
      </w:r>
      <w:r w:rsidRPr="00850320">
        <w:rPr>
          <w:rFonts w:ascii="Times New Roman" w:hAnsi="Times New Roman" w:cs="Times New Roman"/>
          <w:sz w:val="24"/>
          <w:lang w:val="en-US"/>
        </w:rPr>
        <w:t>(QGIS Development Team 2020)</w:t>
      </w:r>
      <w:r w:rsidRPr="001F6E03">
        <w:rPr>
          <w:rFonts w:ascii="Times New Roman" w:hAnsi="Times New Roman" w:cs="Times New Roman"/>
          <w:color w:val="000000" w:themeColor="text1"/>
          <w:sz w:val="24"/>
          <w:szCs w:val="24"/>
          <w:lang w:val="en-US"/>
        </w:rPr>
        <w:fldChar w:fldCharType="end"/>
      </w:r>
      <w:r w:rsidRPr="00850320">
        <w:rPr>
          <w:rStyle w:val="CommentReference"/>
          <w:rFonts w:ascii="Times New Roman" w:hAnsi="Times New Roman" w:cs="Times New Roman"/>
          <w:color w:val="000000" w:themeColor="text1"/>
          <w:sz w:val="24"/>
          <w:szCs w:val="24"/>
          <w:lang w:val="en-US"/>
        </w:rPr>
        <w:t>.</w:t>
      </w:r>
      <w:r w:rsidRPr="00850320">
        <w:rPr>
          <w:rFonts w:ascii="Times New Roman" w:hAnsi="Times New Roman" w:cs="Times New Roman"/>
          <w:color w:val="000000" w:themeColor="text1"/>
          <w:sz w:val="24"/>
          <w:szCs w:val="24"/>
          <w:lang w:val="en-US"/>
        </w:rPr>
        <w:t xml:space="preserve"> </w:t>
      </w:r>
      <w:r w:rsidRPr="002E4263">
        <w:rPr>
          <w:rFonts w:ascii="Times New Roman" w:hAnsi="Times New Roman" w:cs="Times New Roman"/>
          <w:color w:val="000000" w:themeColor="text1"/>
          <w:sz w:val="24"/>
          <w:szCs w:val="24"/>
          <w:lang w:val="en-US"/>
        </w:rPr>
        <w:t xml:space="preserve">This map included </w:t>
      </w:r>
      <w:r w:rsidR="00C428E5" w:rsidRPr="002E4263">
        <w:rPr>
          <w:rFonts w:ascii="Times New Roman" w:hAnsi="Times New Roman" w:cs="Times New Roman"/>
          <w:color w:val="000000" w:themeColor="text1"/>
          <w:sz w:val="24"/>
          <w:szCs w:val="24"/>
          <w:lang w:val="en-US"/>
        </w:rPr>
        <w:t>both the main roads and track</w:t>
      </w:r>
      <w:r w:rsidR="002A5CC2" w:rsidRPr="002E4263">
        <w:rPr>
          <w:rFonts w:ascii="Times New Roman" w:hAnsi="Times New Roman" w:cs="Times New Roman"/>
          <w:color w:val="000000" w:themeColor="text1"/>
          <w:sz w:val="24"/>
          <w:szCs w:val="24"/>
          <w:lang w:val="en-US"/>
        </w:rPr>
        <w:t>s</w:t>
      </w:r>
      <w:r w:rsidRPr="002E4263">
        <w:rPr>
          <w:rFonts w:ascii="Times New Roman" w:hAnsi="Times New Roman" w:cs="Times New Roman"/>
          <w:color w:val="000000" w:themeColor="text1"/>
          <w:sz w:val="24"/>
          <w:szCs w:val="24"/>
          <w:lang w:val="en-US"/>
        </w:rPr>
        <w:t xml:space="preserve"> in the</w:t>
      </w:r>
      <w:r w:rsidR="00ED5E48" w:rsidRPr="002E4263">
        <w:rPr>
          <w:rFonts w:ascii="Times New Roman" w:hAnsi="Times New Roman" w:cs="Times New Roman"/>
          <w:color w:val="000000" w:themeColor="text1"/>
          <w:sz w:val="24"/>
          <w:szCs w:val="24"/>
          <w:lang w:val="en-US"/>
        </w:rPr>
        <w:t xml:space="preserve"> Serengeti NP </w:t>
      </w:r>
      <w:r w:rsidR="002A5CC2" w:rsidRPr="002E4263">
        <w:rPr>
          <w:rFonts w:ascii="Times New Roman" w:hAnsi="Times New Roman" w:cs="Times New Roman"/>
          <w:color w:val="000000" w:themeColor="text1"/>
          <w:sz w:val="24"/>
          <w:szCs w:val="24"/>
          <w:lang w:val="en-US"/>
        </w:rPr>
        <w:t>in 20</w:t>
      </w:r>
      <w:r w:rsidR="00B76915" w:rsidRPr="002E4263">
        <w:rPr>
          <w:rFonts w:ascii="Times New Roman" w:hAnsi="Times New Roman" w:cs="Times New Roman"/>
          <w:color w:val="000000" w:themeColor="text1"/>
          <w:sz w:val="24"/>
          <w:szCs w:val="24"/>
          <w:lang w:val="en-US"/>
        </w:rPr>
        <w:t>20</w:t>
      </w:r>
      <w:r w:rsidRPr="002E4263">
        <w:rPr>
          <w:rFonts w:ascii="Times New Roman" w:hAnsi="Times New Roman" w:cs="Times New Roman"/>
          <w:color w:val="000000" w:themeColor="text1"/>
          <w:sz w:val="24"/>
          <w:szCs w:val="24"/>
          <w:lang w:val="en-US"/>
        </w:rPr>
        <w:t>.</w:t>
      </w:r>
      <w:r w:rsidRPr="00850320">
        <w:rPr>
          <w:rFonts w:ascii="Times New Roman" w:hAnsi="Times New Roman" w:cs="Times New Roman"/>
          <w:color w:val="000000" w:themeColor="text1"/>
          <w:sz w:val="24"/>
          <w:szCs w:val="24"/>
          <w:lang w:val="en-US"/>
        </w:rPr>
        <w:t xml:space="preserve"> </w:t>
      </w:r>
      <w:r w:rsidR="00CC715A">
        <w:rPr>
          <w:rFonts w:ascii="Times New Roman" w:hAnsi="Times New Roman" w:cs="Times New Roman"/>
          <w:color w:val="000000" w:themeColor="text1"/>
          <w:sz w:val="24"/>
          <w:szCs w:val="24"/>
          <w:lang w:val="en-US"/>
        </w:rPr>
        <w:t>We used the</w:t>
      </w:r>
      <w:r w:rsidR="00282A64">
        <w:rPr>
          <w:rFonts w:ascii="Times New Roman" w:hAnsi="Times New Roman" w:cs="Times New Roman"/>
          <w:color w:val="000000" w:themeColor="text1"/>
          <w:sz w:val="24"/>
          <w:szCs w:val="24"/>
          <w:lang w:val="en-US"/>
        </w:rPr>
        <w:t xml:space="preserve"> road network represented on a</w:t>
      </w:r>
      <w:r w:rsidR="00CC715A">
        <w:rPr>
          <w:rFonts w:ascii="Times New Roman" w:hAnsi="Times New Roman" w:cs="Times New Roman"/>
          <w:color w:val="000000" w:themeColor="text1"/>
          <w:sz w:val="24"/>
          <w:szCs w:val="24"/>
          <w:lang w:val="en-US"/>
        </w:rPr>
        <w:t xml:space="preserve"> 2013 </w:t>
      </w:r>
      <w:r w:rsidR="00282A64">
        <w:rPr>
          <w:rFonts w:ascii="Times New Roman" w:hAnsi="Times New Roman" w:cs="Times New Roman"/>
          <w:color w:val="000000" w:themeColor="text1"/>
          <w:sz w:val="24"/>
          <w:szCs w:val="24"/>
          <w:lang w:val="en-US"/>
        </w:rPr>
        <w:t xml:space="preserve">map of the Serengeti National Park </w:t>
      </w:r>
      <w:r w:rsidRPr="00850320">
        <w:rPr>
          <w:rFonts w:ascii="Times New Roman" w:hAnsi="Times New Roman" w:cs="Times New Roman"/>
          <w:color w:val="000000" w:themeColor="text1"/>
          <w:sz w:val="24"/>
          <w:szCs w:val="24"/>
          <w:lang w:val="en-US"/>
        </w:rPr>
        <w:t>(ISBN: 9781851374045</w:t>
      </w:r>
      <w:r w:rsidRPr="00850320">
        <w:rPr>
          <w:rFonts w:ascii="Times New Roman" w:hAnsi="Times New Roman" w:cs="Times New Roman"/>
          <w:color w:val="000000" w:themeColor="text1"/>
          <w:sz w:val="24"/>
          <w:szCs w:val="24"/>
          <w:shd w:val="clear" w:color="auto" w:fill="FFFFFF"/>
          <w:lang w:val="en-US"/>
        </w:rPr>
        <w:t>)</w:t>
      </w:r>
      <w:r w:rsidR="00282A64">
        <w:rPr>
          <w:rFonts w:ascii="Times New Roman" w:hAnsi="Times New Roman" w:cs="Times New Roman"/>
          <w:color w:val="000000" w:themeColor="text1"/>
          <w:sz w:val="24"/>
          <w:szCs w:val="24"/>
          <w:shd w:val="clear" w:color="auto" w:fill="FFFFFF"/>
          <w:lang w:val="en-US"/>
        </w:rPr>
        <w:t xml:space="preserve"> produced by Frankfurt Zoological </w:t>
      </w:r>
      <w:r w:rsidR="00ED5E48">
        <w:rPr>
          <w:rFonts w:ascii="Times New Roman" w:hAnsi="Times New Roman" w:cs="Times New Roman"/>
          <w:color w:val="000000" w:themeColor="text1"/>
          <w:sz w:val="24"/>
          <w:szCs w:val="24"/>
          <w:shd w:val="clear" w:color="auto" w:fill="FFFFFF"/>
          <w:lang w:val="en-US"/>
        </w:rPr>
        <w:t>Society</w:t>
      </w:r>
      <w:r w:rsidR="004579FB">
        <w:rPr>
          <w:rFonts w:ascii="Times New Roman" w:hAnsi="Times New Roman" w:cs="Times New Roman"/>
          <w:color w:val="000000" w:themeColor="text1"/>
          <w:sz w:val="24"/>
          <w:szCs w:val="24"/>
          <w:shd w:val="clear" w:color="auto" w:fill="FFFFFF"/>
          <w:lang w:val="en-US"/>
        </w:rPr>
        <w:t xml:space="preserve"> (FZS)</w:t>
      </w:r>
      <w:r w:rsidR="00ED5E48">
        <w:rPr>
          <w:rFonts w:ascii="Times New Roman" w:hAnsi="Times New Roman" w:cs="Times New Roman"/>
          <w:color w:val="000000" w:themeColor="text1"/>
          <w:sz w:val="24"/>
          <w:szCs w:val="24"/>
          <w:shd w:val="clear" w:color="auto" w:fill="FFFFFF"/>
          <w:lang w:val="en-US"/>
        </w:rPr>
        <w:t xml:space="preserve"> </w:t>
      </w:r>
      <w:r w:rsidR="00CC715A">
        <w:rPr>
          <w:rFonts w:ascii="Times New Roman" w:hAnsi="Times New Roman" w:cs="Times New Roman"/>
          <w:color w:val="000000" w:themeColor="text1"/>
          <w:sz w:val="24"/>
          <w:szCs w:val="24"/>
          <w:lang w:val="en-US"/>
        </w:rPr>
        <w:t xml:space="preserve">as a baseline. </w:t>
      </w:r>
      <w:r w:rsidR="004579FB">
        <w:rPr>
          <w:rFonts w:ascii="Times New Roman" w:hAnsi="Times New Roman" w:cs="Times New Roman"/>
          <w:color w:val="000000" w:themeColor="text1"/>
          <w:sz w:val="24"/>
          <w:szCs w:val="24"/>
          <w:lang w:val="en-US"/>
        </w:rPr>
        <w:t xml:space="preserve">We removed from the OSM dataset </w:t>
      </w:r>
      <w:r w:rsidR="00CC715A">
        <w:rPr>
          <w:rFonts w:ascii="Times New Roman" w:hAnsi="Times New Roman" w:cs="Times New Roman"/>
          <w:color w:val="000000" w:themeColor="text1"/>
          <w:sz w:val="24"/>
          <w:szCs w:val="24"/>
          <w:lang w:val="en-US"/>
        </w:rPr>
        <w:t xml:space="preserve">tracks </w:t>
      </w:r>
      <w:r w:rsidR="004579FB">
        <w:rPr>
          <w:rFonts w:ascii="Times New Roman" w:hAnsi="Times New Roman" w:cs="Times New Roman"/>
          <w:color w:val="000000" w:themeColor="text1"/>
          <w:sz w:val="24"/>
          <w:szCs w:val="24"/>
          <w:lang w:val="en-US"/>
        </w:rPr>
        <w:t xml:space="preserve">that </w:t>
      </w:r>
      <w:r w:rsidR="009E6D2E">
        <w:rPr>
          <w:rFonts w:ascii="Times New Roman" w:hAnsi="Times New Roman" w:cs="Times New Roman"/>
          <w:color w:val="000000" w:themeColor="text1"/>
          <w:sz w:val="24"/>
          <w:szCs w:val="24"/>
          <w:lang w:val="en-US"/>
        </w:rPr>
        <w:t>do not</w:t>
      </w:r>
      <w:r w:rsidR="004579FB">
        <w:rPr>
          <w:rFonts w:ascii="Times New Roman" w:hAnsi="Times New Roman" w:cs="Times New Roman"/>
          <w:color w:val="000000" w:themeColor="text1"/>
          <w:sz w:val="24"/>
          <w:szCs w:val="24"/>
          <w:lang w:val="en-US"/>
        </w:rPr>
        <w:t xml:space="preserve"> appear on the FZS map. Conversely, we added </w:t>
      </w:r>
      <w:r w:rsidR="00EB1CA2">
        <w:rPr>
          <w:rFonts w:ascii="Times New Roman" w:hAnsi="Times New Roman" w:cs="Times New Roman"/>
          <w:color w:val="000000" w:themeColor="text1"/>
          <w:sz w:val="24"/>
          <w:szCs w:val="24"/>
          <w:lang w:val="en-US"/>
        </w:rPr>
        <w:t xml:space="preserve">the tracks that appear on the FZS map </w:t>
      </w:r>
      <w:r w:rsidR="009D133A">
        <w:rPr>
          <w:rFonts w:ascii="Times New Roman" w:hAnsi="Times New Roman" w:cs="Times New Roman"/>
          <w:color w:val="000000" w:themeColor="text1"/>
          <w:sz w:val="24"/>
          <w:szCs w:val="24"/>
          <w:lang w:val="en-US"/>
        </w:rPr>
        <w:t xml:space="preserve">but were not present in the OSM </w:t>
      </w:r>
      <w:r w:rsidR="009D133A">
        <w:rPr>
          <w:rFonts w:ascii="Times New Roman" w:hAnsi="Times New Roman" w:cs="Times New Roman"/>
          <w:color w:val="000000" w:themeColor="text1"/>
          <w:sz w:val="24"/>
          <w:szCs w:val="24"/>
          <w:lang w:val="en-US"/>
        </w:rPr>
        <w:lastRenderedPageBreak/>
        <w:t>dataset, using Google Earth satellite images. Tracks that wer</w:t>
      </w:r>
      <w:r w:rsidR="001F1302">
        <w:rPr>
          <w:rFonts w:ascii="Times New Roman" w:hAnsi="Times New Roman" w:cs="Times New Roman"/>
          <w:color w:val="000000" w:themeColor="text1"/>
          <w:sz w:val="24"/>
          <w:szCs w:val="24"/>
          <w:lang w:val="en-US"/>
        </w:rPr>
        <w:t xml:space="preserve">e not </w:t>
      </w:r>
      <w:r w:rsidR="009D133A">
        <w:rPr>
          <w:rFonts w:ascii="Times New Roman" w:hAnsi="Times New Roman" w:cs="Times New Roman"/>
          <w:color w:val="000000" w:themeColor="text1"/>
          <w:sz w:val="24"/>
          <w:szCs w:val="24"/>
          <w:lang w:val="en-US"/>
        </w:rPr>
        <w:t>distinguishable on the satellite images were not added</w:t>
      </w:r>
      <w:r w:rsidR="00797D50">
        <w:rPr>
          <w:rFonts w:ascii="Times New Roman" w:hAnsi="Times New Roman" w:cs="Times New Roman"/>
          <w:color w:val="000000" w:themeColor="text1"/>
          <w:sz w:val="24"/>
          <w:szCs w:val="24"/>
          <w:lang w:val="en-US"/>
        </w:rPr>
        <w:t xml:space="preserve"> (Fig. 1c)</w:t>
      </w:r>
      <w:r w:rsidR="009D133A">
        <w:rPr>
          <w:rFonts w:ascii="Times New Roman" w:hAnsi="Times New Roman" w:cs="Times New Roman"/>
          <w:color w:val="000000" w:themeColor="text1"/>
          <w:sz w:val="24"/>
          <w:szCs w:val="24"/>
          <w:lang w:val="en-US"/>
        </w:rPr>
        <w:t xml:space="preserve">. </w:t>
      </w:r>
      <w:bookmarkStart w:id="66" w:name="_Hlk41925812"/>
    </w:p>
    <w:p w14:paraId="7F409B7C" w14:textId="601A357B" w:rsidR="009453A0" w:rsidRPr="00850320" w:rsidRDefault="00EE2A36" w:rsidP="00596626">
      <w:pPr>
        <w:spacing w:line="600" w:lineRule="auto"/>
        <w:ind w:firstLine="720"/>
        <w:rPr>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t xml:space="preserve">We acquired the </w:t>
      </w:r>
      <w:r w:rsidR="00C90634" w:rsidRPr="00850320">
        <w:rPr>
          <w:rFonts w:ascii="Times New Roman" w:hAnsi="Times New Roman" w:cs="Times New Roman"/>
          <w:color w:val="000000" w:themeColor="text1"/>
          <w:sz w:val="24"/>
          <w:szCs w:val="24"/>
          <w:lang w:val="en-US"/>
        </w:rPr>
        <w:t xml:space="preserve">locations of </w:t>
      </w:r>
      <w:r w:rsidRPr="00850320">
        <w:rPr>
          <w:rFonts w:ascii="Times New Roman" w:hAnsi="Times New Roman" w:cs="Times New Roman"/>
          <w:color w:val="000000" w:themeColor="text1"/>
          <w:sz w:val="24"/>
          <w:szCs w:val="24"/>
          <w:lang w:val="en-US"/>
        </w:rPr>
        <w:t>amenit</w:t>
      </w:r>
      <w:r w:rsidR="00C90634" w:rsidRPr="00850320">
        <w:rPr>
          <w:rFonts w:ascii="Times New Roman" w:hAnsi="Times New Roman" w:cs="Times New Roman"/>
          <w:color w:val="000000" w:themeColor="text1"/>
          <w:sz w:val="24"/>
          <w:szCs w:val="24"/>
          <w:lang w:val="en-US"/>
        </w:rPr>
        <w:t>ies</w:t>
      </w:r>
      <w:r w:rsidR="00A81C0A">
        <w:rPr>
          <w:rFonts w:ascii="Times New Roman" w:hAnsi="Times New Roman" w:cs="Times New Roman"/>
          <w:color w:val="000000" w:themeColor="text1"/>
          <w:sz w:val="24"/>
          <w:szCs w:val="24"/>
          <w:lang w:val="en-US"/>
        </w:rPr>
        <w:t xml:space="preserve"> such a</w:t>
      </w:r>
      <w:r w:rsidR="00BE5550">
        <w:rPr>
          <w:rFonts w:ascii="Times New Roman" w:hAnsi="Times New Roman" w:cs="Times New Roman"/>
          <w:color w:val="000000" w:themeColor="text1"/>
          <w:sz w:val="24"/>
          <w:szCs w:val="24"/>
          <w:lang w:val="en-US"/>
        </w:rPr>
        <w:t xml:space="preserve">s </w:t>
      </w:r>
      <w:r w:rsidR="00282A64">
        <w:rPr>
          <w:rFonts w:ascii="Times New Roman" w:hAnsi="Times New Roman" w:cs="Times New Roman"/>
          <w:color w:val="000000" w:themeColor="text1"/>
          <w:sz w:val="24"/>
          <w:szCs w:val="24"/>
          <w:lang w:val="en-US"/>
        </w:rPr>
        <w:t>accommodation for tourist</w:t>
      </w:r>
      <w:r w:rsidR="001F1302">
        <w:rPr>
          <w:rFonts w:ascii="Times New Roman" w:hAnsi="Times New Roman" w:cs="Times New Roman"/>
          <w:color w:val="000000" w:themeColor="text1"/>
          <w:sz w:val="24"/>
          <w:szCs w:val="24"/>
          <w:lang w:val="en-US"/>
        </w:rPr>
        <w:t>s</w:t>
      </w:r>
      <w:r w:rsidR="00A81C0A">
        <w:rPr>
          <w:rFonts w:ascii="Times New Roman" w:hAnsi="Times New Roman" w:cs="Times New Roman"/>
          <w:color w:val="000000" w:themeColor="text1"/>
          <w:sz w:val="24"/>
          <w:szCs w:val="24"/>
          <w:lang w:val="en-US"/>
        </w:rPr>
        <w:t xml:space="preserve"> (lodges, tented camps and campsites)</w:t>
      </w:r>
      <w:r w:rsidR="00282A64">
        <w:rPr>
          <w:rFonts w:ascii="Times New Roman" w:hAnsi="Times New Roman" w:cs="Times New Roman"/>
          <w:color w:val="000000" w:themeColor="text1"/>
          <w:sz w:val="24"/>
          <w:szCs w:val="24"/>
          <w:lang w:val="en-US"/>
        </w:rPr>
        <w:t xml:space="preserve"> and housing for those working in the park </w:t>
      </w:r>
      <w:r w:rsidR="00A81C0A">
        <w:rPr>
          <w:rFonts w:ascii="Times New Roman" w:hAnsi="Times New Roman" w:cs="Times New Roman"/>
          <w:color w:val="000000" w:themeColor="text1"/>
          <w:sz w:val="24"/>
          <w:szCs w:val="24"/>
          <w:lang w:val="en-US"/>
        </w:rPr>
        <w:t>(</w:t>
      </w:r>
      <w:r w:rsidRPr="00850320">
        <w:rPr>
          <w:rFonts w:ascii="Times New Roman" w:hAnsi="Times New Roman" w:cs="Times New Roman"/>
          <w:color w:val="000000" w:themeColor="text1"/>
          <w:sz w:val="24"/>
          <w:szCs w:val="24"/>
          <w:lang w:val="en-US"/>
        </w:rPr>
        <w:t>Fig. 1e)</w:t>
      </w:r>
      <w:r w:rsidR="00BE5550">
        <w:rPr>
          <w:rFonts w:ascii="Times New Roman" w:hAnsi="Times New Roman" w:cs="Times New Roman"/>
          <w:color w:val="000000" w:themeColor="text1"/>
          <w:sz w:val="24"/>
          <w:szCs w:val="24"/>
          <w:lang w:val="en-US"/>
        </w:rPr>
        <w:t>,</w:t>
      </w:r>
      <w:r w:rsidR="00E35DE9" w:rsidRPr="00850320">
        <w:rPr>
          <w:rFonts w:ascii="Times New Roman" w:hAnsi="Times New Roman" w:cs="Times New Roman"/>
          <w:color w:val="000000" w:themeColor="text1"/>
          <w:sz w:val="24"/>
          <w:szCs w:val="24"/>
          <w:lang w:val="en-US"/>
        </w:rPr>
        <w:t xml:space="preserve"> </w:t>
      </w:r>
      <w:r w:rsidR="00A44740" w:rsidRPr="00850320">
        <w:rPr>
          <w:rFonts w:ascii="Times New Roman" w:hAnsi="Times New Roman" w:cs="Times New Roman"/>
          <w:color w:val="000000" w:themeColor="text1"/>
          <w:sz w:val="24"/>
          <w:szCs w:val="24"/>
          <w:lang w:val="en-US"/>
        </w:rPr>
        <w:t>and</w:t>
      </w:r>
      <w:r w:rsidRPr="00850320">
        <w:rPr>
          <w:rFonts w:ascii="Times New Roman" w:hAnsi="Times New Roman" w:cs="Times New Roman"/>
          <w:color w:val="000000" w:themeColor="text1"/>
          <w:sz w:val="24"/>
          <w:szCs w:val="24"/>
          <w:lang w:val="en-US"/>
        </w:rPr>
        <w:t xml:space="preserve"> the </w:t>
      </w:r>
      <w:r w:rsidR="00A81C0A">
        <w:rPr>
          <w:rFonts w:ascii="Times New Roman" w:hAnsi="Times New Roman" w:cs="Times New Roman"/>
          <w:color w:val="000000" w:themeColor="text1"/>
          <w:sz w:val="24"/>
          <w:szCs w:val="24"/>
          <w:lang w:val="en-US"/>
        </w:rPr>
        <w:t>perennial and seasonal rivers</w:t>
      </w:r>
      <w:r w:rsidRPr="00850320">
        <w:rPr>
          <w:rFonts w:ascii="Times New Roman" w:hAnsi="Times New Roman" w:cs="Times New Roman"/>
          <w:color w:val="000000" w:themeColor="text1"/>
          <w:sz w:val="24"/>
          <w:szCs w:val="24"/>
          <w:lang w:val="en-US"/>
        </w:rPr>
        <w:t xml:space="preserve"> and </w:t>
      </w:r>
      <w:r w:rsidR="007265FC">
        <w:rPr>
          <w:rFonts w:ascii="Times New Roman" w:hAnsi="Times New Roman" w:cs="Times New Roman"/>
          <w:color w:val="000000" w:themeColor="text1"/>
          <w:sz w:val="24"/>
          <w:szCs w:val="24"/>
          <w:lang w:val="en-US"/>
        </w:rPr>
        <w:t xml:space="preserve">other </w:t>
      </w:r>
      <w:r w:rsidRPr="00850320">
        <w:rPr>
          <w:rFonts w:ascii="Times New Roman" w:hAnsi="Times New Roman" w:cs="Times New Roman"/>
          <w:color w:val="000000" w:themeColor="text1"/>
          <w:sz w:val="24"/>
          <w:szCs w:val="24"/>
          <w:lang w:val="en-US"/>
        </w:rPr>
        <w:t>water</w:t>
      </w:r>
      <w:r w:rsidR="001E5559">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bod</w:t>
      </w:r>
      <w:r w:rsidR="00A81C0A">
        <w:rPr>
          <w:rFonts w:ascii="Times New Roman" w:hAnsi="Times New Roman" w:cs="Times New Roman"/>
          <w:color w:val="000000" w:themeColor="text1"/>
          <w:sz w:val="24"/>
          <w:szCs w:val="24"/>
          <w:lang w:val="en-US"/>
        </w:rPr>
        <w:t>ies</w:t>
      </w:r>
      <w:r w:rsidRPr="00850320">
        <w:rPr>
          <w:rFonts w:ascii="Times New Roman" w:hAnsi="Times New Roman" w:cs="Times New Roman"/>
          <w:color w:val="000000" w:themeColor="text1"/>
          <w:sz w:val="24"/>
          <w:szCs w:val="24"/>
          <w:lang w:val="en-US"/>
        </w:rPr>
        <w:t xml:space="preserve"> (</w:t>
      </w:r>
      <w:r w:rsidRPr="00D16F93">
        <w:rPr>
          <w:rFonts w:ascii="Times New Roman" w:hAnsi="Times New Roman" w:cs="Times New Roman"/>
          <w:color w:val="000000" w:themeColor="text1"/>
          <w:sz w:val="24"/>
          <w:szCs w:val="24"/>
          <w:lang w:val="en-US"/>
        </w:rPr>
        <w:t xml:space="preserve">hereafter </w:t>
      </w:r>
      <w:r w:rsidR="00A44740" w:rsidRPr="00D16F93">
        <w:rPr>
          <w:rFonts w:ascii="Times New Roman" w:hAnsi="Times New Roman" w:cs="Times New Roman"/>
          <w:color w:val="000000" w:themeColor="text1"/>
          <w:sz w:val="24"/>
          <w:szCs w:val="24"/>
          <w:lang w:val="en-US"/>
        </w:rPr>
        <w:t>“</w:t>
      </w:r>
      <w:r w:rsidRPr="00D16F93">
        <w:rPr>
          <w:rFonts w:ascii="Times New Roman" w:hAnsi="Times New Roman" w:cs="Times New Roman"/>
          <w:color w:val="000000" w:themeColor="text1"/>
          <w:sz w:val="24"/>
          <w:szCs w:val="24"/>
          <w:lang w:val="en-US"/>
        </w:rPr>
        <w:t>water sources</w:t>
      </w:r>
      <w:r w:rsidR="00A44740" w:rsidRPr="00D16F93">
        <w:rPr>
          <w:rFonts w:ascii="Times New Roman" w:hAnsi="Times New Roman" w:cs="Times New Roman"/>
          <w:color w:val="000000" w:themeColor="text1"/>
          <w:sz w:val="24"/>
          <w:szCs w:val="24"/>
          <w:lang w:val="en-US"/>
        </w:rPr>
        <w:t>”</w:t>
      </w:r>
      <w:r w:rsidR="001E5559" w:rsidRPr="00D16F93">
        <w:rPr>
          <w:rFonts w:ascii="Times New Roman" w:hAnsi="Times New Roman" w:cs="Times New Roman"/>
          <w:color w:val="000000" w:themeColor="text1"/>
          <w:sz w:val="24"/>
          <w:szCs w:val="24"/>
          <w:lang w:val="en-US"/>
        </w:rPr>
        <w:t>,</w:t>
      </w:r>
      <w:r w:rsidRPr="00D16F93">
        <w:rPr>
          <w:rFonts w:ascii="Times New Roman" w:hAnsi="Times New Roman" w:cs="Times New Roman"/>
          <w:color w:val="000000" w:themeColor="text1"/>
          <w:sz w:val="24"/>
          <w:szCs w:val="24"/>
          <w:lang w:val="en-US"/>
        </w:rPr>
        <w:t xml:space="preserve"> Fig</w:t>
      </w:r>
      <w:r w:rsidRPr="00850320">
        <w:rPr>
          <w:rFonts w:ascii="Times New Roman" w:hAnsi="Times New Roman" w:cs="Times New Roman"/>
          <w:color w:val="000000" w:themeColor="text1"/>
          <w:sz w:val="24"/>
          <w:szCs w:val="24"/>
          <w:lang w:val="en-US"/>
        </w:rPr>
        <w:t>. 1f) from OSM</w:t>
      </w:r>
      <w:bookmarkEnd w:id="66"/>
      <w:r w:rsidRPr="00850320">
        <w:rPr>
          <w:rFonts w:ascii="Times New Roman" w:hAnsi="Times New Roman" w:cs="Times New Roman"/>
          <w:color w:val="000000" w:themeColor="text1"/>
          <w:sz w:val="24"/>
          <w:szCs w:val="24"/>
          <w:lang w:val="en-US"/>
        </w:rPr>
        <w:t>. We used the land cover map from</w:t>
      </w:r>
      <w:r w:rsidR="001F1302">
        <w:rPr>
          <w:rFonts w:ascii="Times New Roman" w:hAnsi="Times New Roman" w:cs="Times New Roman"/>
          <w:color w:val="000000" w:themeColor="text1"/>
          <w:sz w:val="24"/>
          <w:szCs w:val="24"/>
          <w:lang w:val="en-US"/>
        </w:rPr>
        <w:t xml:space="preserve"> </w:t>
      </w:r>
      <w:r w:rsidR="001F1302" w:rsidRPr="001F1302">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{"citationID":"8mfZjRm0","properties":{"formattedCitation":"(Reed et al. 2009)","plainCitation":"(Reed et al. 2009)","noteIndex":0},"citationItems":[{"id":"3PXEn7Ky/V3kQPjLd","uris":["http://zotero.org/users/5432491/items/6BMQIEJX"],"itemData":{"id":"wPown72c/K9Wr3D83","type":"article-journal","abstract":"Aim The aim of this study is to introduce a structural vegetation map of the Serengeti ecosystem and, based on the map, to test the relative influences of landscape factors on the spatial heterogeneity of vegetation in the ecosystem.Location This study was conducted in the Serengeti–Maasai Mara ecosystem in northern Tanzania and southern Kenya, between 34° and 36° E longitude, and 1° and 2° S latitude.Methods The vegetation map was produced from satellite imagery using data from over 800 ground-truthing points. Spatial characteristics of the vegetation were analysed in the resulting map using the fragstats software package. Average patch area and nearest neighbour distance (NND) were determined for grassland, shrubland and woodland vegetation types. The heterogeneity of vegetation types was estimated with Simpson’s diversity index (D). Structural equation modelling (SEM) was used to explore the relationships between the spatial characteristics of vegetation and three predictor variables: annual rainfall, coefficient of variation (CV) in annual rainfall, and topographic moisture index (TMI).Results A vegetation map is presented along with a detailed summary of the distribution of land-cover classes and spatial heterogeneity in the ecosystem. Significant relationships were found between vegetation diversity (D) and TMI, and also between D and average rainfall. The average area of grassland patches showed significant relationships with average rainfall, with rainfall CV and with TMI. Grassland NND was positively associated with average rainfall. Woodland patch area showed a unimodal response to average rainfall and a negative linear association with TMI. Woodland NND showed a U-shaped association with annual rainfall and a weaker positive linear association with TMI. An acceptable model that explained variation in shrubland patch characteristics could not be identified.Main conclusions The vegetation map and analysis thereof resulted in three significant causal explanatory models that demonstrate that both rainfall and topography are important contributors to the distribution of woodlands and grasslands in the Serengeti. These findings further indicate that changes in patch characteristics have a complex interaction with rainfall and with topography. Our results are concordant with recent studies suggesting that percent woody cover in African savannas receiving less than c. 650 mm year−1 is bounded by average annual rainfall.","container-title":"Journal of Biogeography","DOI":"10.1111/j.1365-2699.2008.02017.x","journalAbbreviation":"Journal of Biogeography","note":"container-title: Journal of Biogeography","page":"770-782","source":"ResearchGate","title":"The spatial distribution of vegetation types in the Serengeti ecosystem: The influence of rainfall and topographic relief on vegetation patch characteristics","title-short":"The spatial distribution of vegetation types in the Serengeti ecosystem","volume":"36","author":[{"family":"Reed","given":"Denne"},{"family":"Anderson","given":"Todd"},{"family":"Dempewolf","given":"Jan"},{"family":"Metzger","given":"Kristine"},{"family":"Serneels","given":"S."}],"issued":{"date-parts":[["2009",4,1]]}}}],"schema":"https://github.com/citation-style-language/schema/raw/master/csl-citation.json"} </w:instrText>
      </w:r>
      <w:r w:rsidR="001F1302" w:rsidRPr="001F1302">
        <w:rPr>
          <w:rFonts w:ascii="Times New Roman" w:hAnsi="Times New Roman" w:cs="Times New Roman"/>
          <w:color w:val="000000" w:themeColor="text1"/>
          <w:sz w:val="24"/>
          <w:szCs w:val="24"/>
          <w:lang w:val="en-US"/>
        </w:rPr>
        <w:fldChar w:fldCharType="separate"/>
      </w:r>
      <w:r w:rsidR="001F1302" w:rsidRPr="0081546A">
        <w:rPr>
          <w:rFonts w:ascii="Times New Roman" w:hAnsi="Times New Roman" w:cs="Times New Roman"/>
          <w:sz w:val="24"/>
          <w:lang w:val="en-US"/>
        </w:rPr>
        <w:t>(Reed et al. 200</w:t>
      </w:r>
      <w:r w:rsidR="001F1302" w:rsidRPr="0081546A">
        <w:rPr>
          <w:rFonts w:ascii="Times New Roman" w:hAnsi="Times New Roman" w:cs="Times New Roman"/>
          <w:sz w:val="24"/>
          <w:highlight w:val="yellow"/>
          <w:lang w:val="en-US"/>
        </w:rPr>
        <w:t>9)</w:t>
      </w:r>
      <w:r w:rsidR="001F1302" w:rsidRPr="001F1302">
        <w:rPr>
          <w:rFonts w:ascii="Times New Roman" w:hAnsi="Times New Roman" w:cs="Times New Roman"/>
          <w:color w:val="000000" w:themeColor="text1"/>
          <w:sz w:val="24"/>
          <w:szCs w:val="24"/>
          <w:lang w:val="en-US"/>
        </w:rPr>
        <w:fldChar w:fldCharType="end"/>
      </w:r>
      <w:r w:rsidR="002A301C" w:rsidRPr="00850320">
        <w:rPr>
          <w:rFonts w:ascii="Times New Roman" w:hAnsi="Times New Roman" w:cs="Times New Roman"/>
          <w:color w:val="000000" w:themeColor="text1"/>
          <w:sz w:val="24"/>
          <w:szCs w:val="24"/>
          <w:lang w:val="en-US"/>
        </w:rPr>
        <w:t xml:space="preserve"> to characterize </w:t>
      </w:r>
      <w:r w:rsidR="00191212">
        <w:rPr>
          <w:rFonts w:ascii="Times New Roman" w:hAnsi="Times New Roman" w:cs="Times New Roman"/>
          <w:color w:val="000000" w:themeColor="text1"/>
          <w:sz w:val="24"/>
          <w:szCs w:val="24"/>
          <w:lang w:val="en-US"/>
        </w:rPr>
        <w:t>vegetation along roads and tracks</w:t>
      </w:r>
      <w:r w:rsidR="00BE555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 xml:space="preserve">(Fig. 1g). </w:t>
      </w:r>
    </w:p>
    <w:p w14:paraId="7F78C7B6" w14:textId="59DEC3CB" w:rsidR="005C3C54" w:rsidRPr="00850320" w:rsidRDefault="0040042C" w:rsidP="005C3C54">
      <w:pPr>
        <w:spacing w:line="600" w:lineRule="auto"/>
        <w:jc w:val="both"/>
        <w:rPr>
          <w:rFonts w:ascii="Times New Roman" w:hAnsi="Times New Roman" w:cs="Times New Roman"/>
          <w:b/>
          <w:color w:val="000000" w:themeColor="text1"/>
          <w:sz w:val="24"/>
          <w:szCs w:val="24"/>
          <w:lang w:val="en-US"/>
        </w:rPr>
      </w:pPr>
      <w:r w:rsidRPr="00850320">
        <w:rPr>
          <w:rFonts w:ascii="Times New Roman" w:hAnsi="Times New Roman" w:cs="Times New Roman"/>
          <w:b/>
          <w:color w:val="000000" w:themeColor="text1"/>
          <w:sz w:val="24"/>
          <w:szCs w:val="24"/>
          <w:lang w:val="en-US"/>
        </w:rPr>
        <w:t xml:space="preserve">Commuting </w:t>
      </w:r>
      <w:r w:rsidR="00DD1E98" w:rsidRPr="00850320">
        <w:rPr>
          <w:rFonts w:ascii="Times New Roman" w:hAnsi="Times New Roman" w:cs="Times New Roman"/>
          <w:b/>
          <w:color w:val="000000" w:themeColor="text1"/>
          <w:sz w:val="24"/>
          <w:szCs w:val="24"/>
          <w:lang w:val="en-US"/>
        </w:rPr>
        <w:t>movements and roadkill risk</w:t>
      </w:r>
    </w:p>
    <w:p w14:paraId="57928973" w14:textId="79FAA3D8" w:rsidR="005C3C54" w:rsidRPr="00850320" w:rsidRDefault="005C3C54" w:rsidP="005C3C54">
      <w:pPr>
        <w:spacing w:line="600" w:lineRule="auto"/>
        <w:rPr>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t>To determine whether</w:t>
      </w:r>
      <w:r w:rsidR="00D55B01">
        <w:rPr>
          <w:rFonts w:ascii="Times New Roman" w:hAnsi="Times New Roman" w:cs="Times New Roman"/>
          <w:color w:val="000000" w:themeColor="text1"/>
          <w:sz w:val="24"/>
          <w:szCs w:val="24"/>
          <w:lang w:val="en-US"/>
        </w:rPr>
        <w:t xml:space="preserve"> individuals from </w:t>
      </w:r>
      <w:r w:rsidR="00552201" w:rsidRPr="00850320">
        <w:rPr>
          <w:rFonts w:ascii="Times New Roman" w:hAnsi="Times New Roman" w:cs="Times New Roman"/>
          <w:color w:val="000000" w:themeColor="text1"/>
          <w:sz w:val="24"/>
          <w:szCs w:val="24"/>
          <w:lang w:val="en-US"/>
        </w:rPr>
        <w:t xml:space="preserve">study </w:t>
      </w:r>
      <w:r w:rsidRPr="00850320">
        <w:rPr>
          <w:rFonts w:ascii="Times New Roman" w:hAnsi="Times New Roman" w:cs="Times New Roman"/>
          <w:color w:val="000000" w:themeColor="text1"/>
          <w:sz w:val="24"/>
          <w:szCs w:val="24"/>
          <w:lang w:val="en-US"/>
        </w:rPr>
        <w:t>clan</w:t>
      </w:r>
      <w:r w:rsidR="0058520D">
        <w:rPr>
          <w:rFonts w:ascii="Times New Roman" w:hAnsi="Times New Roman" w:cs="Times New Roman"/>
          <w:color w:val="000000" w:themeColor="text1"/>
          <w:sz w:val="24"/>
          <w:szCs w:val="24"/>
          <w:lang w:val="en-US"/>
        </w:rPr>
        <w:t>s</w:t>
      </w:r>
      <w:r w:rsidRPr="00850320">
        <w:rPr>
          <w:rFonts w:ascii="Times New Roman" w:hAnsi="Times New Roman" w:cs="Times New Roman"/>
          <w:color w:val="000000" w:themeColor="text1"/>
          <w:sz w:val="24"/>
          <w:szCs w:val="24"/>
          <w:lang w:val="en-US"/>
        </w:rPr>
        <w:t xml:space="preserve"> were </w:t>
      </w:r>
      <w:r w:rsidR="00A35F46">
        <w:rPr>
          <w:rFonts w:ascii="Times New Roman" w:hAnsi="Times New Roman" w:cs="Times New Roman"/>
          <w:color w:val="000000" w:themeColor="text1"/>
          <w:sz w:val="24"/>
          <w:szCs w:val="24"/>
          <w:lang w:val="en-US"/>
        </w:rPr>
        <w:t>killed by vehicles</w:t>
      </w:r>
      <w:r w:rsidRPr="00850320">
        <w:rPr>
          <w:rFonts w:ascii="Times New Roman" w:hAnsi="Times New Roman" w:cs="Times New Roman"/>
          <w:color w:val="000000" w:themeColor="text1"/>
          <w:sz w:val="24"/>
          <w:szCs w:val="24"/>
          <w:lang w:val="en-US"/>
        </w:rPr>
        <w:t xml:space="preserve"> </w:t>
      </w:r>
      <w:r w:rsidR="00DD1E98" w:rsidRPr="00850320">
        <w:rPr>
          <w:rFonts w:ascii="Times New Roman" w:hAnsi="Times New Roman" w:cs="Times New Roman"/>
          <w:color w:val="000000" w:themeColor="text1"/>
          <w:sz w:val="24"/>
          <w:szCs w:val="24"/>
          <w:lang w:val="en-US"/>
        </w:rPr>
        <w:t>when commuting</w:t>
      </w:r>
      <w:r w:rsidR="0058520D">
        <w:rPr>
          <w:rFonts w:ascii="Times New Roman" w:hAnsi="Times New Roman" w:cs="Times New Roman"/>
          <w:color w:val="000000" w:themeColor="text1"/>
          <w:sz w:val="24"/>
          <w:szCs w:val="24"/>
          <w:lang w:val="en-US"/>
        </w:rPr>
        <w:t xml:space="preserve">, i.e. </w:t>
      </w:r>
      <w:r w:rsidR="00074618">
        <w:rPr>
          <w:rFonts w:ascii="Times New Roman" w:hAnsi="Times New Roman" w:cs="Times New Roman"/>
          <w:color w:val="000000" w:themeColor="text1"/>
          <w:sz w:val="24"/>
          <w:szCs w:val="24"/>
          <w:lang w:val="en-US"/>
        </w:rPr>
        <w:t xml:space="preserve">being </w:t>
      </w:r>
      <w:r w:rsidRPr="00850320">
        <w:rPr>
          <w:rFonts w:ascii="Times New Roman" w:hAnsi="Times New Roman" w:cs="Times New Roman"/>
          <w:color w:val="000000" w:themeColor="text1"/>
          <w:sz w:val="24"/>
          <w:szCs w:val="24"/>
          <w:lang w:val="en-US"/>
        </w:rPr>
        <w:t xml:space="preserve">outside their </w:t>
      </w:r>
      <w:r w:rsidR="00552201" w:rsidRPr="00850320">
        <w:rPr>
          <w:rFonts w:ascii="Times New Roman" w:hAnsi="Times New Roman" w:cs="Times New Roman"/>
          <w:color w:val="000000" w:themeColor="text1"/>
          <w:sz w:val="24"/>
          <w:szCs w:val="24"/>
          <w:lang w:val="en-US"/>
        </w:rPr>
        <w:t xml:space="preserve">respective </w:t>
      </w:r>
      <w:r w:rsidRPr="00850320">
        <w:rPr>
          <w:rFonts w:ascii="Times New Roman" w:hAnsi="Times New Roman" w:cs="Times New Roman"/>
          <w:color w:val="000000" w:themeColor="text1"/>
          <w:sz w:val="24"/>
          <w:szCs w:val="24"/>
          <w:lang w:val="en-US"/>
        </w:rPr>
        <w:t>clan territor</w:t>
      </w:r>
      <w:r w:rsidR="00552201" w:rsidRPr="00850320">
        <w:rPr>
          <w:rFonts w:ascii="Times New Roman" w:hAnsi="Times New Roman" w:cs="Times New Roman"/>
          <w:color w:val="000000" w:themeColor="text1"/>
          <w:sz w:val="24"/>
          <w:szCs w:val="24"/>
          <w:lang w:val="en-US"/>
        </w:rPr>
        <w:t>ies</w:t>
      </w:r>
      <w:r w:rsidRPr="00850320">
        <w:rPr>
          <w:rFonts w:ascii="Times New Roman" w:hAnsi="Times New Roman" w:cs="Times New Roman"/>
          <w:color w:val="000000" w:themeColor="text1"/>
          <w:sz w:val="24"/>
          <w:szCs w:val="24"/>
          <w:lang w:val="en-US"/>
        </w:rPr>
        <w:t xml:space="preserve">, we calculated </w:t>
      </w:r>
      <w:r w:rsidR="00A35F46">
        <w:rPr>
          <w:rFonts w:ascii="Times New Roman" w:hAnsi="Times New Roman" w:cs="Times New Roman"/>
          <w:color w:val="000000" w:themeColor="text1"/>
          <w:sz w:val="24"/>
          <w:szCs w:val="24"/>
          <w:lang w:val="en-US"/>
        </w:rPr>
        <w:t xml:space="preserve">the </w:t>
      </w:r>
      <w:r w:rsidRPr="00850320">
        <w:rPr>
          <w:rFonts w:ascii="Times New Roman" w:hAnsi="Times New Roman" w:cs="Times New Roman"/>
          <w:color w:val="000000" w:themeColor="text1"/>
          <w:sz w:val="24"/>
          <w:szCs w:val="24"/>
          <w:lang w:val="en-US"/>
        </w:rPr>
        <w:t>average territor</w:t>
      </w:r>
      <w:r w:rsidR="0058520D">
        <w:rPr>
          <w:rFonts w:ascii="Times New Roman" w:hAnsi="Times New Roman" w:cs="Times New Roman"/>
          <w:color w:val="000000" w:themeColor="text1"/>
          <w:sz w:val="24"/>
          <w:szCs w:val="24"/>
          <w:lang w:val="en-US"/>
        </w:rPr>
        <w:t>y</w:t>
      </w:r>
      <w:r w:rsidRPr="00850320">
        <w:rPr>
          <w:rFonts w:ascii="Times New Roman" w:hAnsi="Times New Roman" w:cs="Times New Roman"/>
          <w:color w:val="000000" w:themeColor="text1"/>
          <w:sz w:val="24"/>
          <w:szCs w:val="24"/>
          <w:lang w:val="en-US"/>
        </w:rPr>
        <w:t xml:space="preserve"> for each cl</w:t>
      </w:r>
      <w:r w:rsidR="00DD1E98" w:rsidRPr="00850320">
        <w:rPr>
          <w:rFonts w:ascii="Times New Roman" w:hAnsi="Times New Roman" w:cs="Times New Roman"/>
          <w:color w:val="000000" w:themeColor="text1"/>
          <w:sz w:val="24"/>
          <w:szCs w:val="24"/>
          <w:lang w:val="en-US"/>
        </w:rPr>
        <w:t xml:space="preserve">an as follows. </w:t>
      </w:r>
      <w:r w:rsidR="00A81C0A">
        <w:rPr>
          <w:rFonts w:ascii="Times New Roman" w:hAnsi="Times New Roman" w:cs="Times New Roman"/>
          <w:color w:val="000000" w:themeColor="text1"/>
          <w:sz w:val="24"/>
          <w:szCs w:val="24"/>
          <w:lang w:val="en-US"/>
        </w:rPr>
        <w:t>Study clan territories are</w:t>
      </w:r>
      <w:r w:rsidRPr="00850320">
        <w:rPr>
          <w:rFonts w:ascii="Times New Roman" w:hAnsi="Times New Roman" w:cs="Times New Roman"/>
          <w:color w:val="000000" w:themeColor="text1"/>
          <w:sz w:val="24"/>
          <w:szCs w:val="24"/>
          <w:lang w:val="en-US"/>
        </w:rPr>
        <w:t xml:space="preserve"> estimated to cover roughly 55 km</w:t>
      </w:r>
      <w:r w:rsidRPr="00850320">
        <w:rPr>
          <w:rFonts w:ascii="Times New Roman" w:hAnsi="Times New Roman" w:cs="Times New Roman"/>
          <w:color w:val="000000" w:themeColor="text1"/>
          <w:sz w:val="24"/>
          <w:szCs w:val="24"/>
          <w:vertAlign w:val="superscript"/>
          <w:lang w:val="en-US"/>
        </w:rPr>
        <w:t>2</w:t>
      </w:r>
      <w:r w:rsidR="0058520D">
        <w:rPr>
          <w:rFonts w:ascii="Times New Roman" w:hAnsi="Times New Roman" w:cs="Times New Roman"/>
          <w:color w:val="000000" w:themeColor="text1"/>
          <w:sz w:val="24"/>
          <w:szCs w:val="24"/>
          <w:lang w:val="en-US"/>
        </w:rPr>
        <w:t xml:space="preserve"> </w:t>
      </w:r>
      <w:r w:rsidR="0058520D">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{"citationID":"Lwo97rYm","properties":{"formattedCitation":"(Hofer &amp; East 1993c)","plainCitation":"(Hofer &amp; East 1993c)","noteIndex":0},"citationItems":[{"id":"3PXEn7Ky/4ws4LhU8","uris":["http://zotero.org/users/5432491/items/D2ZY5R82"],"itemData":{"id":2603,"type":"article-journal","abstract":". The social organization and space use of spotted hyaenas, Crocuta crocuta Erxleben, in the Serengeti, Tanzania is described. In contrast to Kruuk (1972, The Spotted Hyena. Chicago: University of Chicago Press), spotted hyaenas in the Serengeti live in large stable groups (clans); median clan size for seven clans was 47 adults and subadults. Clans defended permanent territories that contained the communal den. The size of one well-known territory was 55·5 km2. Territories contained low densities of resident herbivores (mean 3·3 animals/km2) throughout the year, but experienced very high densities (mean 219 animals/km2) of migratory herds, principally wildebeest, Connochaetes taurinus , zebra, Equus burchelli, and Thomson's gazelle, Gazella thomsoni, for only 26% of the year. The most important prey killed inside territories were migratory species. When the migratory herds were away from a clan's territory, clan members regularly left the territory to forage on nearby migratory herds ('commuting trips'). Clan sizes were maintained above the carrying capacity of the territory, estimated from populations of resident herbivores, by year-round exploitation of migratory herbivores. This suggests that, in contrast to many other carnivores, group sizes of Serengeti hyaenas are not limited by resources on the territory and feeding ranges are decoupled from territoriality.","container-title":"Animal Behaviour","DOI":"10.1006/anbe.1993.1222","ISSN":"0003-3472","issue":"3","journalAbbreviation":"Animal Behaviour","language":"en","note":"number: 3","page":"547-557","source":"ScienceDirect","title":"The commuting system of Serengeti spotted hyaenas: how a predator copes with migratory prey. I. Social organization","title-short":"The commuting system of Serengeti spotted hyaenas","volume":"46","author":[{"family":"Hofer","given":"Heribert"},{"family":"East","given":"Marion L."}],"issued":{"date-parts":[["1993",9,1]]}}}],"schema":"https://github.com/citation-style-language/schema/raw/master/csl-citation.json"} </w:instrText>
      </w:r>
      <w:r w:rsidR="0058520D">
        <w:rPr>
          <w:rFonts w:ascii="Times New Roman" w:hAnsi="Times New Roman" w:cs="Times New Roman"/>
          <w:color w:val="000000" w:themeColor="text1"/>
          <w:sz w:val="24"/>
          <w:szCs w:val="24"/>
          <w:lang w:val="en-US"/>
        </w:rPr>
        <w:fldChar w:fldCharType="separate"/>
      </w:r>
      <w:r w:rsidR="0058520D" w:rsidRPr="00B04563">
        <w:rPr>
          <w:rFonts w:ascii="Times New Roman" w:hAnsi="Times New Roman" w:cs="Times New Roman"/>
          <w:sz w:val="24"/>
          <w:lang w:val="en-US"/>
        </w:rPr>
        <w:t>(Hofer &amp; East 1993c)</w:t>
      </w:r>
      <w:r w:rsidR="0058520D">
        <w:rPr>
          <w:rFonts w:ascii="Times New Roman" w:hAnsi="Times New Roman" w:cs="Times New Roman"/>
          <w:color w:val="000000" w:themeColor="text1"/>
          <w:sz w:val="24"/>
          <w:szCs w:val="24"/>
          <w:lang w:val="en-US"/>
        </w:rPr>
        <w:fldChar w:fldCharType="end"/>
      </w:r>
      <w:r w:rsidRPr="00850320">
        <w:rPr>
          <w:rFonts w:ascii="Times New Roman" w:hAnsi="Times New Roman" w:cs="Times New Roman"/>
          <w:color w:val="000000" w:themeColor="text1"/>
          <w:sz w:val="24"/>
          <w:szCs w:val="24"/>
          <w:lang w:val="en-US"/>
        </w:rPr>
        <w:t xml:space="preserve">. We thus represented each territory by a circle with a </w:t>
      </w:r>
      <w:r w:rsidR="00074618">
        <w:rPr>
          <w:rFonts w:ascii="Times New Roman" w:hAnsi="Times New Roman" w:cs="Times New Roman"/>
          <w:color w:val="000000" w:themeColor="text1"/>
          <w:sz w:val="24"/>
          <w:szCs w:val="24"/>
          <w:lang w:val="en-US"/>
        </w:rPr>
        <w:t xml:space="preserve">radius of </w:t>
      </w:r>
      <w:r w:rsidRPr="00850320">
        <w:rPr>
          <w:rFonts w:ascii="Times New Roman" w:hAnsi="Times New Roman" w:cs="Times New Roman"/>
          <w:color w:val="000000" w:themeColor="text1"/>
          <w:sz w:val="24"/>
          <w:szCs w:val="24"/>
          <w:lang w:val="en-US"/>
        </w:rPr>
        <w:t>4.2 km</w:t>
      </w:r>
      <w:r w:rsidR="006E0F3F">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 xml:space="preserve">centered on the </w:t>
      </w:r>
      <w:r w:rsidR="0058520D">
        <w:rPr>
          <w:rFonts w:ascii="Times New Roman" w:hAnsi="Times New Roman" w:cs="Times New Roman"/>
          <w:color w:val="000000" w:themeColor="text1"/>
          <w:sz w:val="24"/>
          <w:szCs w:val="24"/>
          <w:lang w:val="en-US"/>
        </w:rPr>
        <w:t xml:space="preserve">average </w:t>
      </w:r>
      <w:r w:rsidRPr="00850320">
        <w:rPr>
          <w:rFonts w:ascii="Times New Roman" w:hAnsi="Times New Roman" w:cs="Times New Roman"/>
          <w:color w:val="000000" w:themeColor="text1"/>
          <w:sz w:val="24"/>
          <w:szCs w:val="24"/>
          <w:lang w:val="en-US"/>
        </w:rPr>
        <w:t>position of the communal den (</w:t>
      </w:r>
      <w:r w:rsidR="00663383" w:rsidRPr="00850320">
        <w:rPr>
          <w:rFonts w:ascii="Times New Roman" w:hAnsi="Times New Roman" w:cs="Times New Roman"/>
          <w:sz w:val="24"/>
          <w:lang w:val="en-US"/>
        </w:rPr>
        <w:t xml:space="preserve">as </w:t>
      </w:r>
      <w:r w:rsidR="00663383" w:rsidRPr="001F1302">
        <w:rPr>
          <w:rFonts w:ascii="Times New Roman" w:hAnsi="Times New Roman" w:cs="Times New Roman"/>
          <w:sz w:val="24"/>
          <w:lang w:val="en-US"/>
        </w:rPr>
        <w:t>in</w:t>
      </w:r>
      <w:r w:rsidR="00895774">
        <w:rPr>
          <w:rFonts w:ascii="Times New Roman" w:hAnsi="Times New Roman" w:cs="Times New Roman"/>
          <w:sz w:val="24"/>
          <w:lang w:val="en-US"/>
        </w:rPr>
        <w:t xml:space="preserve"> </w:t>
      </w:r>
      <w:r w:rsidR="00895774">
        <w:rPr>
          <w:rFonts w:ascii="Times New Roman" w:hAnsi="Times New Roman" w:cs="Times New Roman"/>
          <w:sz w:val="24"/>
          <w:lang w:val="en-US"/>
        </w:rPr>
        <w:fldChar w:fldCharType="begin"/>
      </w:r>
      <w:r w:rsidR="00895774">
        <w:rPr>
          <w:rFonts w:ascii="Times New Roman" w:hAnsi="Times New Roman" w:cs="Times New Roman"/>
          <w:sz w:val="24"/>
          <w:lang w:val="en-US"/>
        </w:rPr>
        <w:instrText xml:space="preserve"> ADDIN ZOTERO_ITEM CSL_CITATION {"citationID":"q9iQ8skc","properties":{"formattedCitation":"(Gicquel et al. 2022)","plainCitation":"(Gicquel et al. 2022)","noteIndex":0},"citationItems":[{"id":4395,"uris":["http://zotero.org/users/local/9XAuDGlL/items/C2ZTZMR7"],"itemData":{"id":4395,"type":"article-journal","abstract":"Little is known about potential cascading effects of climate change on the ability of predators to exploit mobile aggregations of prey with a spatiotemporal distribution largely determined by climatic conditions. If predators employ central-place foraging when rearing offspring, the ability of parents to locate sufficient prey could be reduced by climate change. In the Serengeti National Park, Tanzania, migratory species dominate mammalian herbivore biomass. These migratory herds exploit nutrient-rich vegetation on the southern plains in the rainy season and surface water in the northwest in the dry season. Female spotted hyenas Crocuta crocuta breed throughout the year and use long-distance central-place-foraging “commuting trips” to migratory herds to fuel lactation for ≥12 months. Changes in rainfall patterns that alter prey movements may decrease the ability of mothers to locate profitable foraging areas and thus increase their overall commuting effort, particularly for high-ranking females that have priority of access to food resources within their clan territory and thus less commuting experience. In hyena clan territories, this may be reflected by a decrease in migratory herd presence and a decrease in the presence of lactating females, as maternal den presence represents the opposite of commuting effort. We investigated the strength of the relationship between rainfall volume, migratory herd presence in three hyena clan territories, and the responses of lactating females to this climate/prey relationship in terms of maternal den presence, using an observation-based dataset spanning three decades. The probability of migratory herd presence in hyena clan territories increased with the amount of rainfall 2 months earlier, and maternal den presence increased with migratory herd presence. Rainfall volume substantially increased over 30 years, whereas the presence of migratory herds in hyena clans and the strength of the relationship between rainfall and migratory herd presence decreased. Hyenas thus adjusted well to the climate change-induced decreased the presence of migratory herds in their territories, since maternal den presence did not decrease over 30 years and still matched periods of high prey abundance, irrespective of female social status. These results suggest a high plasticity in the response of this keystone predator to environmental variability.","container-title":"Ecosphere","DOI":"10.1002/ecs2.4012","ISSN":"2150-8925","issue":"4","language":"en","note":"_eprint: https://onlinelibrary.wiley.com/doi/pdf/10.1002/ecs2.4012","page":"e4012","source":"Wiley Online Library","title":"Climate change does not decouple interactions between a central-place-foraging predator and its migratory prey","volume":"13","author":[{"family":"Gicquel","given":"Morgane"},{"family":"East","given":"Marion L."},{"family":"Hofer","given":"Heribert"},{"family":"Cubaynes","given":"Sarah"},{"family":"Benhaiem","given":"Sarah"}],"issued":{"date-parts":[["2022"]]}}}],"schema":"https://github.com/citation-style-language/schema/raw/master/csl-citation.json"} </w:instrText>
      </w:r>
      <w:r w:rsidR="00895774">
        <w:rPr>
          <w:rFonts w:ascii="Times New Roman" w:hAnsi="Times New Roman" w:cs="Times New Roman"/>
          <w:sz w:val="24"/>
          <w:lang w:val="en-US"/>
        </w:rPr>
        <w:fldChar w:fldCharType="separate"/>
      </w:r>
      <w:r w:rsidR="00895774" w:rsidRPr="0081546A">
        <w:rPr>
          <w:rFonts w:ascii="Times New Roman" w:hAnsi="Times New Roman" w:cs="Times New Roman"/>
          <w:sz w:val="24"/>
          <w:highlight w:val="yellow"/>
          <w:lang w:val="en-US"/>
        </w:rPr>
        <w:t>(</w:t>
      </w:r>
      <w:r w:rsidR="00895774" w:rsidRPr="0081546A">
        <w:rPr>
          <w:rFonts w:ascii="Times New Roman" w:hAnsi="Times New Roman" w:cs="Times New Roman"/>
          <w:sz w:val="24"/>
          <w:lang w:val="en-US"/>
        </w:rPr>
        <w:t>Gicquel et al. 2022)</w:t>
      </w:r>
      <w:r w:rsidR="00895774">
        <w:rPr>
          <w:rFonts w:ascii="Times New Roman" w:hAnsi="Times New Roman" w:cs="Times New Roman"/>
          <w:sz w:val="24"/>
          <w:lang w:val="en-US"/>
        </w:rPr>
        <w:fldChar w:fldCharType="end"/>
      </w:r>
      <w:r w:rsidRPr="00850320">
        <w:rPr>
          <w:rFonts w:ascii="Times New Roman" w:hAnsi="Times New Roman" w:cs="Times New Roman"/>
          <w:color w:val="000000" w:themeColor="text1"/>
          <w:sz w:val="24"/>
          <w:szCs w:val="24"/>
          <w:lang w:val="en-US"/>
        </w:rPr>
        <w:t>. Thus, when road</w:t>
      </w:r>
      <w:r w:rsidR="00552201" w:rsidRPr="00031640">
        <w:rPr>
          <w:rFonts w:ascii="Times New Roman" w:hAnsi="Times New Roman" w:cs="Times New Roman"/>
          <w:color w:val="000000" w:themeColor="text1"/>
          <w:sz w:val="24"/>
          <w:szCs w:val="24"/>
          <w:lang w:val="en-US"/>
        </w:rPr>
        <w:t>kill vict</w:t>
      </w:r>
      <w:r w:rsidR="00552201" w:rsidRPr="00850320">
        <w:rPr>
          <w:rFonts w:ascii="Times New Roman" w:hAnsi="Times New Roman" w:cs="Times New Roman"/>
          <w:color w:val="000000" w:themeColor="text1"/>
          <w:sz w:val="24"/>
          <w:szCs w:val="24"/>
          <w:lang w:val="en-US"/>
        </w:rPr>
        <w:t xml:space="preserve">ims </w:t>
      </w:r>
      <w:r w:rsidRPr="00850320">
        <w:rPr>
          <w:rFonts w:ascii="Times New Roman" w:hAnsi="Times New Roman" w:cs="Times New Roman"/>
          <w:color w:val="000000" w:themeColor="text1"/>
          <w:sz w:val="24"/>
          <w:szCs w:val="24"/>
          <w:lang w:val="en-US"/>
        </w:rPr>
        <w:t xml:space="preserve">were found further than 4.2km from their clan communal den at the time of their death, we considered that they were outside their territory and thus killed during commuting. </w:t>
      </w:r>
    </w:p>
    <w:p w14:paraId="70A632B6" w14:textId="29821A88" w:rsidR="00EE2A36" w:rsidRPr="00850320" w:rsidRDefault="00EE2A36" w:rsidP="00EE2A36">
      <w:pPr>
        <w:spacing w:line="600" w:lineRule="auto"/>
        <w:rPr>
          <w:rFonts w:ascii="Times New Roman" w:hAnsi="Times New Roman" w:cs="Times New Roman"/>
          <w:b/>
          <w:bCs/>
          <w:color w:val="000000" w:themeColor="text1"/>
          <w:sz w:val="24"/>
          <w:szCs w:val="24"/>
          <w:lang w:val="en-US"/>
        </w:rPr>
      </w:pPr>
      <w:r w:rsidRPr="00850320">
        <w:rPr>
          <w:rFonts w:ascii="Times New Roman" w:hAnsi="Times New Roman" w:cs="Times New Roman"/>
          <w:b/>
          <w:bCs/>
          <w:color w:val="000000" w:themeColor="text1"/>
          <w:sz w:val="24"/>
          <w:szCs w:val="24"/>
          <w:lang w:val="en-US"/>
        </w:rPr>
        <w:t>Data analysis</w:t>
      </w:r>
    </w:p>
    <w:p w14:paraId="5D9BE428" w14:textId="09C7BF6F" w:rsidR="00A52938" w:rsidRPr="00850320" w:rsidRDefault="00EE2A36" w:rsidP="004714FF">
      <w:pPr>
        <w:spacing w:line="600" w:lineRule="auto"/>
        <w:rPr>
          <w:rFonts w:ascii="Times New Roman" w:hAnsi="Times New Roman" w:cs="Times New Roman"/>
          <w:color w:val="171717" w:themeColor="background2" w:themeShade="1A"/>
          <w:sz w:val="24"/>
          <w:szCs w:val="24"/>
          <w:lang w:val="en-US"/>
        </w:rPr>
      </w:pPr>
      <w:r w:rsidRPr="00850320">
        <w:rPr>
          <w:rFonts w:ascii="Times New Roman" w:hAnsi="Times New Roman" w:cs="Times New Roman"/>
          <w:sz w:val="24"/>
          <w:szCs w:val="24"/>
          <w:lang w:val="en-US"/>
        </w:rPr>
        <w:t xml:space="preserve">To determine which </w:t>
      </w:r>
      <w:r w:rsidR="008E3665" w:rsidRPr="00850320">
        <w:rPr>
          <w:rFonts w:ascii="Times New Roman" w:hAnsi="Times New Roman" w:cs="Times New Roman"/>
          <w:sz w:val="24"/>
          <w:szCs w:val="24"/>
          <w:lang w:val="en-US"/>
        </w:rPr>
        <w:t>variables</w:t>
      </w:r>
      <w:r w:rsidRPr="00850320">
        <w:rPr>
          <w:rFonts w:ascii="Times New Roman" w:hAnsi="Times New Roman" w:cs="Times New Roman"/>
          <w:sz w:val="24"/>
          <w:szCs w:val="24"/>
          <w:lang w:val="en-US"/>
        </w:rPr>
        <w:t xml:space="preserve"> affected the spatial distribution of hyena </w:t>
      </w:r>
      <w:r w:rsidR="00241A80" w:rsidRPr="00850320">
        <w:rPr>
          <w:rFonts w:ascii="Times New Roman" w:hAnsi="Times New Roman" w:cs="Times New Roman"/>
          <w:sz w:val="24"/>
          <w:szCs w:val="24"/>
          <w:lang w:val="en-US"/>
        </w:rPr>
        <w:t>roadkill</w:t>
      </w:r>
      <w:r w:rsidR="00292E31" w:rsidRPr="00850320">
        <w:rPr>
          <w:rFonts w:ascii="Times New Roman" w:hAnsi="Times New Roman" w:cs="Times New Roman"/>
          <w:sz w:val="24"/>
          <w:szCs w:val="24"/>
          <w:lang w:val="en-US"/>
        </w:rPr>
        <w:t>s</w:t>
      </w:r>
      <w:r w:rsidRPr="00850320">
        <w:rPr>
          <w:rFonts w:ascii="Times New Roman" w:hAnsi="Times New Roman" w:cs="Times New Roman"/>
          <w:color w:val="171717" w:themeColor="background2" w:themeShade="1A"/>
          <w:sz w:val="24"/>
          <w:szCs w:val="24"/>
          <w:lang w:val="en-US"/>
        </w:rPr>
        <w:t xml:space="preserve">, we analyzed the determinants of the number of carcasses per </w:t>
      </w:r>
      <w:r w:rsidR="00915C6F">
        <w:rPr>
          <w:rFonts w:ascii="Times New Roman" w:hAnsi="Times New Roman" w:cs="Times New Roman"/>
          <w:color w:val="171717" w:themeColor="background2" w:themeShade="1A"/>
          <w:sz w:val="24"/>
          <w:szCs w:val="24"/>
          <w:lang w:val="en-US"/>
        </w:rPr>
        <w:t xml:space="preserve">unit length of road </w:t>
      </w:r>
      <w:r w:rsidRPr="00850320">
        <w:rPr>
          <w:rFonts w:ascii="Times New Roman" w:hAnsi="Times New Roman" w:cs="Times New Roman"/>
          <w:color w:val="171717" w:themeColor="background2" w:themeShade="1A"/>
          <w:sz w:val="24"/>
          <w:szCs w:val="24"/>
          <w:lang w:val="en-US"/>
        </w:rPr>
        <w:t xml:space="preserve">using a generalized linear model (GLM). </w:t>
      </w:r>
      <w:r w:rsidR="00596626">
        <w:rPr>
          <w:rFonts w:ascii="Times New Roman" w:hAnsi="Times New Roman" w:cs="Times New Roman"/>
          <w:color w:val="171717" w:themeColor="background2" w:themeShade="1A"/>
          <w:sz w:val="24"/>
          <w:szCs w:val="24"/>
          <w:lang w:val="en-US"/>
        </w:rPr>
        <w:t xml:space="preserve">We considered roads and tracks for which it was likely that we would receive </w:t>
      </w:r>
      <w:r w:rsidR="00596626">
        <w:rPr>
          <w:rFonts w:ascii="Times New Roman" w:hAnsi="Times New Roman" w:cs="Times New Roman"/>
          <w:color w:val="171717" w:themeColor="background2" w:themeShade="1A"/>
          <w:sz w:val="24"/>
          <w:szCs w:val="24"/>
          <w:lang w:val="en-US"/>
        </w:rPr>
        <w:lastRenderedPageBreak/>
        <w:t>reports of a carcass</w:t>
      </w:r>
      <w:r w:rsidR="002D404C">
        <w:rPr>
          <w:rFonts w:ascii="Times New Roman" w:hAnsi="Times New Roman" w:cs="Times New Roman"/>
          <w:color w:val="171717" w:themeColor="background2" w:themeShade="1A"/>
          <w:sz w:val="24"/>
          <w:szCs w:val="24"/>
          <w:lang w:val="en-US"/>
        </w:rPr>
        <w:t xml:space="preserve">. </w:t>
      </w:r>
      <w:r w:rsidR="00915C6F">
        <w:rPr>
          <w:rFonts w:ascii="Times New Roman" w:hAnsi="Times New Roman" w:cs="Times New Roman"/>
          <w:color w:val="171717" w:themeColor="background2" w:themeShade="1A"/>
          <w:sz w:val="24"/>
          <w:szCs w:val="24"/>
          <w:lang w:val="en-US"/>
        </w:rPr>
        <w:t xml:space="preserve">We divided roads and tracks </w:t>
      </w:r>
      <w:r w:rsidRPr="00850320">
        <w:rPr>
          <w:rFonts w:ascii="Times New Roman" w:hAnsi="Times New Roman" w:cs="Times New Roman"/>
          <w:color w:val="171717" w:themeColor="background2" w:themeShade="1A"/>
          <w:sz w:val="24"/>
          <w:szCs w:val="24"/>
          <w:lang w:val="en-US"/>
        </w:rPr>
        <w:t xml:space="preserve">into 2.5km long segments (Fig. 1h). End segments shorter than </w:t>
      </w:r>
      <w:r w:rsidR="00940EB7" w:rsidRPr="00850320">
        <w:rPr>
          <w:rFonts w:ascii="Times New Roman" w:hAnsi="Times New Roman" w:cs="Times New Roman"/>
          <w:color w:val="171717" w:themeColor="background2" w:themeShade="1A"/>
          <w:sz w:val="24"/>
          <w:szCs w:val="24"/>
          <w:lang w:val="en-US"/>
        </w:rPr>
        <w:t>2</w:t>
      </w:r>
      <w:r w:rsidRPr="00850320">
        <w:rPr>
          <w:rFonts w:ascii="Times New Roman" w:hAnsi="Times New Roman" w:cs="Times New Roman"/>
          <w:color w:val="171717" w:themeColor="background2" w:themeShade="1A"/>
          <w:sz w:val="24"/>
          <w:szCs w:val="24"/>
          <w:lang w:val="en-US"/>
        </w:rPr>
        <w:t xml:space="preserve">km </w:t>
      </w:r>
      <w:r w:rsidRPr="00570346">
        <w:rPr>
          <w:rFonts w:ascii="Times New Roman" w:hAnsi="Times New Roman" w:cs="Times New Roman"/>
          <w:color w:val="171717" w:themeColor="background2" w:themeShade="1A"/>
          <w:sz w:val="24"/>
          <w:szCs w:val="24"/>
          <w:lang w:val="en-US"/>
        </w:rPr>
        <w:t xml:space="preserve">(representing </w:t>
      </w:r>
      <w:r w:rsidR="00570346" w:rsidRPr="00570346">
        <w:rPr>
          <w:rFonts w:ascii="Times New Roman" w:hAnsi="Times New Roman" w:cs="Times New Roman"/>
          <w:color w:val="171717" w:themeColor="background2" w:themeShade="1A"/>
          <w:sz w:val="24"/>
          <w:szCs w:val="24"/>
          <w:lang w:val="en-US"/>
        </w:rPr>
        <w:t>10.6</w:t>
      </w:r>
      <w:r w:rsidRPr="00570346">
        <w:rPr>
          <w:rFonts w:ascii="Times New Roman" w:hAnsi="Times New Roman" w:cs="Times New Roman"/>
          <w:color w:val="171717" w:themeColor="background2" w:themeShade="1A"/>
          <w:sz w:val="24"/>
          <w:szCs w:val="24"/>
          <w:lang w:val="en-US"/>
        </w:rPr>
        <w:t>%</w:t>
      </w:r>
      <w:r w:rsidRPr="00850320">
        <w:rPr>
          <w:rFonts w:ascii="Times New Roman" w:hAnsi="Times New Roman" w:cs="Times New Roman"/>
          <w:color w:val="171717" w:themeColor="background2" w:themeShade="1A"/>
          <w:sz w:val="24"/>
          <w:szCs w:val="24"/>
          <w:lang w:val="en-US"/>
        </w:rPr>
        <w:t xml:space="preserve"> of </w:t>
      </w:r>
      <w:r w:rsidR="000C26B7">
        <w:rPr>
          <w:rFonts w:ascii="Times New Roman" w:hAnsi="Times New Roman" w:cs="Times New Roman"/>
          <w:color w:val="171717" w:themeColor="background2" w:themeShade="1A"/>
          <w:sz w:val="24"/>
          <w:szCs w:val="24"/>
          <w:lang w:val="en-US"/>
        </w:rPr>
        <w:t xml:space="preserve">the </w:t>
      </w:r>
      <w:r w:rsidRPr="00850320">
        <w:rPr>
          <w:rFonts w:ascii="Times New Roman" w:hAnsi="Times New Roman" w:cs="Times New Roman"/>
          <w:color w:val="171717" w:themeColor="background2" w:themeShade="1A"/>
          <w:sz w:val="24"/>
          <w:szCs w:val="24"/>
          <w:lang w:val="en-US"/>
        </w:rPr>
        <w:t>length</w:t>
      </w:r>
      <w:r w:rsidR="000C26B7">
        <w:rPr>
          <w:rFonts w:ascii="Times New Roman" w:hAnsi="Times New Roman" w:cs="Times New Roman"/>
          <w:color w:val="171717" w:themeColor="background2" w:themeShade="1A"/>
          <w:sz w:val="24"/>
          <w:szCs w:val="24"/>
          <w:lang w:val="en-US"/>
        </w:rPr>
        <w:t xml:space="preserve"> of roads and tracks considered</w:t>
      </w:r>
      <w:r w:rsidRPr="00850320">
        <w:rPr>
          <w:rFonts w:ascii="Times New Roman" w:hAnsi="Times New Roman" w:cs="Times New Roman"/>
          <w:color w:val="171717" w:themeColor="background2" w:themeShade="1A"/>
          <w:sz w:val="24"/>
          <w:szCs w:val="24"/>
          <w:lang w:val="en-US"/>
        </w:rPr>
        <w:t>) were excluded. (Fig. 1b, c). The number of carcasses found per segment was used as the response variable for the GLM</w:t>
      </w:r>
      <w:r w:rsidR="001F1302">
        <w:rPr>
          <w:rFonts w:ascii="Times New Roman" w:hAnsi="Times New Roman" w:cs="Times New Roman"/>
          <w:color w:val="171717" w:themeColor="background2" w:themeShade="1A"/>
          <w:sz w:val="24"/>
          <w:szCs w:val="24"/>
          <w:lang w:val="en-US"/>
        </w:rPr>
        <w:t>. I</w:t>
      </w:r>
      <w:r w:rsidR="00A1770E" w:rsidRPr="00850320">
        <w:rPr>
          <w:rFonts w:ascii="Times New Roman" w:hAnsi="Times New Roman" w:cs="Times New Roman"/>
          <w:color w:val="171717" w:themeColor="background2" w:themeShade="1A"/>
          <w:sz w:val="24"/>
          <w:szCs w:val="24"/>
          <w:lang w:val="en-US"/>
        </w:rPr>
        <w:t xml:space="preserve">n total </w:t>
      </w:r>
      <w:r w:rsidR="00A1770E">
        <w:rPr>
          <w:rFonts w:ascii="Times New Roman" w:hAnsi="Times New Roman" w:cs="Times New Roman"/>
          <w:color w:val="171717" w:themeColor="background2" w:themeShade="1A"/>
          <w:sz w:val="24"/>
          <w:szCs w:val="24"/>
          <w:lang w:val="en-US"/>
        </w:rPr>
        <w:t>there were</w:t>
      </w:r>
      <w:r w:rsidR="00A1770E" w:rsidRPr="000C26B7">
        <w:rPr>
          <w:rFonts w:ascii="Times New Roman" w:hAnsi="Times New Roman" w:cs="Times New Roman"/>
          <w:color w:val="171717" w:themeColor="background2" w:themeShade="1A"/>
          <w:sz w:val="24"/>
          <w:szCs w:val="24"/>
          <w:lang w:val="en-US"/>
        </w:rPr>
        <w:t xml:space="preserve"> </w:t>
      </w:r>
      <w:r w:rsidR="00EB5F0A">
        <w:rPr>
          <w:rFonts w:ascii="Times New Roman" w:hAnsi="Times New Roman" w:cs="Times New Roman"/>
          <w:color w:val="171717" w:themeColor="background2" w:themeShade="1A"/>
          <w:sz w:val="24"/>
          <w:szCs w:val="24"/>
          <w:lang w:val="en-US"/>
        </w:rPr>
        <w:t>77</w:t>
      </w:r>
      <w:r w:rsidR="00A1770E" w:rsidRPr="00850320">
        <w:rPr>
          <w:rFonts w:ascii="Times New Roman" w:hAnsi="Times New Roman" w:cs="Times New Roman"/>
          <w:color w:val="171717" w:themeColor="background2" w:themeShade="1A"/>
          <w:sz w:val="24"/>
          <w:szCs w:val="24"/>
          <w:lang w:val="en-US"/>
        </w:rPr>
        <w:t xml:space="preserve"> carcasses with GPS coordinates</w:t>
      </w:r>
      <w:r w:rsidR="002E4263">
        <w:rPr>
          <w:rFonts w:ascii="Times New Roman" w:hAnsi="Times New Roman" w:cs="Times New Roman"/>
          <w:color w:val="171717" w:themeColor="background2" w:themeShade="1A"/>
          <w:sz w:val="24"/>
          <w:szCs w:val="24"/>
          <w:lang w:val="en-US"/>
        </w:rPr>
        <w:t xml:space="preserve"> included in this analysis</w:t>
      </w:r>
      <w:r w:rsidRPr="00850320">
        <w:rPr>
          <w:rFonts w:ascii="Times New Roman" w:hAnsi="Times New Roman" w:cs="Times New Roman"/>
          <w:color w:val="171717" w:themeColor="background2" w:themeShade="1A"/>
          <w:sz w:val="24"/>
          <w:szCs w:val="24"/>
          <w:lang w:val="en-US"/>
        </w:rPr>
        <w:t xml:space="preserve">. To account for overdispersion, we fitted a negative binomial model. The variables used as predictors were </w:t>
      </w:r>
      <w:r w:rsidR="008E3665" w:rsidRPr="00850320">
        <w:rPr>
          <w:rFonts w:ascii="Times New Roman" w:hAnsi="Times New Roman" w:cs="Times New Roman"/>
          <w:color w:val="171717" w:themeColor="background2" w:themeShade="1A"/>
          <w:sz w:val="24"/>
          <w:szCs w:val="24"/>
          <w:lang w:val="en-US"/>
        </w:rPr>
        <w:t>i</w:t>
      </w:r>
      <w:r w:rsidRPr="00850320">
        <w:rPr>
          <w:rFonts w:ascii="Times New Roman" w:hAnsi="Times New Roman" w:cs="Times New Roman"/>
          <w:color w:val="171717" w:themeColor="background2" w:themeShade="1A"/>
          <w:sz w:val="24"/>
          <w:szCs w:val="24"/>
          <w:lang w:val="en-US"/>
        </w:rPr>
        <w:t>) the type of road (</w:t>
      </w:r>
      <w:r w:rsidR="004E2E4B">
        <w:rPr>
          <w:rFonts w:ascii="Times New Roman" w:hAnsi="Times New Roman" w:cs="Times New Roman"/>
          <w:i/>
          <w:color w:val="171717" w:themeColor="background2" w:themeShade="1A"/>
          <w:sz w:val="24"/>
          <w:szCs w:val="24"/>
          <w:lang w:val="en-US"/>
        </w:rPr>
        <w:t>R</w:t>
      </w:r>
      <w:r w:rsidR="00D55A2C" w:rsidRPr="00850320">
        <w:rPr>
          <w:rFonts w:ascii="Times New Roman" w:hAnsi="Times New Roman" w:cs="Times New Roman"/>
          <w:i/>
          <w:color w:val="171717" w:themeColor="background2" w:themeShade="1A"/>
          <w:sz w:val="24"/>
          <w:szCs w:val="24"/>
          <w:lang w:val="en-US"/>
        </w:rPr>
        <w:t>oad</w:t>
      </w:r>
      <w:r w:rsidR="00A273FA">
        <w:rPr>
          <w:rFonts w:ascii="Times New Roman" w:hAnsi="Times New Roman" w:cs="Times New Roman"/>
          <w:i/>
          <w:color w:val="171717" w:themeColor="background2" w:themeShade="1A"/>
          <w:sz w:val="24"/>
          <w:szCs w:val="24"/>
          <w:lang w:val="en-US"/>
        </w:rPr>
        <w:t>T</w:t>
      </w:r>
      <w:r w:rsidR="00D55A2C" w:rsidRPr="00850320">
        <w:rPr>
          <w:rFonts w:ascii="Times New Roman" w:hAnsi="Times New Roman" w:cs="Times New Roman"/>
          <w:i/>
          <w:color w:val="171717" w:themeColor="background2" w:themeShade="1A"/>
          <w:sz w:val="24"/>
          <w:szCs w:val="24"/>
          <w:lang w:val="en-US"/>
        </w:rPr>
        <w:t>ype</w:t>
      </w:r>
      <w:r w:rsidRPr="00850320">
        <w:rPr>
          <w:rFonts w:ascii="Times New Roman" w:hAnsi="Times New Roman" w:cs="Times New Roman"/>
          <w:color w:val="171717" w:themeColor="background2" w:themeShade="1A"/>
          <w:sz w:val="24"/>
          <w:szCs w:val="24"/>
          <w:lang w:val="en-US"/>
        </w:rPr>
        <w:t xml:space="preserve">, </w:t>
      </w:r>
      <w:r w:rsidR="00A81C0A">
        <w:rPr>
          <w:rFonts w:ascii="Times New Roman" w:hAnsi="Times New Roman" w:cs="Times New Roman"/>
          <w:color w:val="171717" w:themeColor="background2" w:themeShade="1A"/>
          <w:sz w:val="24"/>
          <w:szCs w:val="24"/>
          <w:lang w:val="en-US"/>
        </w:rPr>
        <w:t>main</w:t>
      </w:r>
      <w:r w:rsidR="00423B7A">
        <w:rPr>
          <w:rFonts w:ascii="Times New Roman" w:hAnsi="Times New Roman" w:cs="Times New Roman"/>
          <w:color w:val="171717" w:themeColor="background2" w:themeShade="1A"/>
          <w:sz w:val="24"/>
          <w:szCs w:val="24"/>
          <w:lang w:val="en-US"/>
        </w:rPr>
        <w:t xml:space="preserve"> roads</w:t>
      </w:r>
      <w:r w:rsidR="004E2E4B">
        <w:rPr>
          <w:rFonts w:ascii="Times New Roman" w:hAnsi="Times New Roman" w:cs="Times New Roman"/>
          <w:color w:val="171717" w:themeColor="background2" w:themeShade="1A"/>
          <w:sz w:val="24"/>
          <w:szCs w:val="24"/>
          <w:lang w:val="en-US"/>
        </w:rPr>
        <w:t xml:space="preserve"> </w:t>
      </w:r>
      <w:r w:rsidRPr="00850320">
        <w:rPr>
          <w:rFonts w:ascii="Times New Roman" w:hAnsi="Times New Roman" w:cs="Times New Roman"/>
          <w:color w:val="171717" w:themeColor="background2" w:themeShade="1A"/>
          <w:sz w:val="24"/>
          <w:szCs w:val="24"/>
          <w:lang w:val="en-US"/>
        </w:rPr>
        <w:t xml:space="preserve">and </w:t>
      </w:r>
      <w:r w:rsidR="00423B7A">
        <w:rPr>
          <w:rFonts w:ascii="Times New Roman" w:hAnsi="Times New Roman" w:cs="Times New Roman"/>
          <w:color w:val="171717" w:themeColor="background2" w:themeShade="1A"/>
          <w:sz w:val="24"/>
          <w:szCs w:val="24"/>
          <w:lang w:val="en-US"/>
        </w:rPr>
        <w:t>tracks</w:t>
      </w:r>
      <w:r w:rsidRPr="00850320">
        <w:rPr>
          <w:rFonts w:ascii="Times New Roman" w:hAnsi="Times New Roman" w:cs="Times New Roman"/>
          <w:color w:val="171717" w:themeColor="background2" w:themeShade="1A"/>
          <w:sz w:val="24"/>
          <w:szCs w:val="24"/>
          <w:lang w:val="en-US"/>
        </w:rPr>
        <w:t xml:space="preserve"> </w:t>
      </w:r>
      <w:r w:rsidR="00A81C0A">
        <w:rPr>
          <w:rFonts w:ascii="Times New Roman" w:hAnsi="Times New Roman" w:cs="Times New Roman"/>
          <w:color w:val="171717" w:themeColor="background2" w:themeShade="1A"/>
          <w:sz w:val="24"/>
          <w:szCs w:val="24"/>
          <w:lang w:val="en-US"/>
        </w:rPr>
        <w:t>as previously defined</w:t>
      </w:r>
      <w:r w:rsidRPr="00850320">
        <w:rPr>
          <w:rFonts w:ascii="Times New Roman" w:hAnsi="Times New Roman" w:cs="Times New Roman"/>
          <w:color w:val="171717" w:themeColor="background2" w:themeShade="1A"/>
          <w:sz w:val="24"/>
          <w:szCs w:val="24"/>
          <w:lang w:val="en-US"/>
        </w:rPr>
        <w:t>),</w:t>
      </w:r>
      <w:r w:rsidR="005B6820" w:rsidRPr="00850320">
        <w:rPr>
          <w:rFonts w:ascii="Times New Roman" w:hAnsi="Times New Roman" w:cs="Times New Roman"/>
          <w:color w:val="171717" w:themeColor="background2" w:themeShade="1A"/>
          <w:sz w:val="24"/>
          <w:szCs w:val="24"/>
          <w:lang w:val="en-US"/>
        </w:rPr>
        <w:t xml:space="preserve"> </w:t>
      </w:r>
      <w:r w:rsidR="008E3665" w:rsidRPr="00850320">
        <w:rPr>
          <w:rFonts w:ascii="Times New Roman" w:hAnsi="Times New Roman" w:cs="Times New Roman"/>
          <w:color w:val="171717" w:themeColor="background2" w:themeShade="1A"/>
          <w:sz w:val="24"/>
          <w:szCs w:val="24"/>
          <w:lang w:val="en-US"/>
        </w:rPr>
        <w:t>ii</w:t>
      </w:r>
      <w:r w:rsidRPr="00850320">
        <w:rPr>
          <w:rFonts w:ascii="Times New Roman" w:hAnsi="Times New Roman" w:cs="Times New Roman"/>
          <w:color w:val="171717" w:themeColor="background2" w:themeShade="1A"/>
          <w:sz w:val="24"/>
          <w:szCs w:val="24"/>
          <w:lang w:val="en-US"/>
        </w:rPr>
        <w:t xml:space="preserve">) the distance between the midpoint of each segment and the closest </w:t>
      </w:r>
      <w:r w:rsidR="00A81C0A">
        <w:rPr>
          <w:rFonts w:ascii="Times New Roman" w:hAnsi="Times New Roman" w:cs="Times New Roman"/>
          <w:color w:val="171717" w:themeColor="background2" w:themeShade="1A"/>
          <w:sz w:val="24"/>
          <w:szCs w:val="24"/>
          <w:lang w:val="en-US"/>
        </w:rPr>
        <w:t>amenity</w:t>
      </w:r>
      <w:r w:rsidRPr="00850320">
        <w:rPr>
          <w:rFonts w:ascii="Times New Roman" w:hAnsi="Times New Roman" w:cs="Times New Roman"/>
          <w:color w:val="171717" w:themeColor="background2" w:themeShade="1A"/>
          <w:sz w:val="24"/>
          <w:szCs w:val="24"/>
          <w:lang w:val="en-US"/>
        </w:rPr>
        <w:t xml:space="preserve"> (</w:t>
      </w:r>
      <w:r w:rsidR="004E2E4B">
        <w:rPr>
          <w:rFonts w:ascii="Times New Roman" w:hAnsi="Times New Roman" w:cs="Times New Roman"/>
          <w:i/>
          <w:color w:val="171717" w:themeColor="background2" w:themeShade="1A"/>
          <w:sz w:val="24"/>
          <w:szCs w:val="24"/>
          <w:lang w:val="en-US"/>
        </w:rPr>
        <w:t>D</w:t>
      </w:r>
      <w:r w:rsidR="00D55A2C" w:rsidRPr="00850320">
        <w:rPr>
          <w:rFonts w:ascii="Times New Roman" w:hAnsi="Times New Roman" w:cs="Times New Roman"/>
          <w:i/>
          <w:color w:val="171717" w:themeColor="background2" w:themeShade="1A"/>
          <w:sz w:val="24"/>
          <w:szCs w:val="24"/>
          <w:lang w:val="en-US"/>
        </w:rPr>
        <w:t>istance</w:t>
      </w:r>
      <w:r w:rsidR="004E2E4B">
        <w:rPr>
          <w:rFonts w:ascii="Times New Roman" w:hAnsi="Times New Roman" w:cs="Times New Roman"/>
          <w:i/>
          <w:color w:val="171717" w:themeColor="background2" w:themeShade="1A"/>
          <w:sz w:val="24"/>
          <w:szCs w:val="24"/>
          <w:lang w:val="en-US"/>
        </w:rPr>
        <w:t>Amenity</w:t>
      </w:r>
      <w:r w:rsidRPr="00850320">
        <w:rPr>
          <w:rFonts w:ascii="Times New Roman" w:hAnsi="Times New Roman" w:cs="Times New Roman"/>
          <w:color w:val="171717" w:themeColor="background2" w:themeShade="1A"/>
          <w:sz w:val="24"/>
          <w:szCs w:val="24"/>
          <w:lang w:val="en-US"/>
        </w:rPr>
        <w:t xml:space="preserve">), </w:t>
      </w:r>
      <w:r w:rsidR="008E3665" w:rsidRPr="00850320">
        <w:rPr>
          <w:rFonts w:ascii="Times New Roman" w:hAnsi="Times New Roman" w:cs="Times New Roman"/>
          <w:color w:val="171717" w:themeColor="background2" w:themeShade="1A"/>
          <w:sz w:val="24"/>
          <w:szCs w:val="24"/>
          <w:lang w:val="en-US"/>
        </w:rPr>
        <w:t>iii</w:t>
      </w:r>
      <w:r w:rsidRPr="00850320">
        <w:rPr>
          <w:rFonts w:ascii="Times New Roman" w:hAnsi="Times New Roman" w:cs="Times New Roman"/>
          <w:color w:val="171717" w:themeColor="background2" w:themeShade="1A"/>
          <w:sz w:val="24"/>
          <w:szCs w:val="24"/>
          <w:lang w:val="en-US"/>
        </w:rPr>
        <w:t>) the distance between t</w:t>
      </w:r>
      <w:r w:rsidRPr="00031640">
        <w:rPr>
          <w:rFonts w:ascii="Times New Roman" w:hAnsi="Times New Roman" w:cs="Times New Roman"/>
          <w:color w:val="171717" w:themeColor="background2" w:themeShade="1A"/>
          <w:sz w:val="24"/>
          <w:szCs w:val="24"/>
          <w:lang w:val="en-US"/>
        </w:rPr>
        <w:t xml:space="preserve">he midpoint of each segment and the closest </w:t>
      </w:r>
      <w:r w:rsidR="004048BA">
        <w:rPr>
          <w:rFonts w:ascii="Times New Roman" w:hAnsi="Times New Roman" w:cs="Times New Roman"/>
          <w:color w:val="171717" w:themeColor="background2" w:themeShade="1A"/>
          <w:sz w:val="24"/>
          <w:szCs w:val="24"/>
          <w:lang w:val="en-US"/>
        </w:rPr>
        <w:t>river</w:t>
      </w:r>
      <w:r w:rsidR="00DF75D5">
        <w:rPr>
          <w:rFonts w:ascii="Times New Roman" w:hAnsi="Times New Roman" w:cs="Times New Roman"/>
          <w:color w:val="171717" w:themeColor="background2" w:themeShade="1A"/>
          <w:sz w:val="24"/>
          <w:szCs w:val="24"/>
          <w:lang w:val="en-US"/>
        </w:rPr>
        <w:t>ine vegetation, which may indicate a seasonal river</w:t>
      </w:r>
      <w:r w:rsidR="004048BA">
        <w:rPr>
          <w:rFonts w:ascii="Times New Roman" w:hAnsi="Times New Roman" w:cs="Times New Roman"/>
          <w:color w:val="171717" w:themeColor="background2" w:themeShade="1A"/>
          <w:sz w:val="24"/>
          <w:szCs w:val="24"/>
          <w:lang w:val="en-US"/>
        </w:rPr>
        <w:t xml:space="preserve"> or </w:t>
      </w:r>
      <w:r w:rsidR="00DF75D5">
        <w:rPr>
          <w:rFonts w:ascii="Times New Roman" w:hAnsi="Times New Roman" w:cs="Times New Roman"/>
          <w:color w:val="171717" w:themeColor="background2" w:themeShade="1A"/>
          <w:sz w:val="24"/>
          <w:szCs w:val="24"/>
          <w:lang w:val="en-US"/>
        </w:rPr>
        <w:t xml:space="preserve">a permanent </w:t>
      </w:r>
      <w:r w:rsidRPr="00031640">
        <w:rPr>
          <w:rFonts w:ascii="Times New Roman" w:hAnsi="Times New Roman" w:cs="Times New Roman"/>
          <w:color w:val="171717" w:themeColor="background2" w:themeShade="1A"/>
          <w:sz w:val="24"/>
          <w:szCs w:val="24"/>
          <w:lang w:val="en-US"/>
        </w:rPr>
        <w:t xml:space="preserve">water </w:t>
      </w:r>
      <w:r w:rsidR="004048BA">
        <w:rPr>
          <w:rFonts w:ascii="Times New Roman" w:hAnsi="Times New Roman" w:cs="Times New Roman"/>
          <w:color w:val="171717" w:themeColor="background2" w:themeShade="1A"/>
          <w:sz w:val="24"/>
          <w:szCs w:val="24"/>
          <w:lang w:val="en-US"/>
        </w:rPr>
        <w:t>body</w:t>
      </w:r>
      <w:r w:rsidR="00B80E95">
        <w:rPr>
          <w:rFonts w:ascii="Times New Roman" w:hAnsi="Times New Roman" w:cs="Times New Roman"/>
          <w:color w:val="171717" w:themeColor="background2" w:themeShade="1A"/>
          <w:sz w:val="24"/>
          <w:szCs w:val="24"/>
          <w:lang w:val="en-US"/>
        </w:rPr>
        <w:t xml:space="preserve"> </w:t>
      </w:r>
      <w:r w:rsidRPr="00031640">
        <w:rPr>
          <w:rFonts w:ascii="Times New Roman" w:hAnsi="Times New Roman" w:cs="Times New Roman"/>
          <w:color w:val="171717" w:themeColor="background2" w:themeShade="1A"/>
          <w:sz w:val="24"/>
          <w:szCs w:val="24"/>
          <w:lang w:val="en-US"/>
        </w:rPr>
        <w:t>(</w:t>
      </w:r>
      <w:r w:rsidR="004E2E4B">
        <w:rPr>
          <w:rFonts w:ascii="Times New Roman" w:hAnsi="Times New Roman" w:cs="Times New Roman"/>
          <w:i/>
          <w:color w:val="171717" w:themeColor="background2" w:themeShade="1A"/>
          <w:sz w:val="24"/>
          <w:szCs w:val="24"/>
          <w:lang w:val="en-US"/>
        </w:rPr>
        <w:t>D</w:t>
      </w:r>
      <w:r w:rsidR="00207AC1" w:rsidRPr="00850320">
        <w:rPr>
          <w:rFonts w:ascii="Times New Roman" w:hAnsi="Times New Roman" w:cs="Times New Roman"/>
          <w:i/>
          <w:color w:val="171717" w:themeColor="background2" w:themeShade="1A"/>
          <w:sz w:val="24"/>
          <w:szCs w:val="24"/>
          <w:lang w:val="en-US"/>
        </w:rPr>
        <w:t>istance</w:t>
      </w:r>
      <w:r w:rsidR="004E2E4B">
        <w:rPr>
          <w:rFonts w:ascii="Times New Roman" w:hAnsi="Times New Roman" w:cs="Times New Roman"/>
          <w:i/>
          <w:color w:val="171717" w:themeColor="background2" w:themeShade="1A"/>
          <w:sz w:val="24"/>
          <w:szCs w:val="24"/>
          <w:lang w:val="en-US"/>
        </w:rPr>
        <w:t>W</w:t>
      </w:r>
      <w:r w:rsidR="00207AC1" w:rsidRPr="00850320">
        <w:rPr>
          <w:rFonts w:ascii="Times New Roman" w:hAnsi="Times New Roman" w:cs="Times New Roman"/>
          <w:i/>
          <w:color w:val="171717" w:themeColor="background2" w:themeShade="1A"/>
          <w:sz w:val="24"/>
          <w:szCs w:val="24"/>
          <w:lang w:val="en-US"/>
        </w:rPr>
        <w:t>ater</w:t>
      </w:r>
      <w:r w:rsidR="005070BF">
        <w:rPr>
          <w:rFonts w:ascii="Times New Roman" w:hAnsi="Times New Roman" w:cs="Times New Roman"/>
          <w:iCs/>
          <w:color w:val="171717" w:themeColor="background2" w:themeShade="1A"/>
          <w:sz w:val="24"/>
          <w:szCs w:val="24"/>
          <w:lang w:val="en-US"/>
        </w:rPr>
        <w:t>;</w:t>
      </w:r>
      <w:r w:rsidRPr="00850320">
        <w:rPr>
          <w:rFonts w:ascii="Times New Roman" w:hAnsi="Times New Roman" w:cs="Times New Roman"/>
          <w:color w:val="171717" w:themeColor="background2" w:themeShade="1A"/>
          <w:sz w:val="24"/>
          <w:szCs w:val="24"/>
          <w:lang w:val="en-US"/>
        </w:rPr>
        <w:t xml:space="preserve"> and </w:t>
      </w:r>
      <w:r w:rsidR="00B76915">
        <w:rPr>
          <w:rFonts w:ascii="Times New Roman" w:hAnsi="Times New Roman" w:cs="Times New Roman"/>
          <w:color w:val="171717" w:themeColor="background2" w:themeShade="1A"/>
          <w:sz w:val="24"/>
          <w:szCs w:val="24"/>
          <w:lang w:val="en-US"/>
        </w:rPr>
        <w:t>i</w:t>
      </w:r>
      <w:r w:rsidR="008E3665" w:rsidRPr="00850320">
        <w:rPr>
          <w:rFonts w:ascii="Times New Roman" w:hAnsi="Times New Roman" w:cs="Times New Roman"/>
          <w:color w:val="171717" w:themeColor="background2" w:themeShade="1A"/>
          <w:sz w:val="24"/>
          <w:szCs w:val="24"/>
          <w:lang w:val="en-US"/>
        </w:rPr>
        <w:t>v</w:t>
      </w:r>
      <w:r w:rsidRPr="00850320">
        <w:rPr>
          <w:rFonts w:ascii="Times New Roman" w:hAnsi="Times New Roman" w:cs="Times New Roman"/>
          <w:color w:val="171717" w:themeColor="background2" w:themeShade="1A"/>
          <w:sz w:val="24"/>
          <w:szCs w:val="24"/>
          <w:lang w:val="en-US"/>
        </w:rPr>
        <w:t xml:space="preserve">) the percentage of </w:t>
      </w:r>
      <w:r w:rsidR="004E279B" w:rsidRPr="00850320">
        <w:rPr>
          <w:rFonts w:ascii="Times New Roman" w:hAnsi="Times New Roman" w:cs="Times New Roman"/>
          <w:color w:val="171717" w:themeColor="background2" w:themeShade="1A"/>
          <w:sz w:val="24"/>
          <w:szCs w:val="24"/>
          <w:lang w:val="en-US"/>
        </w:rPr>
        <w:t>woodland</w:t>
      </w:r>
      <w:r w:rsidRPr="00850320">
        <w:rPr>
          <w:rFonts w:ascii="Times New Roman" w:hAnsi="Times New Roman" w:cs="Times New Roman"/>
          <w:color w:val="171717" w:themeColor="background2" w:themeShade="1A"/>
          <w:sz w:val="24"/>
          <w:szCs w:val="24"/>
          <w:lang w:val="en-US"/>
        </w:rPr>
        <w:t xml:space="preserve"> cover in a 1km wide buffer</w:t>
      </w:r>
      <w:r w:rsidR="00A52938">
        <w:rPr>
          <w:rFonts w:ascii="Times New Roman" w:hAnsi="Times New Roman" w:cs="Times New Roman"/>
          <w:color w:val="171717" w:themeColor="background2" w:themeShade="1A"/>
          <w:sz w:val="24"/>
          <w:szCs w:val="24"/>
          <w:lang w:val="en-US"/>
        </w:rPr>
        <w:t xml:space="preserve"> (500m on each side)</w:t>
      </w:r>
      <w:r w:rsidRPr="00850320">
        <w:rPr>
          <w:rFonts w:ascii="Times New Roman" w:hAnsi="Times New Roman" w:cs="Times New Roman"/>
          <w:color w:val="171717" w:themeColor="background2" w:themeShade="1A"/>
          <w:sz w:val="24"/>
          <w:szCs w:val="24"/>
          <w:lang w:val="en-US"/>
        </w:rPr>
        <w:t xml:space="preserve"> along the road (</w:t>
      </w:r>
      <w:r w:rsidR="00D30C40">
        <w:rPr>
          <w:rFonts w:ascii="Times New Roman" w:hAnsi="Times New Roman" w:cs="Times New Roman"/>
          <w:i/>
          <w:color w:val="171717" w:themeColor="background2" w:themeShade="1A"/>
          <w:sz w:val="24"/>
          <w:szCs w:val="24"/>
          <w:lang w:val="en-US"/>
        </w:rPr>
        <w:t>W</w:t>
      </w:r>
      <w:r w:rsidR="00B123DB" w:rsidRPr="00850320">
        <w:rPr>
          <w:rFonts w:ascii="Times New Roman" w:hAnsi="Times New Roman" w:cs="Times New Roman"/>
          <w:i/>
          <w:color w:val="171717" w:themeColor="background2" w:themeShade="1A"/>
          <w:sz w:val="24"/>
          <w:szCs w:val="24"/>
          <w:lang w:val="en-US"/>
        </w:rPr>
        <w:t>oodland</w:t>
      </w:r>
      <w:r w:rsidR="004E279B" w:rsidRPr="00850320">
        <w:rPr>
          <w:rFonts w:ascii="Times New Roman" w:hAnsi="Times New Roman" w:cs="Times New Roman"/>
          <w:color w:val="171717" w:themeColor="background2" w:themeShade="1A"/>
          <w:sz w:val="24"/>
          <w:szCs w:val="24"/>
          <w:lang w:val="en-US"/>
        </w:rPr>
        <w:t xml:space="preserve">). </w:t>
      </w:r>
      <w:r w:rsidRPr="005A3706">
        <w:rPr>
          <w:rFonts w:ascii="Times New Roman" w:hAnsi="Times New Roman" w:cs="Times New Roman"/>
          <w:color w:val="171717" w:themeColor="background2" w:themeShade="1A"/>
          <w:sz w:val="24"/>
          <w:szCs w:val="24"/>
          <w:lang w:val="en-US"/>
        </w:rPr>
        <w:t>We tested the significance of the predictors using the likelihood ratio test (</w:t>
      </w:r>
      <w:r w:rsidR="00450F37" w:rsidRPr="005A3706">
        <w:rPr>
          <w:rFonts w:ascii="Times New Roman" w:hAnsi="Times New Roman" w:cs="Times New Roman"/>
          <w:color w:val="171717" w:themeColor="background2" w:themeShade="1A"/>
          <w:sz w:val="24"/>
          <w:szCs w:val="24"/>
          <w:lang w:val="en-US"/>
        </w:rPr>
        <w:t>test statistic abbreviated as G</w:t>
      </w:r>
      <w:r w:rsidRPr="005A3706">
        <w:rPr>
          <w:rFonts w:ascii="Times New Roman" w:hAnsi="Times New Roman" w:cs="Times New Roman"/>
          <w:color w:val="171717" w:themeColor="background2" w:themeShade="1A"/>
          <w:sz w:val="24"/>
          <w:szCs w:val="24"/>
          <w:lang w:val="en-US"/>
        </w:rPr>
        <w:t>)</w:t>
      </w:r>
      <w:r w:rsidR="008E1FE3" w:rsidRPr="005A3706">
        <w:rPr>
          <w:rFonts w:ascii="Times New Roman" w:hAnsi="Times New Roman" w:cs="Times New Roman"/>
          <w:color w:val="171717" w:themeColor="background2" w:themeShade="1A"/>
          <w:sz w:val="24"/>
          <w:szCs w:val="24"/>
          <w:lang w:val="en-US"/>
        </w:rPr>
        <w:t xml:space="preserve"> to compare the full model with </w:t>
      </w:r>
      <w:r w:rsidR="00DF75D5">
        <w:rPr>
          <w:rFonts w:ascii="Times New Roman" w:hAnsi="Times New Roman" w:cs="Times New Roman"/>
          <w:color w:val="171717" w:themeColor="background2" w:themeShade="1A"/>
          <w:sz w:val="24"/>
          <w:szCs w:val="24"/>
          <w:lang w:val="en-US"/>
        </w:rPr>
        <w:t xml:space="preserve">reduced </w:t>
      </w:r>
      <w:r w:rsidR="008E1FE3" w:rsidRPr="005A3706">
        <w:rPr>
          <w:rFonts w:ascii="Times New Roman" w:hAnsi="Times New Roman" w:cs="Times New Roman"/>
          <w:color w:val="171717" w:themeColor="background2" w:themeShade="1A"/>
          <w:sz w:val="24"/>
          <w:szCs w:val="24"/>
          <w:lang w:val="en-US"/>
        </w:rPr>
        <w:t>models</w:t>
      </w:r>
      <w:r w:rsidRPr="005A3706">
        <w:rPr>
          <w:rFonts w:ascii="Times New Roman" w:hAnsi="Times New Roman" w:cs="Times New Roman"/>
          <w:color w:val="171717" w:themeColor="background2" w:themeShade="1A"/>
          <w:sz w:val="24"/>
          <w:szCs w:val="24"/>
          <w:lang w:val="en-US"/>
        </w:rPr>
        <w:t>.</w:t>
      </w:r>
      <w:r w:rsidR="000959A3" w:rsidRPr="00850320">
        <w:rPr>
          <w:rFonts w:ascii="Times New Roman" w:hAnsi="Times New Roman" w:cs="Times New Roman"/>
          <w:color w:val="171717" w:themeColor="background2" w:themeShade="1A"/>
          <w:sz w:val="24"/>
          <w:szCs w:val="24"/>
          <w:lang w:val="en-US"/>
        </w:rPr>
        <w:t xml:space="preserve"> </w:t>
      </w:r>
      <w:r w:rsidRPr="00850320">
        <w:rPr>
          <w:rFonts w:ascii="Times New Roman" w:hAnsi="Times New Roman" w:cs="Times New Roman"/>
          <w:color w:val="171717" w:themeColor="background2" w:themeShade="1A"/>
          <w:sz w:val="24"/>
          <w:szCs w:val="24"/>
          <w:lang w:val="en-US"/>
        </w:rPr>
        <w:t>Model assumptions were verified</w:t>
      </w:r>
      <w:r w:rsidR="00642B1D" w:rsidRPr="00850320">
        <w:rPr>
          <w:rFonts w:ascii="Times New Roman" w:hAnsi="Times New Roman" w:cs="Times New Roman"/>
          <w:color w:val="171717" w:themeColor="background2" w:themeShade="1A"/>
          <w:sz w:val="24"/>
          <w:szCs w:val="24"/>
          <w:lang w:val="en-US"/>
        </w:rPr>
        <w:t xml:space="preserve"> </w:t>
      </w:r>
      <w:r w:rsidRPr="00850320">
        <w:rPr>
          <w:rFonts w:ascii="Times New Roman" w:hAnsi="Times New Roman" w:cs="Times New Roman"/>
          <w:color w:val="171717" w:themeColor="background2" w:themeShade="1A"/>
          <w:sz w:val="24"/>
          <w:szCs w:val="24"/>
          <w:lang w:val="en-US"/>
        </w:rPr>
        <w:t>by inspecting mode</w:t>
      </w:r>
      <w:r w:rsidR="006C10CE">
        <w:rPr>
          <w:rFonts w:ascii="Times New Roman" w:hAnsi="Times New Roman" w:cs="Times New Roman"/>
          <w:color w:val="171717" w:themeColor="background2" w:themeShade="1A"/>
          <w:sz w:val="24"/>
          <w:szCs w:val="24"/>
          <w:lang w:val="en-US"/>
        </w:rPr>
        <w:t>l</w:t>
      </w:r>
      <w:r w:rsidRPr="00850320">
        <w:rPr>
          <w:rFonts w:ascii="Times New Roman" w:hAnsi="Times New Roman" w:cs="Times New Roman"/>
          <w:color w:val="171717" w:themeColor="background2" w:themeShade="1A"/>
          <w:sz w:val="24"/>
          <w:szCs w:val="24"/>
          <w:lang w:val="en-US"/>
        </w:rPr>
        <w:t xml:space="preserve"> residuals. </w:t>
      </w:r>
    </w:p>
    <w:p w14:paraId="58D8756D" w14:textId="109C4834" w:rsidR="00EE2A36" w:rsidRPr="00850320" w:rsidRDefault="000A3BE0" w:rsidP="00BB150F">
      <w:pPr>
        <w:spacing w:line="600" w:lineRule="auto"/>
        <w:ind w:firstLine="708"/>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To test for a potential temporal pattern</w:t>
      </w:r>
      <w:r w:rsidR="00BB150F">
        <w:rPr>
          <w:rFonts w:ascii="Times New Roman" w:hAnsi="Times New Roman" w:cs="Times New Roman"/>
          <w:color w:val="000000" w:themeColor="text1"/>
          <w:sz w:val="24"/>
          <w:szCs w:val="24"/>
          <w:lang w:val="en-US"/>
        </w:rPr>
        <w:t xml:space="preserve"> in roadkills</w:t>
      </w:r>
      <w:r w:rsidR="0016652A">
        <w:rPr>
          <w:rFonts w:ascii="Times New Roman" w:hAnsi="Times New Roman" w:cs="Times New Roman"/>
          <w:color w:val="000000" w:themeColor="text1"/>
          <w:sz w:val="24"/>
          <w:szCs w:val="24"/>
          <w:lang w:val="en-US"/>
        </w:rPr>
        <w:t xml:space="preserve"> that may mirror fluctuations in tourism</w:t>
      </w:r>
      <w:r>
        <w:rPr>
          <w:rFonts w:ascii="Times New Roman" w:hAnsi="Times New Roman" w:cs="Times New Roman"/>
          <w:color w:val="000000" w:themeColor="text1"/>
          <w:sz w:val="24"/>
          <w:szCs w:val="24"/>
          <w:lang w:val="en-US"/>
        </w:rPr>
        <w:t>, we</w:t>
      </w:r>
      <w:r w:rsidR="00EB64EF">
        <w:rPr>
          <w:rFonts w:ascii="Times New Roman" w:hAnsi="Times New Roman" w:cs="Times New Roman"/>
          <w:color w:val="000000" w:themeColor="text1"/>
          <w:sz w:val="24"/>
          <w:szCs w:val="24"/>
          <w:lang w:val="en-US"/>
        </w:rPr>
        <w:t xml:space="preserve"> compared the number of carcasses found in each mont</w:t>
      </w:r>
      <w:r w:rsidR="00BB150F">
        <w:rPr>
          <w:rFonts w:ascii="Times New Roman" w:hAnsi="Times New Roman" w:cs="Times New Roman"/>
          <w:color w:val="000000" w:themeColor="text1"/>
          <w:sz w:val="24"/>
          <w:szCs w:val="24"/>
          <w:lang w:val="en-US"/>
        </w:rPr>
        <w:t>h</w:t>
      </w:r>
      <w:r w:rsidR="00EB64EF">
        <w:rPr>
          <w:rFonts w:ascii="Times New Roman" w:hAnsi="Times New Roman" w:cs="Times New Roman"/>
          <w:color w:val="000000" w:themeColor="text1"/>
          <w:sz w:val="24"/>
          <w:szCs w:val="24"/>
          <w:lang w:val="en-US"/>
        </w:rPr>
        <w:t xml:space="preserve"> </w:t>
      </w:r>
      <w:r w:rsidR="00D72D3D">
        <w:rPr>
          <w:rFonts w:ascii="Times New Roman" w:hAnsi="Times New Roman" w:cs="Times New Roman"/>
          <w:color w:val="000000" w:themeColor="text1"/>
          <w:sz w:val="24"/>
          <w:szCs w:val="24"/>
          <w:lang w:val="en-US"/>
        </w:rPr>
        <w:t xml:space="preserve">(in total, n = 83) </w:t>
      </w:r>
      <w:r w:rsidR="00EB64EF">
        <w:rPr>
          <w:rFonts w:ascii="Times New Roman" w:hAnsi="Times New Roman" w:cs="Times New Roman"/>
          <w:color w:val="000000" w:themeColor="text1"/>
          <w:sz w:val="24"/>
          <w:szCs w:val="24"/>
          <w:lang w:val="en-US"/>
        </w:rPr>
        <w:t xml:space="preserve">to the expected uniform distribution using a </w:t>
      </w:r>
      <w:r w:rsidR="00BB150F">
        <w:rPr>
          <w:rFonts w:ascii="Times New Roman" w:hAnsi="Times New Roman" w:cs="Times New Roman"/>
          <w:color w:val="000000" w:themeColor="text1"/>
          <w:sz w:val="24"/>
          <w:szCs w:val="24"/>
          <w:lang w:val="en-US"/>
        </w:rPr>
        <w:t xml:space="preserve">multinomial test, followed by a pair-wise comparison </w:t>
      </w:r>
      <w:r w:rsidR="00166054">
        <w:rPr>
          <w:rFonts w:ascii="Times New Roman" w:hAnsi="Times New Roman" w:cs="Times New Roman"/>
          <w:color w:val="000000" w:themeColor="text1"/>
          <w:sz w:val="24"/>
          <w:szCs w:val="24"/>
          <w:lang w:val="en-US"/>
        </w:rPr>
        <w:t xml:space="preserve">using exact binomial tests, </w:t>
      </w:r>
      <w:r w:rsidR="00BB150F">
        <w:rPr>
          <w:rFonts w:ascii="Times New Roman" w:hAnsi="Times New Roman" w:cs="Times New Roman"/>
          <w:color w:val="000000" w:themeColor="text1"/>
          <w:sz w:val="24"/>
          <w:szCs w:val="24"/>
          <w:lang w:val="en-US"/>
        </w:rPr>
        <w:t>with the fdr correction of p-values.</w:t>
      </w:r>
      <w:r>
        <w:rPr>
          <w:rFonts w:ascii="Times New Roman" w:hAnsi="Times New Roman" w:cs="Times New Roman"/>
          <w:color w:val="000000" w:themeColor="text1"/>
          <w:sz w:val="24"/>
          <w:szCs w:val="24"/>
          <w:lang w:val="en-US"/>
        </w:rPr>
        <w:t xml:space="preserve"> </w:t>
      </w:r>
      <w:r w:rsidR="00BB150F">
        <w:rPr>
          <w:rFonts w:ascii="Times New Roman" w:hAnsi="Times New Roman" w:cs="Times New Roman"/>
          <w:color w:val="000000" w:themeColor="text1"/>
          <w:sz w:val="24"/>
          <w:szCs w:val="24"/>
          <w:lang w:val="en-US"/>
        </w:rPr>
        <w:t>For this test, we excluded the years 2020 and 2021 as the Covid pandemic interrupted the monitoring, and the year 2022 as records terminated in April</w:t>
      </w:r>
      <w:r w:rsidR="00D72D3D">
        <w:rPr>
          <w:rFonts w:ascii="Times New Roman" w:hAnsi="Times New Roman" w:cs="Times New Roman"/>
          <w:color w:val="000000" w:themeColor="text1"/>
          <w:sz w:val="24"/>
          <w:szCs w:val="24"/>
          <w:lang w:val="en-US"/>
        </w:rPr>
        <w:t xml:space="preserve">. </w:t>
      </w:r>
      <w:r w:rsidR="0016652A">
        <w:rPr>
          <w:rFonts w:ascii="Times New Roman" w:hAnsi="Times New Roman" w:cs="Times New Roman"/>
          <w:color w:val="000000" w:themeColor="text1"/>
          <w:sz w:val="24"/>
          <w:szCs w:val="24"/>
          <w:lang w:val="en-US"/>
        </w:rPr>
        <w:t>T</w:t>
      </w:r>
      <w:r w:rsidR="00EE2A36" w:rsidRPr="00850320">
        <w:rPr>
          <w:rFonts w:ascii="Times New Roman" w:hAnsi="Times New Roman" w:cs="Times New Roman"/>
          <w:color w:val="000000" w:themeColor="text1"/>
          <w:sz w:val="24"/>
          <w:szCs w:val="24"/>
          <w:lang w:val="en-US"/>
        </w:rPr>
        <w:t xml:space="preserve">o test for a potential </w:t>
      </w:r>
      <w:r w:rsidR="00C64A65" w:rsidRPr="00850320">
        <w:rPr>
          <w:rFonts w:ascii="Times New Roman" w:hAnsi="Times New Roman" w:cs="Times New Roman"/>
          <w:color w:val="000000" w:themeColor="text1"/>
          <w:sz w:val="24"/>
          <w:szCs w:val="24"/>
          <w:lang w:val="en-US"/>
        </w:rPr>
        <w:t xml:space="preserve">temporal </w:t>
      </w:r>
      <w:r w:rsidR="00EE2A36" w:rsidRPr="00850320">
        <w:rPr>
          <w:rFonts w:ascii="Times New Roman" w:hAnsi="Times New Roman" w:cs="Times New Roman"/>
          <w:color w:val="000000" w:themeColor="text1"/>
          <w:sz w:val="24"/>
          <w:szCs w:val="24"/>
          <w:lang w:val="en-US"/>
        </w:rPr>
        <w:t xml:space="preserve">pattern </w:t>
      </w:r>
      <w:r w:rsidR="00BB53FF">
        <w:rPr>
          <w:rFonts w:ascii="Times New Roman" w:hAnsi="Times New Roman" w:cs="Times New Roman"/>
          <w:color w:val="000000" w:themeColor="text1"/>
          <w:sz w:val="24"/>
          <w:szCs w:val="24"/>
          <w:lang w:val="en-US"/>
        </w:rPr>
        <w:t xml:space="preserve">in relation </w:t>
      </w:r>
      <w:r w:rsidR="00734005">
        <w:rPr>
          <w:rFonts w:ascii="Times New Roman" w:hAnsi="Times New Roman" w:cs="Times New Roman"/>
          <w:color w:val="000000" w:themeColor="text1"/>
          <w:sz w:val="24"/>
          <w:szCs w:val="24"/>
          <w:lang w:val="en-US"/>
        </w:rPr>
        <w:t xml:space="preserve">to the </w:t>
      </w:r>
      <w:r w:rsidR="00BB53FF">
        <w:rPr>
          <w:rFonts w:ascii="Times New Roman" w:hAnsi="Times New Roman" w:cs="Times New Roman"/>
          <w:color w:val="000000" w:themeColor="text1"/>
          <w:sz w:val="24"/>
          <w:szCs w:val="24"/>
          <w:lang w:val="en-US"/>
        </w:rPr>
        <w:t xml:space="preserve">movements of </w:t>
      </w:r>
      <w:r w:rsidR="00734005">
        <w:rPr>
          <w:rFonts w:ascii="Times New Roman" w:hAnsi="Times New Roman" w:cs="Times New Roman"/>
          <w:color w:val="000000" w:themeColor="text1"/>
          <w:sz w:val="24"/>
          <w:szCs w:val="24"/>
          <w:lang w:val="en-US"/>
        </w:rPr>
        <w:t>migratory herds</w:t>
      </w:r>
      <w:r w:rsidR="00EE2A36" w:rsidRPr="00850320">
        <w:rPr>
          <w:rFonts w:ascii="Times New Roman" w:hAnsi="Times New Roman" w:cs="Times New Roman"/>
          <w:color w:val="000000" w:themeColor="text1"/>
          <w:sz w:val="24"/>
          <w:szCs w:val="24"/>
          <w:lang w:val="en-US"/>
        </w:rPr>
        <w:t xml:space="preserve">, </w:t>
      </w:r>
      <w:r w:rsidR="00734005">
        <w:rPr>
          <w:rFonts w:ascii="Times New Roman" w:hAnsi="Times New Roman" w:cs="Times New Roman"/>
          <w:color w:val="000000" w:themeColor="text1"/>
          <w:sz w:val="24"/>
          <w:szCs w:val="24"/>
          <w:lang w:val="en-US"/>
        </w:rPr>
        <w:t>we defined t</w:t>
      </w:r>
      <w:r w:rsidR="009427E0">
        <w:rPr>
          <w:rFonts w:ascii="Times New Roman" w:hAnsi="Times New Roman" w:cs="Times New Roman"/>
          <w:color w:val="000000" w:themeColor="text1"/>
          <w:sz w:val="24"/>
          <w:szCs w:val="24"/>
          <w:lang w:val="en-US"/>
        </w:rPr>
        <w:t>w</w:t>
      </w:r>
      <w:r w:rsidR="00734005">
        <w:rPr>
          <w:rFonts w:ascii="Times New Roman" w:hAnsi="Times New Roman" w:cs="Times New Roman"/>
          <w:color w:val="000000" w:themeColor="text1"/>
          <w:sz w:val="24"/>
          <w:szCs w:val="24"/>
          <w:lang w:val="en-US"/>
        </w:rPr>
        <w:t>o time</w:t>
      </w:r>
      <w:r w:rsidR="00923A09">
        <w:rPr>
          <w:rFonts w:ascii="Times New Roman" w:hAnsi="Times New Roman" w:cs="Times New Roman"/>
          <w:color w:val="000000" w:themeColor="text1"/>
          <w:sz w:val="24"/>
          <w:szCs w:val="24"/>
          <w:lang w:val="en-US"/>
        </w:rPr>
        <w:t>-</w:t>
      </w:r>
      <w:r w:rsidR="00734005">
        <w:rPr>
          <w:rFonts w:ascii="Times New Roman" w:hAnsi="Times New Roman" w:cs="Times New Roman"/>
          <w:color w:val="000000" w:themeColor="text1"/>
          <w:sz w:val="24"/>
          <w:szCs w:val="24"/>
          <w:lang w:val="en-US"/>
        </w:rPr>
        <w:t>intervals</w:t>
      </w:r>
      <w:r w:rsidR="006C10CE">
        <w:rPr>
          <w:rFonts w:ascii="Times New Roman" w:hAnsi="Times New Roman" w:cs="Times New Roman"/>
          <w:color w:val="000000" w:themeColor="text1"/>
          <w:sz w:val="24"/>
          <w:szCs w:val="24"/>
          <w:lang w:val="en-US"/>
        </w:rPr>
        <w:t>.</w:t>
      </w:r>
      <w:r w:rsidR="00734005">
        <w:rPr>
          <w:rFonts w:ascii="Times New Roman" w:hAnsi="Times New Roman" w:cs="Times New Roman"/>
          <w:color w:val="000000" w:themeColor="text1"/>
          <w:sz w:val="24"/>
          <w:szCs w:val="24"/>
          <w:lang w:val="en-US"/>
        </w:rPr>
        <w:t xml:space="preserve"> </w:t>
      </w:r>
      <w:r w:rsidR="00BB53FF">
        <w:rPr>
          <w:rFonts w:ascii="Times New Roman" w:hAnsi="Times New Roman" w:cs="Times New Roman"/>
          <w:color w:val="000000" w:themeColor="text1"/>
          <w:sz w:val="24"/>
          <w:szCs w:val="24"/>
          <w:lang w:val="en-US"/>
        </w:rPr>
        <w:t xml:space="preserve">These corresponded </w:t>
      </w:r>
      <w:r w:rsidR="00734005">
        <w:rPr>
          <w:rFonts w:ascii="Times New Roman" w:hAnsi="Times New Roman" w:cs="Times New Roman"/>
          <w:color w:val="000000" w:themeColor="text1"/>
          <w:sz w:val="24"/>
          <w:szCs w:val="24"/>
          <w:lang w:val="en-US"/>
        </w:rPr>
        <w:t xml:space="preserve">to the </w:t>
      </w:r>
      <w:r w:rsidR="00734005">
        <w:rPr>
          <w:rFonts w:ascii="Times New Roman" w:hAnsi="Times New Roman" w:cs="Times New Roman"/>
          <w:color w:val="000000" w:themeColor="text1"/>
          <w:sz w:val="24"/>
          <w:szCs w:val="24"/>
          <w:lang w:val="en-US"/>
        </w:rPr>
        <w:lastRenderedPageBreak/>
        <w:t xml:space="preserve">period during which the migratory herds are located in </w:t>
      </w:r>
      <w:r w:rsidR="00397BA7">
        <w:rPr>
          <w:rFonts w:ascii="Times New Roman" w:hAnsi="Times New Roman" w:cs="Times New Roman"/>
          <w:color w:val="000000" w:themeColor="text1"/>
          <w:sz w:val="24"/>
          <w:szCs w:val="24"/>
          <w:lang w:val="en-US"/>
        </w:rPr>
        <w:t xml:space="preserve">the </w:t>
      </w:r>
      <w:r w:rsidR="00734005">
        <w:rPr>
          <w:rFonts w:ascii="Times New Roman" w:hAnsi="Times New Roman" w:cs="Times New Roman"/>
          <w:color w:val="000000" w:themeColor="text1"/>
          <w:sz w:val="24"/>
          <w:szCs w:val="24"/>
          <w:lang w:val="en-US"/>
        </w:rPr>
        <w:t>short</w:t>
      </w:r>
      <w:r w:rsidR="006C10CE">
        <w:rPr>
          <w:rFonts w:ascii="Times New Roman" w:hAnsi="Times New Roman" w:cs="Times New Roman"/>
          <w:color w:val="000000" w:themeColor="text1"/>
          <w:sz w:val="24"/>
          <w:szCs w:val="24"/>
          <w:lang w:val="en-US"/>
        </w:rPr>
        <w:t>-</w:t>
      </w:r>
      <w:r w:rsidR="00734005">
        <w:rPr>
          <w:rFonts w:ascii="Times New Roman" w:hAnsi="Times New Roman" w:cs="Times New Roman"/>
          <w:color w:val="000000" w:themeColor="text1"/>
          <w:sz w:val="24"/>
          <w:szCs w:val="24"/>
          <w:lang w:val="en-US"/>
        </w:rPr>
        <w:t>grass plains</w:t>
      </w:r>
      <w:r w:rsidR="00397BA7">
        <w:rPr>
          <w:rFonts w:ascii="Times New Roman" w:hAnsi="Times New Roman" w:cs="Times New Roman"/>
          <w:color w:val="000000" w:themeColor="text1"/>
          <w:sz w:val="24"/>
          <w:szCs w:val="24"/>
          <w:lang w:val="en-US"/>
        </w:rPr>
        <w:t xml:space="preserve"> in the southeast</w:t>
      </w:r>
      <w:r w:rsidR="00734005">
        <w:rPr>
          <w:rFonts w:ascii="Times New Roman" w:hAnsi="Times New Roman" w:cs="Times New Roman"/>
          <w:color w:val="000000" w:themeColor="text1"/>
          <w:sz w:val="24"/>
          <w:szCs w:val="24"/>
          <w:lang w:val="en-US"/>
        </w:rPr>
        <w:t xml:space="preserve"> (</w:t>
      </w:r>
      <w:r w:rsidR="006E0E1E">
        <w:rPr>
          <w:rFonts w:ascii="Times New Roman" w:hAnsi="Times New Roman" w:cs="Times New Roman"/>
          <w:color w:val="000000" w:themeColor="text1"/>
          <w:sz w:val="24"/>
          <w:szCs w:val="24"/>
          <w:lang w:val="en-US"/>
        </w:rPr>
        <w:t>20</w:t>
      </w:r>
      <w:r w:rsidR="006E0E1E" w:rsidRPr="006E0E1E">
        <w:rPr>
          <w:rFonts w:ascii="Times New Roman" w:hAnsi="Times New Roman" w:cs="Times New Roman"/>
          <w:color w:val="000000" w:themeColor="text1"/>
          <w:sz w:val="24"/>
          <w:szCs w:val="24"/>
          <w:vertAlign w:val="superscript"/>
          <w:lang w:val="en-US"/>
        </w:rPr>
        <w:t>th</w:t>
      </w:r>
      <w:r w:rsidR="006E0E1E">
        <w:rPr>
          <w:rFonts w:ascii="Times New Roman" w:hAnsi="Times New Roman" w:cs="Times New Roman"/>
          <w:color w:val="000000" w:themeColor="text1"/>
          <w:sz w:val="24"/>
          <w:szCs w:val="24"/>
          <w:lang w:val="en-US"/>
        </w:rPr>
        <w:t xml:space="preserve"> of </w:t>
      </w:r>
      <w:r w:rsidR="002F33A9">
        <w:rPr>
          <w:rFonts w:ascii="Times New Roman" w:hAnsi="Times New Roman" w:cs="Times New Roman"/>
          <w:color w:val="000000" w:themeColor="text1"/>
          <w:sz w:val="24"/>
          <w:szCs w:val="24"/>
          <w:lang w:val="en-US"/>
        </w:rPr>
        <w:t>D</w:t>
      </w:r>
      <w:r w:rsidR="00734005">
        <w:rPr>
          <w:rFonts w:ascii="Times New Roman" w:hAnsi="Times New Roman" w:cs="Times New Roman"/>
          <w:color w:val="000000" w:themeColor="text1"/>
          <w:sz w:val="24"/>
          <w:szCs w:val="24"/>
          <w:lang w:val="en-US"/>
        </w:rPr>
        <w:t>ecember</w:t>
      </w:r>
      <w:r w:rsidR="008920BC">
        <w:rPr>
          <w:rFonts w:ascii="Times New Roman" w:hAnsi="Times New Roman" w:cs="Times New Roman"/>
          <w:color w:val="000000" w:themeColor="text1"/>
          <w:sz w:val="24"/>
          <w:szCs w:val="24"/>
          <w:lang w:val="en-US"/>
        </w:rPr>
        <w:t xml:space="preserve"> </w:t>
      </w:r>
      <w:r w:rsidR="00734005">
        <w:rPr>
          <w:rFonts w:ascii="Times New Roman" w:hAnsi="Times New Roman" w:cs="Times New Roman"/>
          <w:color w:val="000000" w:themeColor="text1"/>
          <w:sz w:val="24"/>
          <w:szCs w:val="24"/>
          <w:lang w:val="en-US"/>
        </w:rPr>
        <w:t xml:space="preserve">through </w:t>
      </w:r>
      <w:r w:rsidR="006E0E1E">
        <w:rPr>
          <w:rFonts w:ascii="Times New Roman" w:hAnsi="Times New Roman" w:cs="Times New Roman"/>
          <w:color w:val="000000" w:themeColor="text1"/>
          <w:sz w:val="24"/>
          <w:szCs w:val="24"/>
          <w:lang w:val="en-US"/>
        </w:rPr>
        <w:t>10</w:t>
      </w:r>
      <w:r w:rsidR="006E0E1E" w:rsidRPr="006E0E1E">
        <w:rPr>
          <w:rFonts w:ascii="Times New Roman" w:hAnsi="Times New Roman" w:cs="Times New Roman"/>
          <w:color w:val="000000" w:themeColor="text1"/>
          <w:sz w:val="24"/>
          <w:szCs w:val="24"/>
          <w:vertAlign w:val="superscript"/>
          <w:lang w:val="en-US"/>
        </w:rPr>
        <w:t>th</w:t>
      </w:r>
      <w:r w:rsidR="006E0E1E">
        <w:rPr>
          <w:rFonts w:ascii="Times New Roman" w:hAnsi="Times New Roman" w:cs="Times New Roman"/>
          <w:color w:val="000000" w:themeColor="text1"/>
          <w:sz w:val="24"/>
          <w:szCs w:val="24"/>
          <w:lang w:val="en-US"/>
        </w:rPr>
        <w:t xml:space="preserve"> of </w:t>
      </w:r>
      <w:r w:rsidR="008920BC">
        <w:rPr>
          <w:rFonts w:ascii="Times New Roman" w:hAnsi="Times New Roman" w:cs="Times New Roman"/>
          <w:color w:val="000000" w:themeColor="text1"/>
          <w:sz w:val="24"/>
          <w:szCs w:val="24"/>
          <w:lang w:val="en-US"/>
        </w:rPr>
        <w:t>May</w:t>
      </w:r>
      <w:r w:rsidR="00734005">
        <w:rPr>
          <w:rFonts w:ascii="Times New Roman" w:hAnsi="Times New Roman" w:cs="Times New Roman"/>
          <w:color w:val="000000" w:themeColor="text1"/>
          <w:sz w:val="24"/>
          <w:szCs w:val="24"/>
          <w:lang w:val="en-US"/>
        </w:rPr>
        <w:t xml:space="preserve">), and in their dry season refuge in the north and </w:t>
      </w:r>
      <w:r w:rsidR="00C77A7A">
        <w:rPr>
          <w:rFonts w:ascii="Times New Roman" w:hAnsi="Times New Roman" w:cs="Times New Roman"/>
          <w:color w:val="000000" w:themeColor="text1"/>
          <w:sz w:val="24"/>
          <w:szCs w:val="24"/>
          <w:lang w:val="en-US"/>
        </w:rPr>
        <w:t>the MMR</w:t>
      </w:r>
      <w:r w:rsidR="00734005">
        <w:rPr>
          <w:rFonts w:ascii="Times New Roman" w:hAnsi="Times New Roman" w:cs="Times New Roman"/>
          <w:color w:val="000000" w:themeColor="text1"/>
          <w:sz w:val="24"/>
          <w:szCs w:val="24"/>
          <w:lang w:val="en-US"/>
        </w:rPr>
        <w:t xml:space="preserve"> (</w:t>
      </w:r>
      <w:r w:rsidR="006E0E1E">
        <w:rPr>
          <w:rFonts w:ascii="Times New Roman" w:hAnsi="Times New Roman" w:cs="Times New Roman"/>
          <w:color w:val="000000" w:themeColor="text1"/>
          <w:sz w:val="24"/>
          <w:szCs w:val="24"/>
          <w:lang w:val="en-US"/>
        </w:rPr>
        <w:t>1</w:t>
      </w:r>
      <w:r w:rsidR="006E0E1E" w:rsidRPr="006E0E1E">
        <w:rPr>
          <w:rFonts w:ascii="Times New Roman" w:hAnsi="Times New Roman" w:cs="Times New Roman"/>
          <w:color w:val="000000" w:themeColor="text1"/>
          <w:sz w:val="24"/>
          <w:szCs w:val="24"/>
          <w:vertAlign w:val="superscript"/>
          <w:lang w:val="en-US"/>
        </w:rPr>
        <w:t>st</w:t>
      </w:r>
      <w:r w:rsidR="006E0E1E">
        <w:rPr>
          <w:rFonts w:ascii="Times New Roman" w:hAnsi="Times New Roman" w:cs="Times New Roman"/>
          <w:color w:val="000000" w:themeColor="text1"/>
          <w:sz w:val="24"/>
          <w:szCs w:val="24"/>
          <w:lang w:val="en-US"/>
        </w:rPr>
        <w:t xml:space="preserve"> of </w:t>
      </w:r>
      <w:r w:rsidR="00734005">
        <w:rPr>
          <w:rFonts w:ascii="Times New Roman" w:hAnsi="Times New Roman" w:cs="Times New Roman"/>
          <w:color w:val="000000" w:themeColor="text1"/>
          <w:sz w:val="24"/>
          <w:szCs w:val="24"/>
          <w:lang w:val="en-US"/>
        </w:rPr>
        <w:t>August</w:t>
      </w:r>
      <w:r w:rsidR="006E0E1E">
        <w:rPr>
          <w:rFonts w:ascii="Times New Roman" w:hAnsi="Times New Roman" w:cs="Times New Roman"/>
          <w:color w:val="000000" w:themeColor="text1"/>
          <w:sz w:val="24"/>
          <w:szCs w:val="24"/>
          <w:lang w:val="en-US"/>
        </w:rPr>
        <w:t xml:space="preserve"> </w:t>
      </w:r>
      <w:r w:rsidR="00734005">
        <w:rPr>
          <w:rFonts w:ascii="Times New Roman" w:hAnsi="Times New Roman" w:cs="Times New Roman"/>
          <w:color w:val="000000" w:themeColor="text1"/>
          <w:sz w:val="24"/>
          <w:szCs w:val="24"/>
          <w:lang w:val="en-US"/>
        </w:rPr>
        <w:t>through</w:t>
      </w:r>
      <w:r w:rsidR="006E0E1E">
        <w:rPr>
          <w:rFonts w:ascii="Times New Roman" w:hAnsi="Times New Roman" w:cs="Times New Roman"/>
          <w:color w:val="000000" w:themeColor="text1"/>
          <w:sz w:val="24"/>
          <w:szCs w:val="24"/>
          <w:lang w:val="en-US"/>
        </w:rPr>
        <w:t xml:space="preserve"> 31</w:t>
      </w:r>
      <w:r w:rsidR="006E0E1E" w:rsidRPr="006E0E1E">
        <w:rPr>
          <w:rFonts w:ascii="Times New Roman" w:hAnsi="Times New Roman" w:cs="Times New Roman"/>
          <w:color w:val="000000" w:themeColor="text1"/>
          <w:sz w:val="24"/>
          <w:szCs w:val="24"/>
          <w:vertAlign w:val="superscript"/>
          <w:lang w:val="en-US"/>
        </w:rPr>
        <w:t>st</w:t>
      </w:r>
      <w:r w:rsidR="006E0E1E">
        <w:rPr>
          <w:rFonts w:ascii="Times New Roman" w:hAnsi="Times New Roman" w:cs="Times New Roman"/>
          <w:color w:val="000000" w:themeColor="text1"/>
          <w:sz w:val="24"/>
          <w:szCs w:val="24"/>
          <w:lang w:val="en-US"/>
        </w:rPr>
        <w:t xml:space="preserve"> of</w:t>
      </w:r>
      <w:r w:rsidR="00734005">
        <w:rPr>
          <w:rFonts w:ascii="Times New Roman" w:hAnsi="Times New Roman" w:cs="Times New Roman"/>
          <w:color w:val="000000" w:themeColor="text1"/>
          <w:sz w:val="24"/>
          <w:szCs w:val="24"/>
          <w:lang w:val="en-US"/>
        </w:rPr>
        <w:t xml:space="preserve"> October</w:t>
      </w:r>
      <w:r w:rsidR="00734005" w:rsidRPr="005873E0">
        <w:rPr>
          <w:rFonts w:ascii="Times New Roman" w:hAnsi="Times New Roman" w:cs="Times New Roman"/>
          <w:color w:val="000000" w:themeColor="text1"/>
          <w:sz w:val="24"/>
          <w:szCs w:val="24"/>
          <w:highlight w:val="yellow"/>
          <w:lang w:val="en-US"/>
        </w:rPr>
        <w:t>)</w:t>
      </w:r>
      <w:r w:rsidR="009427E0">
        <w:rPr>
          <w:rFonts w:ascii="Times New Roman" w:hAnsi="Times New Roman" w:cs="Times New Roman"/>
          <w:color w:val="000000" w:themeColor="text1"/>
          <w:sz w:val="24"/>
          <w:szCs w:val="24"/>
          <w:lang w:val="en-US"/>
        </w:rPr>
        <w:t xml:space="preserve"> </w:t>
      </w:r>
      <w:r w:rsidR="009427E0">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{"citationID":"vdBuEJE1","properties":{"formattedCitation":"(Hopcraft et al. 2015)","plainCitation":"(Hopcraft et al. 2015)","noteIndex":0},"citationItems":[{"id":"3PXEn7Ky/kAvY49js","uris":["http://zotero.org/users/5432491/items/M24NSKLI"],"itemData":{"id":"rVisv7Ft/gBrFrddV","type":"chapter","container-title":"Serengeti IV: Sustaining Biodiversity in a Coupled Human-Natural System","event-place":"Chicago","ISBN":"978-0-226-19583-4","language":"en-GB","note":"number-of-pages: 832","publisher":"University of Chicago Press","publisher-place":"Chicago","source":"eprints.gla.ac.uk","title":"Why are wildebeest the most abundant herbivore in the Serengeti?","URL":"http://press.uchicago.edu/ucp/books/book/chicago/S/bo19085394.html","author":[{"family":"Hopcraft","given":"J. Grant C."},{"family":"Holdo","given":"Ricardo M."},{"family":"Mwangomo","given":"Ephraim"},{"family":"Mduma","given":"Simon"},{"family":"Thirgood","given":"Simon J."},{"family":"Borner","given":"Markus"},{"family":"Fryxell","given":"John M."},{"family":"Olff","given":"Han"},{"family":"Sinclair","given":"Anthony R. E."}],"editor":[{"family":"Sinclair","given":"Anthony R. E."},{"family":"Metzger","given":"Kristine L."},{"family":"Mduma","given":"Simon A. R."},{"family":"Fryxell","given":"John M."}],"accessed":{"date-parts":[["2020",10,23]]},"issued":{"date-parts":[["2015",5]]}}}],"schema":"https://github.com/citation-style-language/schema/raw/master/csl-citation.json"} </w:instrText>
      </w:r>
      <w:r w:rsidR="009427E0">
        <w:rPr>
          <w:rFonts w:ascii="Times New Roman" w:hAnsi="Times New Roman" w:cs="Times New Roman"/>
          <w:color w:val="000000" w:themeColor="text1"/>
          <w:sz w:val="24"/>
          <w:szCs w:val="24"/>
          <w:lang w:val="en-US"/>
        </w:rPr>
        <w:fldChar w:fldCharType="separate"/>
      </w:r>
      <w:r w:rsidR="008A6457" w:rsidRPr="0081546A">
        <w:rPr>
          <w:rFonts w:ascii="Times New Roman" w:hAnsi="Times New Roman" w:cs="Times New Roman"/>
          <w:sz w:val="24"/>
          <w:highlight w:val="yellow"/>
          <w:lang w:val="en-US"/>
        </w:rPr>
        <w:t>(</w:t>
      </w:r>
      <w:r w:rsidR="008A6457" w:rsidRPr="0081546A">
        <w:rPr>
          <w:rFonts w:ascii="Times New Roman" w:hAnsi="Times New Roman" w:cs="Times New Roman"/>
          <w:sz w:val="24"/>
          <w:lang w:val="en-US"/>
        </w:rPr>
        <w:t>Hopcraft et al. 2015)</w:t>
      </w:r>
      <w:r w:rsidR="009427E0">
        <w:rPr>
          <w:rFonts w:ascii="Times New Roman" w:hAnsi="Times New Roman" w:cs="Times New Roman"/>
          <w:color w:val="000000" w:themeColor="text1"/>
          <w:sz w:val="24"/>
          <w:szCs w:val="24"/>
          <w:lang w:val="en-US"/>
        </w:rPr>
        <w:fldChar w:fldCharType="end"/>
      </w:r>
      <w:r w:rsidR="00734005">
        <w:rPr>
          <w:rFonts w:ascii="Times New Roman" w:hAnsi="Times New Roman" w:cs="Times New Roman"/>
          <w:color w:val="000000" w:themeColor="text1"/>
          <w:sz w:val="24"/>
          <w:szCs w:val="24"/>
          <w:lang w:val="en-US"/>
        </w:rPr>
        <w:t>.</w:t>
      </w:r>
      <w:r w:rsidR="009427E0">
        <w:rPr>
          <w:rFonts w:ascii="Times New Roman" w:hAnsi="Times New Roman" w:cs="Times New Roman"/>
          <w:color w:val="000000" w:themeColor="text1"/>
          <w:sz w:val="24"/>
          <w:szCs w:val="24"/>
          <w:lang w:val="en-US"/>
        </w:rPr>
        <w:t xml:space="preserve"> </w:t>
      </w:r>
      <w:r w:rsidR="00C77A7A">
        <w:rPr>
          <w:rFonts w:ascii="Times New Roman" w:hAnsi="Times New Roman" w:cs="Times New Roman"/>
          <w:color w:val="000000" w:themeColor="text1"/>
          <w:sz w:val="24"/>
          <w:szCs w:val="24"/>
          <w:lang w:val="en-US"/>
        </w:rPr>
        <w:t>Although we defined these periods based on the location of the migratory herds, we sometime refer to them as ‘seasons’ for simplicity, as the period</w:t>
      </w:r>
      <w:r w:rsidR="006C10CE">
        <w:rPr>
          <w:rFonts w:ascii="Times New Roman" w:hAnsi="Times New Roman" w:cs="Times New Roman"/>
          <w:color w:val="000000" w:themeColor="text1"/>
          <w:sz w:val="24"/>
          <w:szCs w:val="24"/>
          <w:lang w:val="en-US"/>
        </w:rPr>
        <w:t>s</w:t>
      </w:r>
      <w:r w:rsidR="00C77A7A">
        <w:rPr>
          <w:rFonts w:ascii="Times New Roman" w:hAnsi="Times New Roman" w:cs="Times New Roman"/>
          <w:color w:val="000000" w:themeColor="text1"/>
          <w:sz w:val="24"/>
          <w:szCs w:val="24"/>
          <w:lang w:val="en-US"/>
        </w:rPr>
        <w:t xml:space="preserve"> during which the wildebeest are in the southeast </w:t>
      </w:r>
      <w:r w:rsidR="00BB53FF">
        <w:rPr>
          <w:rFonts w:ascii="Times New Roman" w:hAnsi="Times New Roman" w:cs="Times New Roman"/>
          <w:color w:val="000000" w:themeColor="text1"/>
          <w:sz w:val="24"/>
          <w:szCs w:val="24"/>
          <w:lang w:val="en-US"/>
        </w:rPr>
        <w:t xml:space="preserve">or in the </w:t>
      </w:r>
      <w:r w:rsidR="00C77A7A" w:rsidRPr="00A608B8">
        <w:rPr>
          <w:rFonts w:ascii="Times New Roman" w:hAnsi="Times New Roman" w:cs="Times New Roman"/>
          <w:color w:val="000000" w:themeColor="text1"/>
          <w:sz w:val="24"/>
          <w:szCs w:val="24"/>
          <w:lang w:val="en-US"/>
        </w:rPr>
        <w:t xml:space="preserve">north broadly correspond to the wet </w:t>
      </w:r>
      <w:r w:rsidR="00BB53FF" w:rsidRPr="00A608B8">
        <w:rPr>
          <w:rFonts w:ascii="Times New Roman" w:hAnsi="Times New Roman" w:cs="Times New Roman"/>
          <w:color w:val="000000" w:themeColor="text1"/>
          <w:sz w:val="24"/>
          <w:szCs w:val="24"/>
          <w:lang w:val="en-US"/>
        </w:rPr>
        <w:t xml:space="preserve">and dry </w:t>
      </w:r>
      <w:r w:rsidR="00C77A7A" w:rsidRPr="00A608B8">
        <w:rPr>
          <w:rFonts w:ascii="Times New Roman" w:hAnsi="Times New Roman" w:cs="Times New Roman"/>
          <w:color w:val="000000" w:themeColor="text1"/>
          <w:sz w:val="24"/>
          <w:szCs w:val="24"/>
          <w:lang w:val="en-US"/>
        </w:rPr>
        <w:t>season</w:t>
      </w:r>
      <w:r w:rsidR="006C10CE" w:rsidRPr="00A608B8">
        <w:rPr>
          <w:rFonts w:ascii="Times New Roman" w:hAnsi="Times New Roman" w:cs="Times New Roman"/>
          <w:color w:val="000000" w:themeColor="text1"/>
          <w:sz w:val="24"/>
          <w:szCs w:val="24"/>
          <w:lang w:val="en-US"/>
        </w:rPr>
        <w:t xml:space="preserve"> </w:t>
      </w:r>
      <w:r w:rsidR="00C77A7A" w:rsidRPr="00A608B8">
        <w:rPr>
          <w:rFonts w:ascii="Times New Roman" w:hAnsi="Times New Roman" w:cs="Times New Roman"/>
          <w:color w:val="000000" w:themeColor="text1"/>
          <w:sz w:val="24"/>
          <w:szCs w:val="24"/>
          <w:lang w:val="en-US"/>
        </w:rPr>
        <w:t>respectivel</w:t>
      </w:r>
      <w:r w:rsidR="006C10CE" w:rsidRPr="00A608B8">
        <w:rPr>
          <w:rFonts w:ascii="Times New Roman" w:hAnsi="Times New Roman" w:cs="Times New Roman"/>
          <w:color w:val="000000" w:themeColor="text1"/>
          <w:sz w:val="24"/>
          <w:szCs w:val="24"/>
          <w:lang w:val="en-US"/>
        </w:rPr>
        <w:t>y.</w:t>
      </w:r>
      <w:r w:rsidR="00C77A7A" w:rsidRPr="00A608B8">
        <w:rPr>
          <w:rFonts w:ascii="Times New Roman" w:hAnsi="Times New Roman" w:cs="Times New Roman"/>
          <w:color w:val="000000" w:themeColor="text1"/>
          <w:sz w:val="24"/>
          <w:szCs w:val="24"/>
          <w:lang w:val="en-US"/>
        </w:rPr>
        <w:t xml:space="preserve"> </w:t>
      </w:r>
      <w:r w:rsidR="009427E0" w:rsidRPr="00A608B8">
        <w:rPr>
          <w:rFonts w:ascii="Times New Roman" w:hAnsi="Times New Roman" w:cs="Times New Roman"/>
          <w:color w:val="000000" w:themeColor="text1"/>
          <w:sz w:val="24"/>
          <w:szCs w:val="24"/>
          <w:lang w:val="en-US"/>
        </w:rPr>
        <w:t>We compared</w:t>
      </w:r>
      <w:r w:rsidR="009427E0">
        <w:rPr>
          <w:rFonts w:ascii="Times New Roman" w:hAnsi="Times New Roman" w:cs="Times New Roman"/>
          <w:color w:val="000000" w:themeColor="text1"/>
          <w:sz w:val="24"/>
          <w:szCs w:val="24"/>
          <w:lang w:val="en-US"/>
        </w:rPr>
        <w:t xml:space="preserve"> the </w:t>
      </w:r>
      <w:r w:rsidR="006C10CE">
        <w:rPr>
          <w:rFonts w:ascii="Times New Roman" w:hAnsi="Times New Roman" w:cs="Times New Roman"/>
          <w:color w:val="000000" w:themeColor="text1"/>
          <w:sz w:val="24"/>
          <w:szCs w:val="24"/>
          <w:lang w:val="en-US"/>
        </w:rPr>
        <w:t>number</w:t>
      </w:r>
      <w:r w:rsidR="009427E0">
        <w:rPr>
          <w:rFonts w:ascii="Times New Roman" w:hAnsi="Times New Roman" w:cs="Times New Roman"/>
          <w:color w:val="000000" w:themeColor="text1"/>
          <w:sz w:val="24"/>
          <w:szCs w:val="24"/>
          <w:lang w:val="en-US"/>
        </w:rPr>
        <w:t xml:space="preserve"> of carcasses</w:t>
      </w:r>
      <w:r w:rsidR="0004737C">
        <w:rPr>
          <w:rFonts w:ascii="Times New Roman" w:hAnsi="Times New Roman" w:cs="Times New Roman"/>
          <w:color w:val="000000" w:themeColor="text1"/>
          <w:sz w:val="24"/>
          <w:szCs w:val="24"/>
          <w:lang w:val="en-US"/>
        </w:rPr>
        <w:t xml:space="preserve"> </w:t>
      </w:r>
      <w:r w:rsidR="00AC1431">
        <w:rPr>
          <w:rFonts w:ascii="Times New Roman" w:hAnsi="Times New Roman" w:cs="Times New Roman"/>
          <w:color w:val="000000" w:themeColor="text1"/>
          <w:sz w:val="24"/>
          <w:szCs w:val="24"/>
          <w:lang w:val="en-US"/>
        </w:rPr>
        <w:t>of adults and subadults</w:t>
      </w:r>
      <w:r w:rsidR="009427E0">
        <w:rPr>
          <w:rFonts w:ascii="Times New Roman" w:hAnsi="Times New Roman" w:cs="Times New Roman"/>
          <w:color w:val="000000" w:themeColor="text1"/>
          <w:sz w:val="24"/>
          <w:szCs w:val="24"/>
          <w:lang w:val="en-US"/>
        </w:rPr>
        <w:t xml:space="preserve"> </w:t>
      </w:r>
      <w:r w:rsidR="00B021D5">
        <w:rPr>
          <w:rFonts w:ascii="Times New Roman" w:hAnsi="Times New Roman" w:cs="Times New Roman"/>
          <w:color w:val="000000" w:themeColor="text1"/>
          <w:sz w:val="24"/>
          <w:szCs w:val="24"/>
          <w:lang w:val="en-US"/>
        </w:rPr>
        <w:t xml:space="preserve">found </w:t>
      </w:r>
      <w:r w:rsidR="00BB53FF">
        <w:rPr>
          <w:rFonts w:ascii="Times New Roman" w:hAnsi="Times New Roman" w:cs="Times New Roman"/>
          <w:color w:val="000000" w:themeColor="text1"/>
          <w:sz w:val="24"/>
          <w:szCs w:val="24"/>
          <w:lang w:val="en-US"/>
        </w:rPr>
        <w:t xml:space="preserve">during </w:t>
      </w:r>
      <w:r w:rsidR="009427E0">
        <w:rPr>
          <w:rFonts w:ascii="Times New Roman" w:hAnsi="Times New Roman" w:cs="Times New Roman"/>
          <w:color w:val="000000" w:themeColor="text1"/>
          <w:sz w:val="24"/>
          <w:szCs w:val="24"/>
          <w:lang w:val="en-US"/>
        </w:rPr>
        <w:t xml:space="preserve">these two periods </w:t>
      </w:r>
      <w:r w:rsidR="00B021D5" w:rsidRPr="00A608B8">
        <w:rPr>
          <w:rFonts w:ascii="Times New Roman" w:hAnsi="Times New Roman" w:cs="Times New Roman"/>
          <w:color w:val="000000" w:themeColor="text1"/>
          <w:sz w:val="24"/>
          <w:szCs w:val="24"/>
          <w:lang w:val="en-US"/>
        </w:rPr>
        <w:t>(n = 5</w:t>
      </w:r>
      <w:r w:rsidR="00D731A1" w:rsidRPr="00A608B8">
        <w:rPr>
          <w:rFonts w:ascii="Times New Roman" w:hAnsi="Times New Roman" w:cs="Times New Roman"/>
          <w:color w:val="000000" w:themeColor="text1"/>
          <w:sz w:val="24"/>
          <w:szCs w:val="24"/>
          <w:lang w:val="en-US"/>
        </w:rPr>
        <w:t>7</w:t>
      </w:r>
      <w:r w:rsidR="00B021D5">
        <w:rPr>
          <w:rFonts w:ascii="Times New Roman" w:hAnsi="Times New Roman" w:cs="Times New Roman"/>
          <w:color w:val="000000" w:themeColor="text1"/>
          <w:sz w:val="24"/>
          <w:szCs w:val="24"/>
          <w:lang w:val="en-US"/>
        </w:rPr>
        <w:t xml:space="preserve">) </w:t>
      </w:r>
      <w:r w:rsidR="009427E0">
        <w:rPr>
          <w:rFonts w:ascii="Times New Roman" w:hAnsi="Times New Roman" w:cs="Times New Roman"/>
          <w:color w:val="000000" w:themeColor="text1"/>
          <w:sz w:val="24"/>
          <w:szCs w:val="24"/>
          <w:lang w:val="en-US"/>
        </w:rPr>
        <w:t>to t</w:t>
      </w:r>
      <w:r w:rsidR="00EE2A36" w:rsidRPr="00850320">
        <w:rPr>
          <w:rFonts w:ascii="Times New Roman" w:hAnsi="Times New Roman" w:cs="Times New Roman"/>
          <w:color w:val="000000" w:themeColor="text1"/>
          <w:sz w:val="24"/>
          <w:szCs w:val="24"/>
          <w:lang w:val="en-US"/>
        </w:rPr>
        <w:t xml:space="preserve">he expected uniform distribution using </w:t>
      </w:r>
      <w:r w:rsidR="009427E0">
        <w:rPr>
          <w:rFonts w:ascii="Times New Roman" w:hAnsi="Times New Roman" w:cs="Times New Roman"/>
          <w:color w:val="000000" w:themeColor="text1"/>
          <w:sz w:val="24"/>
          <w:szCs w:val="24"/>
          <w:lang w:val="en-US"/>
        </w:rPr>
        <w:t>a binomial test</w:t>
      </w:r>
      <w:r w:rsidR="0028730F">
        <w:rPr>
          <w:rFonts w:ascii="Times New Roman" w:hAnsi="Times New Roman" w:cs="Times New Roman"/>
          <w:color w:val="000000" w:themeColor="text1"/>
          <w:sz w:val="24"/>
          <w:szCs w:val="24"/>
          <w:lang w:val="en-US"/>
        </w:rPr>
        <w:t>. F</w:t>
      </w:r>
      <w:r w:rsidR="00EB5F0A">
        <w:rPr>
          <w:rFonts w:ascii="Times New Roman" w:hAnsi="Times New Roman" w:cs="Times New Roman"/>
          <w:color w:val="000000" w:themeColor="text1"/>
          <w:sz w:val="24"/>
          <w:szCs w:val="24"/>
          <w:lang w:val="en-US"/>
        </w:rPr>
        <w:t>or</w:t>
      </w:r>
      <w:r w:rsidR="0016652A">
        <w:rPr>
          <w:rFonts w:ascii="Times New Roman" w:hAnsi="Times New Roman" w:cs="Times New Roman"/>
          <w:color w:val="000000" w:themeColor="text1"/>
          <w:sz w:val="24"/>
          <w:szCs w:val="24"/>
          <w:lang w:val="en-US"/>
        </w:rPr>
        <w:t xml:space="preserve"> this comparison, as explained above</w:t>
      </w:r>
      <w:r w:rsidR="00EB5F0A">
        <w:rPr>
          <w:rFonts w:ascii="Times New Roman" w:hAnsi="Times New Roman" w:cs="Times New Roman"/>
          <w:color w:val="000000" w:themeColor="text1"/>
          <w:sz w:val="24"/>
          <w:szCs w:val="24"/>
          <w:lang w:val="en-US"/>
        </w:rPr>
        <w:t>, we excluded the years 2020</w:t>
      </w:r>
      <w:r w:rsidR="00BB150F">
        <w:rPr>
          <w:rFonts w:ascii="Times New Roman" w:hAnsi="Times New Roman" w:cs="Times New Roman"/>
          <w:color w:val="000000" w:themeColor="text1"/>
          <w:sz w:val="24"/>
          <w:szCs w:val="24"/>
          <w:lang w:val="en-US"/>
        </w:rPr>
        <w:t>-</w:t>
      </w:r>
      <w:r w:rsidR="00EB5F0A">
        <w:rPr>
          <w:rFonts w:ascii="Times New Roman" w:hAnsi="Times New Roman" w:cs="Times New Roman"/>
          <w:color w:val="000000" w:themeColor="text1"/>
          <w:sz w:val="24"/>
          <w:szCs w:val="24"/>
          <w:lang w:val="en-US"/>
        </w:rPr>
        <w:t>2022.</w:t>
      </w:r>
    </w:p>
    <w:p w14:paraId="031DAC05" w14:textId="77F108DE" w:rsidR="00EE2A36" w:rsidRPr="00850320" w:rsidRDefault="00EE2A36" w:rsidP="00EE2A36">
      <w:pPr>
        <w:spacing w:line="600" w:lineRule="auto"/>
        <w:ind w:firstLine="708"/>
        <w:rPr>
          <w:rFonts w:ascii="Times New Roman" w:hAnsi="Times New Roman" w:cs="Times New Roman"/>
          <w:color w:val="171717" w:themeColor="background2" w:themeShade="1A"/>
          <w:sz w:val="24"/>
          <w:szCs w:val="24"/>
          <w:highlight w:val="yellow"/>
          <w:lang w:val="en-US"/>
        </w:rPr>
      </w:pPr>
      <w:r w:rsidRPr="00850320">
        <w:rPr>
          <w:rFonts w:ascii="Times New Roman" w:hAnsi="Times New Roman" w:cs="Times New Roman"/>
          <w:color w:val="000000" w:themeColor="text1"/>
          <w:sz w:val="24"/>
          <w:szCs w:val="24"/>
          <w:lang w:val="en-US"/>
        </w:rPr>
        <w:t xml:space="preserve">To determine </w:t>
      </w:r>
      <w:r w:rsidR="007157A0" w:rsidRPr="00850320">
        <w:rPr>
          <w:rFonts w:ascii="Times New Roman" w:hAnsi="Times New Roman" w:cs="Times New Roman"/>
          <w:color w:val="000000" w:themeColor="text1"/>
          <w:sz w:val="24"/>
          <w:szCs w:val="24"/>
          <w:lang w:val="en-US"/>
        </w:rPr>
        <w:t xml:space="preserve">whether </w:t>
      </w:r>
      <w:r w:rsidR="007F1D58">
        <w:rPr>
          <w:rFonts w:ascii="Times New Roman" w:hAnsi="Times New Roman" w:cs="Times New Roman"/>
          <w:color w:val="000000" w:themeColor="text1"/>
          <w:sz w:val="24"/>
          <w:szCs w:val="24"/>
          <w:lang w:val="en-US"/>
        </w:rPr>
        <w:t xml:space="preserve">there was a spatial shift in the </w:t>
      </w:r>
      <w:r w:rsidR="00241A80" w:rsidRPr="00850320">
        <w:rPr>
          <w:rFonts w:ascii="Times New Roman" w:hAnsi="Times New Roman" w:cs="Times New Roman"/>
          <w:color w:val="000000" w:themeColor="text1"/>
          <w:sz w:val="24"/>
          <w:szCs w:val="24"/>
          <w:lang w:val="en-US"/>
        </w:rPr>
        <w:t>roadkill</w:t>
      </w:r>
      <w:r w:rsidR="008F3BBC" w:rsidRPr="00850320">
        <w:rPr>
          <w:rFonts w:ascii="Times New Roman" w:hAnsi="Times New Roman" w:cs="Times New Roman"/>
          <w:color w:val="000000" w:themeColor="text1"/>
          <w:sz w:val="24"/>
          <w:szCs w:val="24"/>
          <w:lang w:val="en-US"/>
        </w:rPr>
        <w:t xml:space="preserve"> locations during the year </w:t>
      </w:r>
      <w:r w:rsidR="006311F4">
        <w:rPr>
          <w:rFonts w:ascii="Times New Roman" w:hAnsi="Times New Roman" w:cs="Times New Roman"/>
          <w:color w:val="000000" w:themeColor="text1"/>
          <w:sz w:val="24"/>
          <w:szCs w:val="24"/>
          <w:lang w:val="en-US"/>
        </w:rPr>
        <w:t>that reflected</w:t>
      </w:r>
      <w:r w:rsidR="007F1D58">
        <w:rPr>
          <w:rFonts w:ascii="Times New Roman" w:hAnsi="Times New Roman" w:cs="Times New Roman"/>
          <w:color w:val="000000" w:themeColor="text1"/>
          <w:sz w:val="24"/>
          <w:szCs w:val="24"/>
          <w:lang w:val="en-US"/>
        </w:rPr>
        <w:t xml:space="preserve"> the location of the </w:t>
      </w:r>
      <w:r w:rsidRPr="00850320">
        <w:rPr>
          <w:rFonts w:ascii="Times New Roman" w:hAnsi="Times New Roman" w:cs="Times New Roman"/>
          <w:color w:val="000000" w:themeColor="text1"/>
          <w:sz w:val="24"/>
          <w:szCs w:val="24"/>
          <w:lang w:val="en-US"/>
        </w:rPr>
        <w:t>migratory herds (</w:t>
      </w:r>
      <w:r w:rsidR="00BB53FF">
        <w:rPr>
          <w:rFonts w:ascii="Times New Roman" w:hAnsi="Times New Roman" w:cs="Times New Roman"/>
          <w:color w:val="000000" w:themeColor="text1"/>
          <w:sz w:val="24"/>
          <w:szCs w:val="24"/>
          <w:lang w:val="en-US"/>
        </w:rPr>
        <w:t>the</w:t>
      </w:r>
      <w:r w:rsidR="00D7325D">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 xml:space="preserve">spatiotemporal analysis), we tested for differences in median latitude and longitude of carcasses </w:t>
      </w:r>
      <w:r w:rsidR="00984BB7">
        <w:rPr>
          <w:rFonts w:ascii="Times New Roman" w:hAnsi="Times New Roman" w:cs="Times New Roman"/>
          <w:color w:val="000000" w:themeColor="text1"/>
          <w:sz w:val="24"/>
          <w:szCs w:val="24"/>
          <w:lang w:val="en-US"/>
        </w:rPr>
        <w:t>across the</w:t>
      </w:r>
      <w:r w:rsidR="00F45B71">
        <w:rPr>
          <w:rFonts w:ascii="Times New Roman" w:hAnsi="Times New Roman" w:cs="Times New Roman"/>
          <w:color w:val="000000" w:themeColor="text1"/>
          <w:sz w:val="24"/>
          <w:szCs w:val="24"/>
          <w:lang w:val="en-US"/>
        </w:rPr>
        <w:t xml:space="preserve"> two</w:t>
      </w:r>
      <w:r w:rsidR="00984BB7">
        <w:rPr>
          <w:rFonts w:ascii="Times New Roman" w:hAnsi="Times New Roman" w:cs="Times New Roman"/>
          <w:color w:val="000000" w:themeColor="text1"/>
          <w:sz w:val="24"/>
          <w:szCs w:val="24"/>
          <w:lang w:val="en-US"/>
        </w:rPr>
        <w:t xml:space="preserve"> periods described in the previous paragraph</w:t>
      </w:r>
      <w:r w:rsidRPr="00850320">
        <w:rPr>
          <w:rFonts w:ascii="Times New Roman" w:hAnsi="Times New Roman" w:cs="Times New Roman"/>
          <w:color w:val="000000" w:themeColor="text1"/>
          <w:sz w:val="24"/>
          <w:szCs w:val="24"/>
          <w:lang w:val="en-US"/>
        </w:rPr>
        <w:t xml:space="preserve"> using a </w:t>
      </w:r>
      <w:r w:rsidR="00AC7F2E">
        <w:rPr>
          <w:rFonts w:ascii="Times New Roman" w:hAnsi="Times New Roman" w:cs="Times New Roman"/>
          <w:color w:val="000000" w:themeColor="text1"/>
          <w:sz w:val="24"/>
          <w:szCs w:val="24"/>
          <w:lang w:val="en-US"/>
        </w:rPr>
        <w:t>Wilcoxon test</w:t>
      </w:r>
      <w:r w:rsidRPr="00850320">
        <w:rPr>
          <w:rFonts w:ascii="Times New Roman" w:hAnsi="Times New Roman" w:cs="Times New Roman"/>
          <w:color w:val="000000" w:themeColor="text1"/>
          <w:sz w:val="24"/>
          <w:szCs w:val="24"/>
          <w:lang w:val="en-US"/>
        </w:rPr>
        <w:t>. The year</w:t>
      </w:r>
      <w:r w:rsidR="0028730F">
        <w:rPr>
          <w:rFonts w:ascii="Times New Roman" w:hAnsi="Times New Roman" w:cs="Times New Roman"/>
          <w:color w:val="000000" w:themeColor="text1"/>
          <w:sz w:val="24"/>
          <w:szCs w:val="24"/>
          <w:lang w:val="en-US"/>
        </w:rPr>
        <w:t>s</w:t>
      </w:r>
      <w:r w:rsidRPr="00850320">
        <w:rPr>
          <w:rFonts w:ascii="Times New Roman" w:hAnsi="Times New Roman" w:cs="Times New Roman"/>
          <w:color w:val="000000" w:themeColor="text1"/>
          <w:sz w:val="24"/>
          <w:szCs w:val="24"/>
          <w:lang w:val="en-US"/>
        </w:rPr>
        <w:t xml:space="preserve"> 2020</w:t>
      </w:r>
      <w:r w:rsidR="0028730F">
        <w:rPr>
          <w:rFonts w:ascii="Times New Roman" w:hAnsi="Times New Roman" w:cs="Times New Roman"/>
          <w:color w:val="000000" w:themeColor="text1"/>
          <w:sz w:val="24"/>
          <w:szCs w:val="24"/>
          <w:lang w:val="en-US"/>
        </w:rPr>
        <w:t>-2022</w:t>
      </w:r>
      <w:r w:rsidRPr="00850320">
        <w:rPr>
          <w:rFonts w:ascii="Times New Roman" w:hAnsi="Times New Roman" w:cs="Times New Roman"/>
          <w:color w:val="000000" w:themeColor="text1"/>
          <w:sz w:val="24"/>
          <w:szCs w:val="24"/>
          <w:lang w:val="en-US"/>
        </w:rPr>
        <w:t xml:space="preserve"> </w:t>
      </w:r>
      <w:r w:rsidR="0028730F">
        <w:rPr>
          <w:rFonts w:ascii="Times New Roman" w:hAnsi="Times New Roman" w:cs="Times New Roman"/>
          <w:color w:val="000000" w:themeColor="text1"/>
          <w:sz w:val="24"/>
          <w:szCs w:val="24"/>
          <w:lang w:val="en-US"/>
        </w:rPr>
        <w:t>were</w:t>
      </w:r>
      <w:r w:rsidRPr="00850320">
        <w:rPr>
          <w:rFonts w:ascii="Times New Roman" w:hAnsi="Times New Roman" w:cs="Times New Roman"/>
          <w:color w:val="000000" w:themeColor="text1"/>
          <w:sz w:val="24"/>
          <w:szCs w:val="24"/>
          <w:lang w:val="en-US"/>
        </w:rPr>
        <w:t xml:space="preserve"> included as th</w:t>
      </w:r>
      <w:r w:rsidR="00BB53FF">
        <w:rPr>
          <w:rFonts w:ascii="Times New Roman" w:hAnsi="Times New Roman" w:cs="Times New Roman"/>
          <w:color w:val="000000" w:themeColor="text1"/>
          <w:sz w:val="24"/>
          <w:szCs w:val="24"/>
          <w:lang w:val="en-US"/>
        </w:rPr>
        <w:t>is</w:t>
      </w:r>
      <w:r w:rsidRPr="00850320">
        <w:rPr>
          <w:rFonts w:ascii="Times New Roman" w:hAnsi="Times New Roman" w:cs="Times New Roman"/>
          <w:color w:val="000000" w:themeColor="text1"/>
          <w:sz w:val="24"/>
          <w:szCs w:val="24"/>
          <w:lang w:val="en-US"/>
        </w:rPr>
        <w:t xml:space="preserve"> analysis was not affected by the </w:t>
      </w:r>
      <w:r w:rsidR="0028730F">
        <w:rPr>
          <w:rFonts w:ascii="Times New Roman" w:hAnsi="Times New Roman" w:cs="Times New Roman"/>
          <w:color w:val="000000" w:themeColor="text1"/>
          <w:sz w:val="24"/>
          <w:szCs w:val="24"/>
          <w:lang w:val="en-US"/>
        </w:rPr>
        <w:t xml:space="preserve">interruptions and </w:t>
      </w:r>
      <w:r w:rsidR="00BB53FF">
        <w:rPr>
          <w:rFonts w:ascii="Times New Roman" w:hAnsi="Times New Roman" w:cs="Times New Roman"/>
          <w:color w:val="000000" w:themeColor="text1"/>
          <w:sz w:val="24"/>
          <w:szCs w:val="24"/>
          <w:lang w:val="en-US"/>
        </w:rPr>
        <w:t>termination of records</w:t>
      </w:r>
      <w:r w:rsidRPr="00850320">
        <w:rPr>
          <w:rFonts w:ascii="Times New Roman" w:hAnsi="Times New Roman" w:cs="Times New Roman"/>
          <w:color w:val="000000" w:themeColor="text1"/>
          <w:sz w:val="24"/>
          <w:szCs w:val="24"/>
          <w:lang w:val="en-US"/>
        </w:rPr>
        <w:t xml:space="preserve">. </w:t>
      </w:r>
      <w:r w:rsidR="00B021D5">
        <w:rPr>
          <w:rFonts w:ascii="Times New Roman" w:hAnsi="Times New Roman" w:cs="Times New Roman"/>
          <w:color w:val="000000" w:themeColor="text1"/>
          <w:sz w:val="24"/>
          <w:szCs w:val="24"/>
          <w:lang w:val="en-US"/>
        </w:rPr>
        <w:t>We only included</w:t>
      </w:r>
      <w:r w:rsidRPr="00850320">
        <w:rPr>
          <w:rFonts w:ascii="Times New Roman" w:hAnsi="Times New Roman" w:cs="Times New Roman"/>
          <w:color w:val="000000" w:themeColor="text1"/>
          <w:sz w:val="24"/>
          <w:szCs w:val="24"/>
          <w:lang w:val="en-US"/>
        </w:rPr>
        <w:t xml:space="preserve"> carcasses </w:t>
      </w:r>
      <w:r w:rsidR="0004737C">
        <w:rPr>
          <w:rFonts w:ascii="Times New Roman" w:hAnsi="Times New Roman" w:cs="Times New Roman"/>
          <w:color w:val="000000" w:themeColor="text1"/>
          <w:sz w:val="24"/>
          <w:szCs w:val="24"/>
          <w:lang w:val="en-US"/>
        </w:rPr>
        <w:t>of</w:t>
      </w:r>
      <w:r w:rsidRPr="00850320">
        <w:rPr>
          <w:rFonts w:ascii="Times New Roman" w:hAnsi="Times New Roman" w:cs="Times New Roman"/>
          <w:color w:val="000000" w:themeColor="text1"/>
          <w:sz w:val="24"/>
          <w:szCs w:val="24"/>
          <w:lang w:val="en-US"/>
        </w:rPr>
        <w:t xml:space="preserve"> adults or subadults</w:t>
      </w:r>
      <w:r w:rsidR="00D7325D">
        <w:rPr>
          <w:rFonts w:ascii="Times New Roman" w:hAnsi="Times New Roman" w:cs="Times New Roman"/>
          <w:color w:val="000000" w:themeColor="text1"/>
          <w:sz w:val="24"/>
          <w:szCs w:val="24"/>
          <w:lang w:val="en-US"/>
        </w:rPr>
        <w:t xml:space="preserve"> found during the aforementioned </w:t>
      </w:r>
      <w:r w:rsidR="0028730F">
        <w:rPr>
          <w:rFonts w:ascii="Times New Roman" w:hAnsi="Times New Roman" w:cs="Times New Roman"/>
          <w:color w:val="000000" w:themeColor="text1"/>
          <w:sz w:val="24"/>
          <w:szCs w:val="24"/>
          <w:lang w:val="en-US"/>
        </w:rPr>
        <w:t>seasons</w:t>
      </w:r>
      <w:r w:rsidR="00D7325D">
        <w:rPr>
          <w:rFonts w:ascii="Times New Roman" w:hAnsi="Times New Roman" w:cs="Times New Roman"/>
          <w:color w:val="000000" w:themeColor="text1"/>
          <w:sz w:val="24"/>
          <w:szCs w:val="24"/>
          <w:lang w:val="en-US"/>
        </w:rPr>
        <w:t xml:space="preserve"> and</w:t>
      </w:r>
      <w:r w:rsidRPr="00850320">
        <w:rPr>
          <w:rFonts w:ascii="Times New Roman" w:hAnsi="Times New Roman" w:cs="Times New Roman"/>
          <w:color w:val="000000" w:themeColor="text1"/>
          <w:sz w:val="24"/>
          <w:szCs w:val="24"/>
          <w:lang w:val="en-US"/>
        </w:rPr>
        <w:t xml:space="preserve"> </w:t>
      </w:r>
      <w:r w:rsidR="00BB53FF">
        <w:rPr>
          <w:rFonts w:ascii="Times New Roman" w:hAnsi="Times New Roman" w:cs="Times New Roman"/>
          <w:color w:val="000000" w:themeColor="text1"/>
          <w:sz w:val="24"/>
          <w:szCs w:val="24"/>
          <w:lang w:val="en-US"/>
        </w:rPr>
        <w:t>locat</w:t>
      </w:r>
      <w:r w:rsidR="00BB53FF" w:rsidRPr="00850320">
        <w:rPr>
          <w:rFonts w:ascii="Times New Roman" w:hAnsi="Times New Roman" w:cs="Times New Roman"/>
          <w:color w:val="000000" w:themeColor="text1"/>
          <w:sz w:val="24"/>
          <w:szCs w:val="24"/>
          <w:lang w:val="en-US"/>
        </w:rPr>
        <w:t xml:space="preserve">ed </w:t>
      </w:r>
      <w:r w:rsidRPr="00850320">
        <w:rPr>
          <w:rFonts w:ascii="Times New Roman" w:hAnsi="Times New Roman" w:cs="Times New Roman"/>
          <w:color w:val="000000" w:themeColor="text1"/>
          <w:sz w:val="24"/>
          <w:szCs w:val="24"/>
          <w:lang w:val="en-US"/>
        </w:rPr>
        <w:t xml:space="preserve">by GPS coordinates </w:t>
      </w:r>
      <w:r w:rsidRPr="00D7325D">
        <w:rPr>
          <w:rFonts w:ascii="Times New Roman" w:hAnsi="Times New Roman" w:cs="Times New Roman"/>
          <w:color w:val="000000" w:themeColor="text1"/>
          <w:sz w:val="24"/>
          <w:szCs w:val="24"/>
          <w:lang w:val="en-US"/>
        </w:rPr>
        <w:t>(</w:t>
      </w:r>
      <w:r w:rsidRPr="00756DF8">
        <w:rPr>
          <w:rFonts w:ascii="Times New Roman" w:hAnsi="Times New Roman" w:cs="Times New Roman"/>
          <w:color w:val="000000" w:themeColor="text1"/>
          <w:sz w:val="24"/>
          <w:szCs w:val="24"/>
          <w:lang w:val="en-US"/>
        </w:rPr>
        <w:t>n</w:t>
      </w:r>
      <w:r w:rsidR="00C24A35" w:rsidRPr="00756DF8">
        <w:rPr>
          <w:rFonts w:ascii="Times New Roman" w:hAnsi="Times New Roman" w:cs="Times New Roman"/>
          <w:color w:val="000000" w:themeColor="text1"/>
          <w:sz w:val="24"/>
          <w:szCs w:val="24"/>
          <w:lang w:val="en-US"/>
        </w:rPr>
        <w:t xml:space="preserve"> </w:t>
      </w:r>
      <w:r w:rsidRPr="00756DF8">
        <w:rPr>
          <w:rFonts w:ascii="Times New Roman" w:hAnsi="Times New Roman" w:cs="Times New Roman"/>
          <w:color w:val="000000" w:themeColor="text1"/>
          <w:sz w:val="24"/>
          <w:szCs w:val="24"/>
          <w:lang w:val="en-US"/>
        </w:rPr>
        <w:t>=</w:t>
      </w:r>
      <w:r w:rsidR="00C24A35" w:rsidRPr="00756DF8">
        <w:rPr>
          <w:rFonts w:ascii="Times New Roman" w:hAnsi="Times New Roman" w:cs="Times New Roman"/>
          <w:color w:val="000000" w:themeColor="text1"/>
          <w:sz w:val="24"/>
          <w:szCs w:val="24"/>
          <w:lang w:val="en-US"/>
        </w:rPr>
        <w:t xml:space="preserve"> </w:t>
      </w:r>
      <w:r w:rsidR="00756DF8" w:rsidRPr="00756DF8">
        <w:rPr>
          <w:rFonts w:ascii="Times New Roman" w:hAnsi="Times New Roman" w:cs="Times New Roman"/>
          <w:color w:val="000000" w:themeColor="text1"/>
          <w:sz w:val="24"/>
          <w:szCs w:val="24"/>
          <w:lang w:val="en-US"/>
        </w:rPr>
        <w:t>4</w:t>
      </w:r>
      <w:r w:rsidR="004F7F91">
        <w:rPr>
          <w:rFonts w:ascii="Times New Roman" w:hAnsi="Times New Roman" w:cs="Times New Roman"/>
          <w:color w:val="000000" w:themeColor="text1"/>
          <w:sz w:val="24"/>
          <w:szCs w:val="24"/>
          <w:lang w:val="en-US"/>
        </w:rPr>
        <w:t>7</w:t>
      </w:r>
      <w:r w:rsidRPr="00850320">
        <w:rPr>
          <w:rFonts w:ascii="Times New Roman" w:hAnsi="Times New Roman" w:cs="Times New Roman"/>
          <w:color w:val="000000" w:themeColor="text1"/>
          <w:sz w:val="24"/>
          <w:szCs w:val="24"/>
          <w:lang w:val="en-US"/>
        </w:rPr>
        <w:t>)</w:t>
      </w:r>
      <w:r w:rsidR="00C64373" w:rsidRPr="00850320">
        <w:rPr>
          <w:rFonts w:ascii="Times New Roman" w:hAnsi="Times New Roman" w:cs="Times New Roman"/>
          <w:color w:val="000000" w:themeColor="text1"/>
          <w:sz w:val="24"/>
          <w:szCs w:val="24"/>
          <w:lang w:val="en-US"/>
        </w:rPr>
        <w:t>.</w:t>
      </w:r>
    </w:p>
    <w:p w14:paraId="245CF1FE" w14:textId="52F9AAC5" w:rsidR="00EE2A36" w:rsidRPr="00850320" w:rsidRDefault="00EE2A36" w:rsidP="00047FF7">
      <w:pPr>
        <w:spacing w:line="600" w:lineRule="auto"/>
        <w:ind w:firstLine="709"/>
        <w:rPr>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t xml:space="preserve">To investigate </w:t>
      </w:r>
      <w:r w:rsidR="00BB53FF" w:rsidRPr="00850320">
        <w:rPr>
          <w:rFonts w:ascii="Times New Roman" w:hAnsi="Times New Roman" w:cs="Times New Roman"/>
          <w:color w:val="000000" w:themeColor="text1"/>
          <w:sz w:val="24"/>
          <w:szCs w:val="24"/>
          <w:lang w:val="en-US"/>
        </w:rPr>
        <w:t xml:space="preserve">risks </w:t>
      </w:r>
      <w:r w:rsidR="00BB53FF">
        <w:rPr>
          <w:rFonts w:ascii="Times New Roman" w:hAnsi="Times New Roman" w:cs="Times New Roman"/>
          <w:color w:val="000000" w:themeColor="text1"/>
          <w:sz w:val="24"/>
          <w:szCs w:val="24"/>
          <w:lang w:val="en-US"/>
        </w:rPr>
        <w:t xml:space="preserve">associated with </w:t>
      </w:r>
      <w:r w:rsidR="007157A0" w:rsidRPr="00850320">
        <w:rPr>
          <w:rFonts w:ascii="Times New Roman" w:hAnsi="Times New Roman" w:cs="Times New Roman"/>
          <w:color w:val="000000" w:themeColor="text1"/>
          <w:sz w:val="24"/>
          <w:szCs w:val="24"/>
          <w:lang w:val="en-US"/>
        </w:rPr>
        <w:t>age, sex or social status</w:t>
      </w:r>
      <w:r w:rsidRPr="00850320">
        <w:rPr>
          <w:rFonts w:ascii="Times New Roman" w:hAnsi="Times New Roman" w:cs="Times New Roman"/>
          <w:color w:val="000000" w:themeColor="text1"/>
          <w:sz w:val="24"/>
          <w:szCs w:val="24"/>
          <w:lang w:val="en-US"/>
        </w:rPr>
        <w:t xml:space="preserve">, we compared the observed proportions of individuals of a given age class or sex among </w:t>
      </w:r>
      <w:r w:rsidR="00241A80" w:rsidRPr="00850320">
        <w:rPr>
          <w:rFonts w:ascii="Times New Roman" w:hAnsi="Times New Roman" w:cs="Times New Roman"/>
          <w:color w:val="000000" w:themeColor="text1"/>
          <w:sz w:val="24"/>
          <w:szCs w:val="24"/>
          <w:lang w:val="en-US"/>
        </w:rPr>
        <w:t>roadkill</w:t>
      </w:r>
      <w:r w:rsidR="00281C02" w:rsidRPr="00850320">
        <w:rPr>
          <w:rFonts w:ascii="Times New Roman" w:hAnsi="Times New Roman" w:cs="Times New Roman"/>
          <w:color w:val="000000" w:themeColor="text1"/>
          <w:sz w:val="24"/>
          <w:szCs w:val="24"/>
          <w:lang w:val="en-US"/>
        </w:rPr>
        <w:t>s</w:t>
      </w:r>
      <w:r w:rsidRPr="00850320">
        <w:rPr>
          <w:rFonts w:ascii="Times New Roman" w:hAnsi="Times New Roman" w:cs="Times New Roman"/>
          <w:color w:val="000000" w:themeColor="text1"/>
          <w:sz w:val="24"/>
          <w:szCs w:val="24"/>
          <w:lang w:val="en-US"/>
        </w:rPr>
        <w:t xml:space="preserve"> with the expected proportions given the age distribution and sex ratio in different age classes in the study population</w:t>
      </w:r>
      <w:r w:rsidR="00BB53FF" w:rsidRPr="00850320">
        <w:rPr>
          <w:rFonts w:ascii="Times New Roman" w:hAnsi="Times New Roman" w:cs="Times New Roman"/>
          <w:color w:val="000000" w:themeColor="text1"/>
          <w:sz w:val="24"/>
          <w:szCs w:val="24"/>
          <w:lang w:val="en-US"/>
        </w:rPr>
        <w:t>, using binomial tests</w:t>
      </w:r>
      <w:r w:rsidR="00BB53FF">
        <w:rPr>
          <w:rFonts w:ascii="Times New Roman" w:hAnsi="Times New Roman" w:cs="Times New Roman"/>
          <w:color w:val="000000" w:themeColor="text1"/>
          <w:sz w:val="24"/>
          <w:szCs w:val="24"/>
          <w:lang w:val="en-US"/>
        </w:rPr>
        <w:t xml:space="preserve">. For this purpose, </w:t>
      </w:r>
      <w:r w:rsidR="00756DF8">
        <w:rPr>
          <w:rFonts w:ascii="Times New Roman" w:hAnsi="Times New Roman" w:cs="Times New Roman"/>
          <w:color w:val="000000" w:themeColor="text1"/>
          <w:sz w:val="24"/>
          <w:szCs w:val="24"/>
          <w:lang w:val="en-US"/>
        </w:rPr>
        <w:t xml:space="preserve">using the records of individuals in </w:t>
      </w:r>
      <w:r w:rsidR="00756DF8">
        <w:rPr>
          <w:rFonts w:ascii="Times New Roman" w:hAnsi="Times New Roman" w:cs="Times New Roman"/>
          <w:color w:val="000000" w:themeColor="text1"/>
          <w:sz w:val="24"/>
          <w:szCs w:val="24"/>
          <w:lang w:val="en-US"/>
        </w:rPr>
        <w:lastRenderedPageBreak/>
        <w:t xml:space="preserve">the three study clans, </w:t>
      </w:r>
      <w:r w:rsidR="00693141" w:rsidRPr="00850320">
        <w:rPr>
          <w:rFonts w:ascii="Times New Roman" w:hAnsi="Times New Roman" w:cs="Times New Roman"/>
          <w:color w:val="000000" w:themeColor="text1"/>
          <w:sz w:val="24"/>
          <w:szCs w:val="24"/>
          <w:lang w:val="en-US"/>
        </w:rPr>
        <w:t>we calculated the proportion of cubs</w:t>
      </w:r>
      <w:r w:rsidR="00047FF7">
        <w:rPr>
          <w:rFonts w:ascii="Times New Roman" w:hAnsi="Times New Roman" w:cs="Times New Roman"/>
          <w:color w:val="000000" w:themeColor="text1"/>
          <w:sz w:val="24"/>
          <w:szCs w:val="24"/>
          <w:lang w:val="en-US"/>
        </w:rPr>
        <w:t xml:space="preserve">, </w:t>
      </w:r>
      <w:r w:rsidR="00693141" w:rsidRPr="00850320">
        <w:rPr>
          <w:rFonts w:ascii="Times New Roman" w:hAnsi="Times New Roman" w:cs="Times New Roman"/>
          <w:color w:val="000000" w:themeColor="text1"/>
          <w:sz w:val="24"/>
          <w:szCs w:val="24"/>
          <w:lang w:val="en-US"/>
        </w:rPr>
        <w:t>subadults</w:t>
      </w:r>
      <w:r w:rsidR="00BB53FF">
        <w:rPr>
          <w:rFonts w:ascii="Times New Roman" w:hAnsi="Times New Roman" w:cs="Times New Roman"/>
          <w:color w:val="000000" w:themeColor="text1"/>
          <w:sz w:val="24"/>
          <w:szCs w:val="24"/>
          <w:lang w:val="en-US"/>
        </w:rPr>
        <w:t xml:space="preserve"> and </w:t>
      </w:r>
      <w:r w:rsidR="00693141" w:rsidRPr="00850320">
        <w:rPr>
          <w:rFonts w:ascii="Times New Roman" w:hAnsi="Times New Roman" w:cs="Times New Roman"/>
          <w:color w:val="000000" w:themeColor="text1"/>
          <w:sz w:val="24"/>
          <w:szCs w:val="24"/>
          <w:lang w:val="en-US"/>
        </w:rPr>
        <w:t>adults</w:t>
      </w:r>
      <w:r w:rsidR="00047FF7">
        <w:rPr>
          <w:rFonts w:ascii="Times New Roman" w:hAnsi="Times New Roman" w:cs="Times New Roman"/>
          <w:color w:val="000000" w:themeColor="text1"/>
          <w:sz w:val="24"/>
          <w:szCs w:val="24"/>
          <w:lang w:val="en-US"/>
        </w:rPr>
        <w:t xml:space="preserve">, </w:t>
      </w:r>
      <w:r w:rsidR="00BB53FF">
        <w:rPr>
          <w:rFonts w:ascii="Times New Roman" w:hAnsi="Times New Roman" w:cs="Times New Roman"/>
          <w:color w:val="000000" w:themeColor="text1"/>
          <w:sz w:val="24"/>
          <w:szCs w:val="24"/>
          <w:lang w:val="en-US"/>
        </w:rPr>
        <w:t xml:space="preserve">as well as </w:t>
      </w:r>
      <w:r w:rsidR="00693141" w:rsidRPr="00850320">
        <w:rPr>
          <w:rFonts w:ascii="Times New Roman" w:hAnsi="Times New Roman" w:cs="Times New Roman"/>
          <w:color w:val="000000" w:themeColor="text1"/>
          <w:sz w:val="24"/>
          <w:szCs w:val="24"/>
          <w:lang w:val="en-US"/>
        </w:rPr>
        <w:t>females</w:t>
      </w:r>
      <w:r w:rsidR="00BB53FF">
        <w:rPr>
          <w:rFonts w:ascii="Times New Roman" w:hAnsi="Times New Roman" w:cs="Times New Roman"/>
          <w:color w:val="000000" w:themeColor="text1"/>
          <w:sz w:val="24"/>
          <w:szCs w:val="24"/>
          <w:lang w:val="en-US"/>
        </w:rPr>
        <w:t xml:space="preserve"> and </w:t>
      </w:r>
      <w:r w:rsidR="00693141" w:rsidRPr="00850320">
        <w:rPr>
          <w:rFonts w:ascii="Times New Roman" w:hAnsi="Times New Roman" w:cs="Times New Roman"/>
          <w:color w:val="000000" w:themeColor="text1"/>
          <w:sz w:val="24"/>
          <w:szCs w:val="24"/>
          <w:lang w:val="en-US"/>
        </w:rPr>
        <w:t xml:space="preserve">males for each year, then </w:t>
      </w:r>
      <w:r w:rsidR="00DE064F" w:rsidRPr="00850320">
        <w:rPr>
          <w:rFonts w:ascii="Times New Roman" w:hAnsi="Times New Roman" w:cs="Times New Roman"/>
          <w:color w:val="000000" w:themeColor="text1"/>
          <w:sz w:val="24"/>
          <w:szCs w:val="24"/>
          <w:lang w:val="en-US"/>
        </w:rPr>
        <w:t>calculated</w:t>
      </w:r>
      <w:r w:rsidR="00693141" w:rsidRPr="00850320">
        <w:rPr>
          <w:rFonts w:ascii="Times New Roman" w:hAnsi="Times New Roman" w:cs="Times New Roman"/>
          <w:color w:val="000000" w:themeColor="text1"/>
          <w:sz w:val="24"/>
          <w:szCs w:val="24"/>
          <w:lang w:val="en-US"/>
        </w:rPr>
        <w:t xml:space="preserve"> the average</w:t>
      </w:r>
      <w:r w:rsidR="003C2C0F" w:rsidRPr="00850320">
        <w:rPr>
          <w:rFonts w:ascii="Times New Roman" w:hAnsi="Times New Roman" w:cs="Times New Roman"/>
          <w:color w:val="000000" w:themeColor="text1"/>
          <w:sz w:val="24"/>
          <w:szCs w:val="24"/>
          <w:lang w:val="en-US"/>
        </w:rPr>
        <w:t>s</w:t>
      </w:r>
      <w:r w:rsidR="00693141" w:rsidRPr="00850320">
        <w:rPr>
          <w:rFonts w:ascii="Times New Roman" w:hAnsi="Times New Roman" w:cs="Times New Roman"/>
          <w:color w:val="000000" w:themeColor="text1"/>
          <w:sz w:val="24"/>
          <w:szCs w:val="24"/>
          <w:lang w:val="en-US"/>
        </w:rPr>
        <w:t xml:space="preserve"> across the study period</w:t>
      </w:r>
      <w:r w:rsidR="00047FF7">
        <w:rPr>
          <w:rFonts w:ascii="Times New Roman" w:hAnsi="Times New Roman" w:cs="Times New Roman"/>
          <w:color w:val="000000" w:themeColor="text1"/>
          <w:sz w:val="24"/>
          <w:szCs w:val="24"/>
          <w:lang w:val="en-US"/>
        </w:rPr>
        <w:t>.</w:t>
      </w:r>
      <w:r w:rsidRPr="00850320">
        <w:rPr>
          <w:rFonts w:ascii="Times New Roman" w:hAnsi="Times New Roman" w:cs="Times New Roman"/>
          <w:color w:val="000000" w:themeColor="text1"/>
          <w:sz w:val="24"/>
          <w:szCs w:val="24"/>
          <w:lang w:val="en-US"/>
        </w:rPr>
        <w:t xml:space="preserve"> We compared the median standardized social </w:t>
      </w:r>
      <w:r w:rsidR="007157A0" w:rsidRPr="00850320">
        <w:rPr>
          <w:rFonts w:ascii="Times New Roman" w:hAnsi="Times New Roman" w:cs="Times New Roman"/>
          <w:color w:val="000000" w:themeColor="text1"/>
          <w:sz w:val="24"/>
          <w:szCs w:val="24"/>
          <w:lang w:val="en-US"/>
        </w:rPr>
        <w:t xml:space="preserve">status </w:t>
      </w:r>
      <w:r w:rsidRPr="00850320">
        <w:rPr>
          <w:rFonts w:ascii="Times New Roman" w:hAnsi="Times New Roman" w:cs="Times New Roman"/>
          <w:color w:val="000000" w:themeColor="text1"/>
          <w:sz w:val="24"/>
          <w:szCs w:val="24"/>
          <w:lang w:val="en-US"/>
        </w:rPr>
        <w:t xml:space="preserve">of </w:t>
      </w:r>
      <w:r w:rsidR="00241A80" w:rsidRPr="00850320">
        <w:rPr>
          <w:rFonts w:ascii="Times New Roman" w:hAnsi="Times New Roman" w:cs="Times New Roman"/>
          <w:color w:val="000000" w:themeColor="text1"/>
          <w:sz w:val="24"/>
          <w:szCs w:val="24"/>
          <w:lang w:val="en-US"/>
        </w:rPr>
        <w:t>roadkill</w:t>
      </w:r>
      <w:r w:rsidR="00684F1E" w:rsidRPr="00850320">
        <w:rPr>
          <w:rFonts w:ascii="Times New Roman" w:hAnsi="Times New Roman" w:cs="Times New Roman"/>
          <w:color w:val="000000" w:themeColor="text1"/>
          <w:sz w:val="24"/>
          <w:szCs w:val="24"/>
          <w:lang w:val="en-US"/>
        </w:rPr>
        <w:t>ed</w:t>
      </w:r>
      <w:r w:rsidR="00046960"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female</w:t>
      </w:r>
      <w:r w:rsidR="00046960" w:rsidRPr="00850320">
        <w:rPr>
          <w:rFonts w:ascii="Times New Roman" w:hAnsi="Times New Roman" w:cs="Times New Roman"/>
          <w:color w:val="000000" w:themeColor="text1"/>
          <w:sz w:val="24"/>
          <w:szCs w:val="24"/>
          <w:lang w:val="en-US"/>
        </w:rPr>
        <w:t>s</w:t>
      </w:r>
      <w:r w:rsidRPr="00850320">
        <w:rPr>
          <w:rFonts w:ascii="Times New Roman" w:hAnsi="Times New Roman" w:cs="Times New Roman"/>
          <w:color w:val="000000" w:themeColor="text1"/>
          <w:sz w:val="24"/>
          <w:szCs w:val="24"/>
          <w:lang w:val="en-US"/>
        </w:rPr>
        <w:t xml:space="preserve"> belonging to the </w:t>
      </w:r>
      <w:r w:rsidR="00BB53FF" w:rsidRPr="00850320">
        <w:rPr>
          <w:rFonts w:ascii="Times New Roman" w:hAnsi="Times New Roman" w:cs="Times New Roman"/>
          <w:color w:val="000000" w:themeColor="text1"/>
          <w:sz w:val="24"/>
          <w:szCs w:val="24"/>
          <w:lang w:val="en-US"/>
        </w:rPr>
        <w:t>stud</w:t>
      </w:r>
      <w:r w:rsidR="00BB53FF">
        <w:rPr>
          <w:rFonts w:ascii="Times New Roman" w:hAnsi="Times New Roman" w:cs="Times New Roman"/>
          <w:color w:val="000000" w:themeColor="text1"/>
          <w:sz w:val="24"/>
          <w:szCs w:val="24"/>
          <w:lang w:val="en-US"/>
        </w:rPr>
        <w:t>y</w:t>
      </w:r>
      <w:r w:rsidR="00BB53FF"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 xml:space="preserve">clans to the expected median (0) if social </w:t>
      </w:r>
      <w:r w:rsidR="007157A0" w:rsidRPr="00850320">
        <w:rPr>
          <w:rFonts w:ascii="Times New Roman" w:hAnsi="Times New Roman" w:cs="Times New Roman"/>
          <w:color w:val="000000" w:themeColor="text1"/>
          <w:sz w:val="24"/>
          <w:szCs w:val="24"/>
          <w:lang w:val="en-US"/>
        </w:rPr>
        <w:t xml:space="preserve">status </w:t>
      </w:r>
      <w:r w:rsidRPr="00850320">
        <w:rPr>
          <w:rFonts w:ascii="Times New Roman" w:hAnsi="Times New Roman" w:cs="Times New Roman"/>
          <w:color w:val="000000" w:themeColor="text1"/>
          <w:sz w:val="24"/>
          <w:szCs w:val="24"/>
          <w:lang w:val="en-US"/>
        </w:rPr>
        <w:t>did not influence road mortality, using a one-sample Wilcoxon test.</w:t>
      </w:r>
    </w:p>
    <w:p w14:paraId="6115AFF0" w14:textId="6B8E530E" w:rsidR="001C17FC" w:rsidRPr="00850320" w:rsidRDefault="00841FBB" w:rsidP="004714FF">
      <w:pPr>
        <w:spacing w:line="600" w:lineRule="auto"/>
        <w:ind w:firstLine="708"/>
        <w:rPr>
          <w:rFonts w:ascii="Times New Roman" w:hAnsi="Times New Roman" w:cs="Times New Roman"/>
          <w:color w:val="000000" w:themeColor="text1"/>
          <w:sz w:val="24"/>
          <w:szCs w:val="24"/>
          <w:lang w:val="en-US"/>
        </w:rPr>
      </w:pPr>
      <w:r w:rsidRPr="00841FBB">
        <w:rPr>
          <w:rFonts w:ascii="Times New Roman" w:hAnsi="Times New Roman" w:cs="Times New Roman"/>
          <w:color w:val="000000" w:themeColor="text1"/>
          <w:sz w:val="24"/>
          <w:szCs w:val="24"/>
          <w:lang w:val="en-US"/>
        </w:rPr>
        <w:t>Results</w:t>
      </w:r>
      <w:r w:rsidR="003E37B0" w:rsidRPr="00841FBB">
        <w:rPr>
          <w:rFonts w:ascii="Times New Roman" w:hAnsi="Times New Roman" w:cs="Times New Roman"/>
          <w:color w:val="000000" w:themeColor="text1"/>
          <w:sz w:val="24"/>
          <w:szCs w:val="24"/>
          <w:lang w:val="en-US"/>
        </w:rPr>
        <w:t xml:space="preserve"> are presented as means ± standard error of the mean (SE), and p</w:t>
      </w:r>
      <w:del w:id="67" w:author="Sarah Benhaiem" w:date="2022-05-24T10:27:00Z">
        <w:r w:rsidR="003E37B0" w:rsidRPr="00841FBB" w:rsidDel="00EA792E">
          <w:rPr>
            <w:rFonts w:ascii="Times New Roman" w:hAnsi="Times New Roman" w:cs="Times New Roman"/>
            <w:color w:val="000000" w:themeColor="text1"/>
            <w:sz w:val="24"/>
            <w:szCs w:val="24"/>
            <w:lang w:val="en-US"/>
          </w:rPr>
          <w:delText xml:space="preserve"> </w:delText>
        </w:r>
      </w:del>
      <w:ins w:id="68" w:author="Sarah Benhaiem" w:date="2022-05-24T10:27:00Z">
        <w:r w:rsidR="00EA792E">
          <w:rPr>
            <w:rFonts w:ascii="Times New Roman" w:hAnsi="Times New Roman" w:cs="Times New Roman"/>
            <w:color w:val="000000" w:themeColor="text1"/>
            <w:sz w:val="24"/>
            <w:szCs w:val="24"/>
            <w:lang w:val="en-US"/>
          </w:rPr>
          <w:t>-</w:t>
        </w:r>
      </w:ins>
      <w:r w:rsidR="003E37B0" w:rsidRPr="00841FBB">
        <w:rPr>
          <w:rFonts w:ascii="Times New Roman" w:hAnsi="Times New Roman" w:cs="Times New Roman"/>
          <w:color w:val="000000" w:themeColor="text1"/>
          <w:sz w:val="24"/>
          <w:szCs w:val="24"/>
          <w:lang w:val="en-US"/>
        </w:rPr>
        <w:t>v</w:t>
      </w:r>
      <w:r w:rsidR="003E37B0">
        <w:rPr>
          <w:rFonts w:ascii="Times New Roman" w:hAnsi="Times New Roman" w:cs="Times New Roman"/>
          <w:color w:val="000000" w:themeColor="text1"/>
          <w:sz w:val="24"/>
          <w:szCs w:val="24"/>
          <w:lang w:val="en-US"/>
        </w:rPr>
        <w:t>alues are reported for two-</w:t>
      </w:r>
      <w:r w:rsidR="0099530E">
        <w:rPr>
          <w:rFonts w:ascii="Times New Roman" w:hAnsi="Times New Roman" w:cs="Times New Roman"/>
          <w:color w:val="000000" w:themeColor="text1"/>
          <w:sz w:val="24"/>
          <w:szCs w:val="24"/>
          <w:lang w:val="en-US"/>
        </w:rPr>
        <w:t>tailed</w:t>
      </w:r>
      <w:r w:rsidR="003E37B0">
        <w:rPr>
          <w:rFonts w:ascii="Times New Roman" w:hAnsi="Times New Roman" w:cs="Times New Roman"/>
          <w:color w:val="000000" w:themeColor="text1"/>
          <w:sz w:val="24"/>
          <w:szCs w:val="24"/>
          <w:lang w:val="en-US"/>
        </w:rPr>
        <w:t xml:space="preserve"> tests. </w:t>
      </w:r>
      <w:r w:rsidR="001C17FC" w:rsidRPr="00850320">
        <w:rPr>
          <w:rFonts w:ascii="Times New Roman" w:hAnsi="Times New Roman" w:cs="Times New Roman"/>
          <w:color w:val="000000" w:themeColor="text1"/>
          <w:sz w:val="24"/>
          <w:szCs w:val="24"/>
          <w:lang w:val="en-US"/>
        </w:rPr>
        <w:t>We used</w:t>
      </w:r>
      <w:r w:rsidR="006311F4">
        <w:rPr>
          <w:rFonts w:ascii="Times New Roman" w:hAnsi="Times New Roman" w:cs="Times New Roman"/>
          <w:color w:val="000000" w:themeColor="text1"/>
          <w:sz w:val="24"/>
          <w:szCs w:val="24"/>
          <w:lang w:val="en-US"/>
        </w:rPr>
        <w:t xml:space="preserve"> </w:t>
      </w:r>
      <w:r w:rsidR="006311F4" w:rsidRPr="00850320">
        <w:rPr>
          <w:rFonts w:ascii="Times New Roman" w:hAnsi="Times New Roman" w:cs="Times New Roman"/>
          <w:color w:val="000000" w:themeColor="text1"/>
          <w:sz w:val="24"/>
          <w:szCs w:val="24"/>
          <w:lang w:val="en-US"/>
        </w:rPr>
        <w:t>R v 4.</w:t>
      </w:r>
      <w:r w:rsidR="005873E0">
        <w:rPr>
          <w:rFonts w:ascii="Times New Roman" w:hAnsi="Times New Roman" w:cs="Times New Roman"/>
          <w:color w:val="000000" w:themeColor="text1"/>
          <w:sz w:val="24"/>
          <w:szCs w:val="24"/>
          <w:lang w:val="en-US"/>
        </w:rPr>
        <w:t>1.2</w:t>
      </w:r>
      <w:r w:rsidR="006311F4" w:rsidRPr="00850320">
        <w:rPr>
          <w:rFonts w:ascii="Times New Roman" w:hAnsi="Times New Roman" w:cs="Times New Roman"/>
          <w:color w:val="000000" w:themeColor="text1"/>
          <w:sz w:val="24"/>
          <w:szCs w:val="24"/>
          <w:lang w:val="en-US"/>
        </w:rPr>
        <w:t xml:space="preserve"> </w:t>
      </w:r>
      <w:r w:rsidR="006311F4" w:rsidRPr="001F6E03">
        <w:rPr>
          <w:rFonts w:ascii="Times New Roman" w:hAnsi="Times New Roman" w:cs="Times New Roman"/>
          <w:color w:val="000000" w:themeColor="text1"/>
          <w:sz w:val="24"/>
          <w:szCs w:val="24"/>
          <w:lang w:val="en-US"/>
        </w:rPr>
        <w:fldChar w:fldCharType="begin"/>
      </w:r>
      <w:r w:rsidR="005873E0">
        <w:rPr>
          <w:rFonts w:ascii="Times New Roman" w:hAnsi="Times New Roman" w:cs="Times New Roman"/>
          <w:color w:val="000000" w:themeColor="text1"/>
          <w:sz w:val="24"/>
          <w:szCs w:val="24"/>
          <w:lang w:val="en-US"/>
        </w:rPr>
        <w:instrText xml:space="preserve"> ADDIN ZOTERO_ITEM CSL_CITATION {"citationID":"s4peOnjq","properties":{"formattedCitation":"(R Core Team 2021)","plainCitation":"(R Core Team 2021)","noteIndex":0},"citationItems":[{"id":988,"uris":["http://zotero.org/users/local/9XAuDGlL/items/2TW25MBQ"],"itemData":{"id":988,"type":"book","event-place":"Vienna, Austria","note":"Programmers: _:n3241","publisher":"R Foundation for Statistical Computing","publisher-place":"Vienna, Austria","title":"R: A Language and Environment for Statistical Computing","URL":"https://www.R-project.org/","version":"4.1.2","author":[{"literal":"R Core Team"}],"issued":{"date-parts":[["2021"]]}}}],"schema":"https://github.com/citation-style-language/schema/raw/master/csl-citation.json"} </w:instrText>
      </w:r>
      <w:r w:rsidR="006311F4" w:rsidRPr="001F6E03">
        <w:rPr>
          <w:rFonts w:ascii="Times New Roman" w:hAnsi="Times New Roman" w:cs="Times New Roman"/>
          <w:color w:val="000000" w:themeColor="text1"/>
          <w:sz w:val="24"/>
          <w:szCs w:val="24"/>
          <w:lang w:val="en-US"/>
        </w:rPr>
        <w:fldChar w:fldCharType="separate"/>
      </w:r>
      <w:r w:rsidR="005873E0" w:rsidRPr="0081546A">
        <w:rPr>
          <w:rFonts w:ascii="Times New Roman" w:hAnsi="Times New Roman" w:cs="Times New Roman"/>
          <w:sz w:val="24"/>
          <w:lang w:val="en-US"/>
        </w:rPr>
        <w:t>(R Core Team 2021)</w:t>
      </w:r>
      <w:r w:rsidR="006311F4" w:rsidRPr="001F6E03">
        <w:rPr>
          <w:rFonts w:ascii="Times New Roman" w:hAnsi="Times New Roman" w:cs="Times New Roman"/>
          <w:color w:val="000000" w:themeColor="text1"/>
          <w:sz w:val="24"/>
          <w:szCs w:val="24"/>
          <w:lang w:val="en-US"/>
        </w:rPr>
        <w:fldChar w:fldCharType="end"/>
      </w:r>
      <w:r w:rsidR="006311F4">
        <w:rPr>
          <w:rFonts w:ascii="Times New Roman" w:hAnsi="Times New Roman" w:cs="Times New Roman"/>
          <w:color w:val="000000" w:themeColor="text1"/>
          <w:sz w:val="24"/>
          <w:szCs w:val="24"/>
          <w:lang w:val="en-US"/>
        </w:rPr>
        <w:t xml:space="preserve"> and</w:t>
      </w:r>
      <w:r w:rsidR="001C17FC" w:rsidRPr="00850320">
        <w:rPr>
          <w:rFonts w:ascii="Times New Roman" w:hAnsi="Times New Roman" w:cs="Times New Roman"/>
          <w:color w:val="000000" w:themeColor="text1"/>
          <w:sz w:val="24"/>
          <w:szCs w:val="24"/>
          <w:lang w:val="en-US"/>
        </w:rPr>
        <w:t xml:space="preserve"> Rstudio v1.3.959 </w:t>
      </w:r>
      <w:r w:rsidR="001C17FC" w:rsidRPr="001F6E03">
        <w:rPr>
          <w:rFonts w:ascii="Times New Roman" w:hAnsi="Times New Roman" w:cs="Times New Roman"/>
          <w:color w:val="000000" w:themeColor="text1"/>
          <w:sz w:val="24"/>
          <w:szCs w:val="24"/>
          <w:lang w:val="en-US"/>
        </w:rPr>
        <w:fldChar w:fldCharType="begin"/>
      </w:r>
      <w:r w:rsidR="00574D58">
        <w:rPr>
          <w:rFonts w:ascii="Times New Roman" w:hAnsi="Times New Roman" w:cs="Times New Roman"/>
          <w:color w:val="000000" w:themeColor="text1"/>
          <w:sz w:val="24"/>
          <w:szCs w:val="24"/>
          <w:lang w:val="en-US"/>
        </w:rPr>
        <w:instrText xml:space="preserve"> ADDIN ZOTERO_ITEM CSL_CITATION {"citationID":"bP3GDe2I","properties":{"formattedCitation":"(RStudio Team 2021)","plainCitation":"(RStudio Team 2021)","noteIndex":0},"citationItems":[{"id":994,"uris":["http://zotero.org/users/local/9XAuDGlL/items/ECUPE6EC"],"itemData":{"id":994,"type":"book","event-place":"Boston, MA","note":"Programmers: _:n3262","publisher":"RStudio, PBC","publisher-place":"Boston, MA","title":"RStudio: Integrated Development Environment for R","URL":"http://www.rstudio.com/","version":"2021.9.1.372","author":[{"literal":"RStudio Team"}],"issued":{"date-parts":[["2021"]]}}}],"schema":"https://github.com/citation-style-language/schema/raw/master/csl-citation.json"} </w:instrText>
      </w:r>
      <w:r w:rsidR="001C17FC" w:rsidRPr="001F6E03">
        <w:rPr>
          <w:rFonts w:ascii="Times New Roman" w:hAnsi="Times New Roman" w:cs="Times New Roman"/>
          <w:color w:val="000000" w:themeColor="text1"/>
          <w:sz w:val="24"/>
          <w:szCs w:val="24"/>
          <w:lang w:val="en-US"/>
        </w:rPr>
        <w:fldChar w:fldCharType="separate"/>
      </w:r>
      <w:r w:rsidR="00574D58" w:rsidRPr="0081546A">
        <w:rPr>
          <w:rFonts w:ascii="Times New Roman" w:hAnsi="Times New Roman" w:cs="Times New Roman"/>
          <w:sz w:val="24"/>
          <w:lang w:val="en-US"/>
        </w:rPr>
        <w:t>(RStudio Team 2021)</w:t>
      </w:r>
      <w:r w:rsidR="001C17FC" w:rsidRPr="001F6E03">
        <w:rPr>
          <w:rFonts w:ascii="Times New Roman" w:hAnsi="Times New Roman" w:cs="Times New Roman"/>
          <w:color w:val="000000" w:themeColor="text1"/>
          <w:sz w:val="24"/>
          <w:szCs w:val="24"/>
          <w:lang w:val="en-US"/>
        </w:rPr>
        <w:fldChar w:fldCharType="end"/>
      </w:r>
      <w:r w:rsidR="001C17FC" w:rsidRPr="00850320">
        <w:rPr>
          <w:rFonts w:ascii="Times New Roman" w:hAnsi="Times New Roman" w:cs="Times New Roman"/>
          <w:color w:val="000000" w:themeColor="text1"/>
          <w:sz w:val="24"/>
          <w:szCs w:val="24"/>
          <w:lang w:val="en-US"/>
        </w:rPr>
        <w:t xml:space="preserve">, along with the </w:t>
      </w:r>
      <w:r w:rsidR="0065641C">
        <w:rPr>
          <w:rFonts w:ascii="Times New Roman" w:hAnsi="Times New Roman" w:cs="Times New Roman"/>
          <w:color w:val="000000" w:themeColor="text1"/>
          <w:sz w:val="24"/>
          <w:szCs w:val="24"/>
          <w:lang w:val="en-US"/>
        </w:rPr>
        <w:t xml:space="preserve">package </w:t>
      </w:r>
      <w:r w:rsidR="001C17FC" w:rsidRPr="00850320">
        <w:rPr>
          <w:rFonts w:ascii="Times New Roman" w:hAnsi="Times New Roman" w:cs="Times New Roman"/>
          <w:color w:val="000000" w:themeColor="text1"/>
          <w:sz w:val="24"/>
          <w:szCs w:val="24"/>
          <w:lang w:val="en-US"/>
        </w:rPr>
        <w:t>MASS</w:t>
      </w:r>
      <w:r w:rsidR="006B4C4F">
        <w:rPr>
          <w:rFonts w:ascii="Times New Roman" w:hAnsi="Times New Roman" w:cs="Times New Roman"/>
          <w:color w:val="000000" w:themeColor="text1"/>
          <w:sz w:val="24"/>
          <w:szCs w:val="24"/>
          <w:lang w:val="en-US"/>
        </w:rPr>
        <w:t xml:space="preserve"> </w:t>
      </w:r>
      <w:r w:rsidR="006B4C4F">
        <w:rPr>
          <w:rFonts w:ascii="Times New Roman" w:hAnsi="Times New Roman" w:cs="Times New Roman"/>
          <w:color w:val="000000" w:themeColor="text1"/>
          <w:sz w:val="24"/>
          <w:szCs w:val="24"/>
          <w:lang w:val="en-US"/>
        </w:rPr>
        <w:fldChar w:fldCharType="begin"/>
      </w:r>
      <w:r w:rsidR="006311F4">
        <w:rPr>
          <w:rFonts w:ascii="Times New Roman" w:hAnsi="Times New Roman" w:cs="Times New Roman"/>
          <w:color w:val="000000" w:themeColor="text1"/>
          <w:sz w:val="24"/>
          <w:szCs w:val="24"/>
          <w:lang w:val="en-US"/>
        </w:rPr>
        <w:instrText xml:space="preserve"> ADDIN ZOTERO_ITEM CSL_CITATION {"citationID":"Bo1X1w26","properties":{"formattedCitation":"(Venables &amp; Ripley 2002)","plainCitation":"(Venables &amp; Ripley 2002)","noteIndex":0},"citationItems":[{"id":3952,"uris":["http://zotero.org/users/local/9XAuDGlL/items/PYD339U7"],"itemData":{"id":3952,"type":"book","collection-title":"Statistics and Computing","event-place":"New York, NY","ISBN":"978-1-4419-3008-8","language":"en","note":"DOI: 10.1007/978-0-387-21706-2","publisher":"Springer New York","publisher-place":"New York, NY","source":"DOI.org (Crossref)","title":"Modern Applied Statistics with S","URL":"http://link.springer.com/10.1007/978-0-387-21706-2","author":[{"family":"Venables","given":"W. N."},{"family":"Ripley","given":"B. D."}],"collection-editor":[{"family":"Chambers","given":"J."},{"family":"Eddy","given":"W."},{"family":"Härdle","given":"W."},{"family":"Sheather","given":"S."},{"family":"Tierney","given":"L."}],"accessed":{"date-parts":[["2022",3,26]]},"issued":{"date-parts":[["2002"]]}}}],"schema":"https://github.com/citation-style-language/schema/raw/master/csl-citation.json"} </w:instrText>
      </w:r>
      <w:r w:rsidR="006B4C4F">
        <w:rPr>
          <w:rFonts w:ascii="Times New Roman" w:hAnsi="Times New Roman" w:cs="Times New Roman"/>
          <w:color w:val="000000" w:themeColor="text1"/>
          <w:sz w:val="24"/>
          <w:szCs w:val="24"/>
          <w:lang w:val="en-US"/>
        </w:rPr>
        <w:fldChar w:fldCharType="separate"/>
      </w:r>
      <w:r w:rsidR="006311F4" w:rsidRPr="0081546A">
        <w:rPr>
          <w:rFonts w:ascii="Times New Roman" w:hAnsi="Times New Roman" w:cs="Times New Roman"/>
          <w:sz w:val="24"/>
          <w:lang w:val="en-US"/>
        </w:rPr>
        <w:t>(Venables &amp; Ripley 2002)</w:t>
      </w:r>
      <w:r w:rsidR="006B4C4F">
        <w:rPr>
          <w:rFonts w:ascii="Times New Roman" w:hAnsi="Times New Roman" w:cs="Times New Roman"/>
          <w:color w:val="000000" w:themeColor="text1"/>
          <w:sz w:val="24"/>
          <w:szCs w:val="24"/>
          <w:lang w:val="en-US"/>
        </w:rPr>
        <w:fldChar w:fldCharType="end"/>
      </w:r>
      <w:r w:rsidR="006B4C4F">
        <w:rPr>
          <w:rFonts w:ascii="Times New Roman" w:hAnsi="Times New Roman" w:cs="Times New Roman"/>
          <w:color w:val="000000" w:themeColor="text1"/>
          <w:sz w:val="24"/>
          <w:szCs w:val="24"/>
          <w:lang w:val="en-US"/>
        </w:rPr>
        <w:t xml:space="preserve"> </w:t>
      </w:r>
      <w:r w:rsidR="00574D58">
        <w:rPr>
          <w:rFonts w:ascii="Times New Roman" w:hAnsi="Times New Roman" w:cs="Times New Roman"/>
          <w:color w:val="000000" w:themeColor="text1"/>
          <w:sz w:val="24"/>
          <w:szCs w:val="24"/>
          <w:lang w:val="en-US"/>
        </w:rPr>
        <w:t>f</w:t>
      </w:r>
      <w:r w:rsidR="001C17FC" w:rsidRPr="00850320">
        <w:rPr>
          <w:rFonts w:ascii="Times New Roman" w:hAnsi="Times New Roman" w:cs="Times New Roman"/>
          <w:color w:val="000000" w:themeColor="text1"/>
          <w:sz w:val="24"/>
          <w:szCs w:val="24"/>
          <w:lang w:val="en-US"/>
        </w:rPr>
        <w:t xml:space="preserve">or the analyses. We used the </w:t>
      </w:r>
      <w:r w:rsidR="0065641C">
        <w:rPr>
          <w:rFonts w:ascii="Times New Roman" w:hAnsi="Times New Roman" w:cs="Times New Roman"/>
          <w:color w:val="000000" w:themeColor="text1"/>
          <w:sz w:val="24"/>
          <w:szCs w:val="24"/>
          <w:lang w:val="en-US"/>
        </w:rPr>
        <w:t xml:space="preserve">packages </w:t>
      </w:r>
      <w:r w:rsidR="001C17FC" w:rsidRPr="00850320">
        <w:rPr>
          <w:rFonts w:ascii="Times New Roman" w:hAnsi="Times New Roman" w:cs="Times New Roman"/>
          <w:color w:val="000000" w:themeColor="text1"/>
          <w:sz w:val="24"/>
          <w:szCs w:val="24"/>
          <w:lang w:val="en-US"/>
        </w:rPr>
        <w:t xml:space="preserve">ggplot2 </w:t>
      </w:r>
      <w:r w:rsidR="001C17FC" w:rsidRPr="001F6E03">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{"citationID":"TkmTV8az","properties":{"formattedCitation":"(Wickham et al. 2020)","plainCitation":"(Wickham et al. 2020)","noteIndex":0},"citationItems":[{"id":"3PXEn7Ky/uaTFIGYK","uris":["http://zotero.org/users/5432491/items/SPJDBTLG"],"itemData":{"id":2984,"type":"book","abstract":"A system for 'declaratively' creating graphics, based on \"The Grammar of Graphics\". You provide the data, tell 'ggplot2' how to map variables to aesthetics, what graphical primitives to use, and it takes care of the details.","source":"R-Packages","title":"ggplot2: Create Elegant Data Visualisations Using the Grammar of Graphics","title-short":"ggplot2","URL":"https://CRAN.R-project.org/package=ggplot2","version":"3.3.2","author":[{"family":"Wickham","given":"Hadley"},{"family":"Chang","given":"Winston"},{"family":"Henry","given":"Lionel"},{"family":"Pedersen","given":"Thomas Lin"},{"family":"Takahashi","given":"Kohske"},{"family":"Wilke","given":"Claus"},{"family":"Woo","given":"Kara"},{"family":"Yutani","given":"Hiroaki"},{"family":"Dunnington","given":"Dewey"},{"family":"RStudio","given":""}],"accessed":{"date-parts":[["2020",9,1]]},"issued":{"date-parts":[["2020",6,19]]}}}],"schema":"https://github.com/citation-style-language/schema/raw/master/csl-citation.json"} </w:instrText>
      </w:r>
      <w:r w:rsidR="001C17FC" w:rsidRPr="001F6E03">
        <w:rPr>
          <w:rFonts w:ascii="Times New Roman" w:hAnsi="Times New Roman" w:cs="Times New Roman"/>
          <w:color w:val="000000" w:themeColor="text1"/>
          <w:sz w:val="24"/>
          <w:szCs w:val="24"/>
          <w:lang w:val="en-US"/>
        </w:rPr>
        <w:fldChar w:fldCharType="separate"/>
      </w:r>
      <w:r w:rsidR="001C17FC" w:rsidRPr="00850320">
        <w:rPr>
          <w:rFonts w:ascii="Times New Roman" w:hAnsi="Times New Roman" w:cs="Times New Roman"/>
          <w:sz w:val="24"/>
          <w:lang w:val="en-US"/>
        </w:rPr>
        <w:t>(Wickham et al. 2020)</w:t>
      </w:r>
      <w:r w:rsidR="001C17FC" w:rsidRPr="001F6E03">
        <w:rPr>
          <w:rFonts w:ascii="Times New Roman" w:hAnsi="Times New Roman" w:cs="Times New Roman"/>
          <w:color w:val="000000" w:themeColor="text1"/>
          <w:sz w:val="24"/>
          <w:szCs w:val="24"/>
          <w:lang w:val="en-US"/>
        </w:rPr>
        <w:fldChar w:fldCharType="end"/>
      </w:r>
      <w:r w:rsidR="001C17FC" w:rsidRPr="00850320">
        <w:rPr>
          <w:rFonts w:ascii="Times New Roman" w:hAnsi="Times New Roman" w:cs="Times New Roman"/>
          <w:color w:val="000000" w:themeColor="text1"/>
          <w:sz w:val="24"/>
          <w:szCs w:val="24"/>
          <w:lang w:val="en-US"/>
        </w:rPr>
        <w:t xml:space="preserve"> and tmap </w:t>
      </w:r>
      <w:r w:rsidR="001C17FC" w:rsidRPr="001F6E03">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{"citationID":"e8L1LSiI","properties":{"formattedCitation":"(Tennekes et al. 2020)","plainCitation":"(Tennekes et al. 2020)","noteIndex":0},"citationItems":[{"id":"3PXEn7Ky/rGlOUtqZ","uris":["http://zotero.org/users/5432491/items/UPWAADN3"],"itemData":{"id":2983,"type":"book","abstract":"Thematic maps are geographical maps in which spatial data distributions are visualized. This package offers a flexible, layer-based, and easy to use approach to create thematic maps, such as choropleths and bubble maps.","source":"R-Packages","title":"tmap: Thematic Maps","title-short":"tmap","URL":"https://CRAN.R-project.org/package=tmap","version":"3.1","author":[{"family":"Tennekes","given":"Martijn"},{"family":"Nowosad","given":"Jakub"},{"family":"Gombin","given":"Joel"},{"family":"Jeworutzki","given":"Sebastian"},{"family":"Russell","given":"Kent"},{"family":"Zijdeman","given":"Richard"},{"family":"Clouse","given":"John"},{"family":"Lovelace","given":"Robin"},{"family":"Muenchow","given":"Jannes"}],"accessed":{"date-parts":[["2020",9,1]]},"issued":{"date-parts":[["2020",7,9]]}}}],"schema":"https://github.com/citation-style-language/schema/raw/master/csl-citation.json"} </w:instrText>
      </w:r>
      <w:r w:rsidR="001C17FC" w:rsidRPr="001F6E03">
        <w:rPr>
          <w:rFonts w:ascii="Times New Roman" w:hAnsi="Times New Roman" w:cs="Times New Roman"/>
          <w:color w:val="000000" w:themeColor="text1"/>
          <w:sz w:val="24"/>
          <w:szCs w:val="24"/>
          <w:lang w:val="en-US"/>
        </w:rPr>
        <w:fldChar w:fldCharType="separate"/>
      </w:r>
      <w:r w:rsidR="001C17FC" w:rsidRPr="00850320">
        <w:rPr>
          <w:rFonts w:ascii="Times New Roman" w:hAnsi="Times New Roman" w:cs="Times New Roman"/>
          <w:sz w:val="24"/>
          <w:lang w:val="en-US"/>
        </w:rPr>
        <w:t>(Tennekes et al. 2020)</w:t>
      </w:r>
      <w:r w:rsidR="001C17FC" w:rsidRPr="001F6E03">
        <w:rPr>
          <w:rFonts w:ascii="Times New Roman" w:hAnsi="Times New Roman" w:cs="Times New Roman"/>
          <w:color w:val="000000" w:themeColor="text1"/>
          <w:sz w:val="24"/>
          <w:szCs w:val="24"/>
          <w:lang w:val="en-US"/>
        </w:rPr>
        <w:fldChar w:fldCharType="end"/>
      </w:r>
      <w:r w:rsidR="001C17FC" w:rsidRPr="00850320">
        <w:rPr>
          <w:rFonts w:ascii="Times New Roman" w:hAnsi="Times New Roman" w:cs="Times New Roman"/>
          <w:color w:val="000000" w:themeColor="text1"/>
          <w:sz w:val="24"/>
          <w:szCs w:val="24"/>
          <w:lang w:val="en-US"/>
        </w:rPr>
        <w:t xml:space="preserve"> for the figures.</w:t>
      </w:r>
    </w:p>
    <w:p w14:paraId="5BF7AD91" w14:textId="114E28EC" w:rsidR="00C31F50" w:rsidRDefault="00C31F50" w:rsidP="00C31F50">
      <w:pPr>
        <w:pStyle w:val="Heading1"/>
        <w:rPr>
          <w:lang w:val="en-US"/>
        </w:rPr>
      </w:pPr>
      <w:r>
        <w:rPr>
          <w:lang w:val="en-US"/>
        </w:rPr>
        <w:t>Results</w:t>
      </w:r>
    </w:p>
    <w:p w14:paraId="0152C8D5" w14:textId="48ED8AEE" w:rsidR="00EE2A36" w:rsidRPr="00850320" w:rsidRDefault="00EE2A36" w:rsidP="00EE2A36">
      <w:pPr>
        <w:spacing w:after="0" w:line="600" w:lineRule="auto"/>
        <w:rPr>
          <w:rFonts w:ascii="Times New Roman" w:hAnsi="Times New Roman" w:cs="Times New Roman"/>
          <w:b/>
          <w:sz w:val="24"/>
          <w:szCs w:val="24"/>
          <w:lang w:val="en-US"/>
        </w:rPr>
      </w:pPr>
      <w:r w:rsidRPr="00850320">
        <w:rPr>
          <w:rFonts w:ascii="Times New Roman" w:hAnsi="Times New Roman" w:cs="Times New Roman"/>
          <w:b/>
          <w:sz w:val="24"/>
          <w:szCs w:val="24"/>
          <w:lang w:val="en-US"/>
        </w:rPr>
        <w:t xml:space="preserve">RESULTS </w:t>
      </w:r>
      <w:bookmarkStart w:id="69" w:name="_Hlk50736953"/>
    </w:p>
    <w:p w14:paraId="4C53D052" w14:textId="15C19B4C" w:rsidR="00841FBB" w:rsidRDefault="00EE2A36" w:rsidP="004714FF">
      <w:pPr>
        <w:spacing w:line="600" w:lineRule="auto"/>
        <w:rPr>
          <w:rFonts w:ascii="Times New Roman" w:hAnsi="Times New Roman" w:cs="Times New Roman"/>
          <w:color w:val="000000" w:themeColor="text1"/>
          <w:sz w:val="24"/>
          <w:szCs w:val="24"/>
          <w:lang w:val="en-US"/>
        </w:rPr>
      </w:pPr>
      <w:r w:rsidRPr="00031640">
        <w:rPr>
          <w:rFonts w:ascii="Times New Roman" w:hAnsi="Times New Roman" w:cs="Times New Roman"/>
          <w:color w:val="000000" w:themeColor="text1"/>
          <w:sz w:val="24"/>
          <w:szCs w:val="24"/>
          <w:lang w:val="en-US"/>
        </w:rPr>
        <w:t xml:space="preserve">In total, </w:t>
      </w:r>
      <w:r w:rsidR="00756DF8">
        <w:rPr>
          <w:rFonts w:ascii="Times New Roman" w:hAnsi="Times New Roman" w:cs="Times New Roman"/>
          <w:color w:val="000000" w:themeColor="text1"/>
          <w:sz w:val="24"/>
          <w:szCs w:val="24"/>
          <w:lang w:val="en-US"/>
        </w:rPr>
        <w:t>9</w:t>
      </w:r>
      <w:r w:rsidR="00D16A82">
        <w:rPr>
          <w:rFonts w:ascii="Times New Roman" w:hAnsi="Times New Roman" w:cs="Times New Roman"/>
          <w:color w:val="000000" w:themeColor="text1"/>
          <w:sz w:val="24"/>
          <w:szCs w:val="24"/>
          <w:lang w:val="en-US"/>
        </w:rPr>
        <w:t>6</w:t>
      </w:r>
      <w:r w:rsidRPr="00911A89">
        <w:rPr>
          <w:rFonts w:ascii="Times New Roman" w:hAnsi="Times New Roman" w:cs="Times New Roman"/>
          <w:color w:val="000000" w:themeColor="text1"/>
          <w:sz w:val="24"/>
          <w:szCs w:val="24"/>
          <w:lang w:val="en-US"/>
        </w:rPr>
        <w:t xml:space="preserve"> hyena </w:t>
      </w:r>
      <w:r w:rsidR="00241A80" w:rsidRPr="00911A89">
        <w:rPr>
          <w:rFonts w:ascii="Times New Roman" w:hAnsi="Times New Roman" w:cs="Times New Roman"/>
          <w:color w:val="000000" w:themeColor="text1"/>
          <w:sz w:val="24"/>
          <w:szCs w:val="24"/>
          <w:lang w:val="en-US"/>
        </w:rPr>
        <w:t>roadkill</w:t>
      </w:r>
      <w:r w:rsidR="00281C02" w:rsidRPr="00911A89">
        <w:rPr>
          <w:rFonts w:ascii="Times New Roman" w:hAnsi="Times New Roman" w:cs="Times New Roman"/>
          <w:color w:val="000000" w:themeColor="text1"/>
          <w:sz w:val="24"/>
          <w:szCs w:val="24"/>
          <w:lang w:val="en-US"/>
        </w:rPr>
        <w:t>s</w:t>
      </w:r>
      <w:r w:rsidRPr="00850320">
        <w:rPr>
          <w:rFonts w:ascii="Times New Roman" w:hAnsi="Times New Roman" w:cs="Times New Roman"/>
          <w:color w:val="000000" w:themeColor="text1"/>
          <w:sz w:val="24"/>
          <w:szCs w:val="24"/>
          <w:lang w:val="en-US"/>
        </w:rPr>
        <w:t xml:space="preserve"> were </w:t>
      </w:r>
      <w:r w:rsidR="00502FDE" w:rsidRPr="00850320">
        <w:rPr>
          <w:rFonts w:ascii="Times New Roman" w:hAnsi="Times New Roman" w:cs="Times New Roman"/>
          <w:color w:val="000000" w:themeColor="text1"/>
          <w:sz w:val="24"/>
          <w:szCs w:val="24"/>
          <w:lang w:val="en-US"/>
        </w:rPr>
        <w:t>record</w:t>
      </w:r>
      <w:r w:rsidRPr="00850320">
        <w:rPr>
          <w:rFonts w:ascii="Times New Roman" w:hAnsi="Times New Roman" w:cs="Times New Roman"/>
          <w:color w:val="000000" w:themeColor="text1"/>
          <w:sz w:val="24"/>
          <w:szCs w:val="24"/>
          <w:lang w:val="en-US"/>
        </w:rPr>
        <w:t xml:space="preserve">ed in the Serengeti </w:t>
      </w:r>
      <w:r w:rsidR="00574D58">
        <w:rPr>
          <w:rFonts w:ascii="Times New Roman" w:hAnsi="Times New Roman" w:cs="Times New Roman"/>
          <w:color w:val="000000" w:themeColor="text1"/>
          <w:sz w:val="24"/>
          <w:szCs w:val="24"/>
          <w:lang w:val="en-US"/>
        </w:rPr>
        <w:t>NP</w:t>
      </w:r>
      <w:r w:rsidRPr="00850320">
        <w:rPr>
          <w:rFonts w:ascii="Times New Roman" w:hAnsi="Times New Roman" w:cs="Times New Roman"/>
          <w:color w:val="000000" w:themeColor="text1"/>
          <w:sz w:val="24"/>
          <w:szCs w:val="24"/>
          <w:lang w:val="en-US"/>
        </w:rPr>
        <w:t xml:space="preserve"> between </w:t>
      </w:r>
      <w:r w:rsidR="007157A0" w:rsidRPr="00850320">
        <w:rPr>
          <w:rFonts w:ascii="Times New Roman" w:hAnsi="Times New Roman" w:cs="Times New Roman"/>
          <w:color w:val="000000" w:themeColor="text1"/>
          <w:sz w:val="24"/>
          <w:szCs w:val="24"/>
          <w:lang w:val="en-US"/>
        </w:rPr>
        <w:t xml:space="preserve">1989 </w:t>
      </w:r>
      <w:r w:rsidRPr="00850320">
        <w:rPr>
          <w:rFonts w:ascii="Times New Roman" w:hAnsi="Times New Roman" w:cs="Times New Roman"/>
          <w:color w:val="000000" w:themeColor="text1"/>
          <w:sz w:val="24"/>
          <w:szCs w:val="24"/>
          <w:lang w:val="en-US"/>
        </w:rPr>
        <w:t xml:space="preserve">and </w:t>
      </w:r>
      <w:r w:rsidR="00841FBB">
        <w:rPr>
          <w:rFonts w:ascii="Times New Roman" w:hAnsi="Times New Roman" w:cs="Times New Roman"/>
          <w:color w:val="000000" w:themeColor="text1"/>
          <w:sz w:val="24"/>
          <w:szCs w:val="24"/>
          <w:lang w:val="en-US"/>
        </w:rPr>
        <w:t>2022</w:t>
      </w:r>
      <w:r w:rsidRPr="00850320">
        <w:rPr>
          <w:rFonts w:ascii="Times New Roman" w:hAnsi="Times New Roman" w:cs="Times New Roman"/>
          <w:color w:val="000000" w:themeColor="text1"/>
          <w:sz w:val="24"/>
          <w:szCs w:val="24"/>
          <w:lang w:val="en-US"/>
        </w:rPr>
        <w:t xml:space="preserve">. </w:t>
      </w:r>
      <w:r w:rsidR="00D60605" w:rsidRPr="00A608B8">
        <w:rPr>
          <w:rFonts w:ascii="Times New Roman" w:hAnsi="Times New Roman" w:cs="Times New Roman"/>
          <w:color w:val="000000" w:themeColor="text1"/>
          <w:sz w:val="24"/>
          <w:szCs w:val="24"/>
          <w:lang w:val="en-US"/>
        </w:rPr>
        <w:t>Thirteen</w:t>
      </w:r>
      <w:r w:rsidRPr="00A608B8">
        <w:rPr>
          <w:rFonts w:ascii="Times New Roman" w:hAnsi="Times New Roman" w:cs="Times New Roman"/>
          <w:color w:val="000000" w:themeColor="text1"/>
          <w:sz w:val="24"/>
          <w:szCs w:val="24"/>
          <w:lang w:val="en-US"/>
        </w:rPr>
        <w:t xml:space="preserve"> of the </w:t>
      </w:r>
      <w:r w:rsidR="00841FBB" w:rsidRPr="00A608B8">
        <w:rPr>
          <w:rFonts w:ascii="Times New Roman" w:hAnsi="Times New Roman" w:cs="Times New Roman"/>
          <w:color w:val="000000" w:themeColor="text1"/>
          <w:sz w:val="24"/>
          <w:szCs w:val="24"/>
          <w:lang w:val="en-US"/>
        </w:rPr>
        <w:t>9</w:t>
      </w:r>
      <w:r w:rsidR="00D16A82">
        <w:rPr>
          <w:rFonts w:ascii="Times New Roman" w:hAnsi="Times New Roman" w:cs="Times New Roman"/>
          <w:color w:val="000000" w:themeColor="text1"/>
          <w:sz w:val="24"/>
          <w:szCs w:val="24"/>
          <w:lang w:val="en-US"/>
        </w:rPr>
        <w:t>6</w:t>
      </w:r>
      <w:r w:rsidRPr="00A608B8">
        <w:rPr>
          <w:rFonts w:ascii="Times New Roman" w:hAnsi="Times New Roman" w:cs="Times New Roman"/>
          <w:color w:val="000000" w:themeColor="text1"/>
          <w:sz w:val="24"/>
          <w:szCs w:val="24"/>
          <w:lang w:val="en-US"/>
        </w:rPr>
        <w:t xml:space="preserve"> carcasses were identified as members of the </w:t>
      </w:r>
      <w:r w:rsidR="003E37B0" w:rsidRPr="00A608B8">
        <w:rPr>
          <w:rFonts w:ascii="Times New Roman" w:hAnsi="Times New Roman" w:cs="Times New Roman"/>
          <w:color w:val="000000" w:themeColor="text1"/>
          <w:sz w:val="24"/>
          <w:szCs w:val="24"/>
          <w:lang w:val="en-US"/>
        </w:rPr>
        <w:t xml:space="preserve">study </w:t>
      </w:r>
      <w:r w:rsidRPr="00A608B8">
        <w:rPr>
          <w:rFonts w:ascii="Times New Roman" w:hAnsi="Times New Roman" w:cs="Times New Roman"/>
          <w:color w:val="000000" w:themeColor="text1"/>
          <w:sz w:val="24"/>
          <w:szCs w:val="24"/>
          <w:lang w:val="en-US"/>
        </w:rPr>
        <w:t xml:space="preserve">clans. </w:t>
      </w:r>
      <w:r w:rsidR="00B770A2" w:rsidRPr="00A608B8">
        <w:rPr>
          <w:rFonts w:ascii="Times New Roman" w:hAnsi="Times New Roman" w:cs="Times New Roman"/>
          <w:color w:val="000000" w:themeColor="text1"/>
          <w:sz w:val="24"/>
          <w:szCs w:val="24"/>
          <w:lang w:val="en-US"/>
        </w:rPr>
        <w:t xml:space="preserve">The </w:t>
      </w:r>
      <w:r w:rsidR="00CF4D81" w:rsidRPr="00A608B8">
        <w:rPr>
          <w:rFonts w:ascii="Times New Roman" w:hAnsi="Times New Roman" w:cs="Times New Roman"/>
          <w:color w:val="000000" w:themeColor="text1"/>
          <w:sz w:val="24"/>
          <w:szCs w:val="24"/>
          <w:lang w:val="en-US"/>
        </w:rPr>
        <w:t>mean</w:t>
      </w:r>
      <w:r w:rsidR="00B770A2" w:rsidRPr="00A608B8">
        <w:rPr>
          <w:rFonts w:ascii="Times New Roman" w:hAnsi="Times New Roman" w:cs="Times New Roman"/>
          <w:color w:val="000000" w:themeColor="text1"/>
          <w:sz w:val="24"/>
          <w:szCs w:val="24"/>
          <w:lang w:val="en-US"/>
        </w:rPr>
        <w:t xml:space="preserve"> </w:t>
      </w:r>
      <w:r w:rsidR="00127A18" w:rsidRPr="00A608B8">
        <w:rPr>
          <w:rFonts w:ascii="Times New Roman" w:hAnsi="Times New Roman" w:cs="Times New Roman"/>
          <w:color w:val="000000" w:themeColor="text1"/>
          <w:sz w:val="24"/>
          <w:szCs w:val="24"/>
          <w:lang w:val="en-US"/>
        </w:rPr>
        <w:t xml:space="preserve">roadkill rate was </w:t>
      </w:r>
      <w:r w:rsidR="00A608B8" w:rsidRPr="00A608B8">
        <w:rPr>
          <w:rFonts w:ascii="Times New Roman" w:hAnsi="Times New Roman" w:cs="Times New Roman"/>
          <w:color w:val="000000" w:themeColor="text1"/>
          <w:sz w:val="24"/>
          <w:szCs w:val="24"/>
          <w:lang w:val="en-US"/>
        </w:rPr>
        <w:t>0.75</w:t>
      </w:r>
      <w:r w:rsidR="00CF4D81" w:rsidRPr="00A608B8">
        <w:rPr>
          <w:rFonts w:ascii="Times New Roman" w:hAnsi="Times New Roman" w:cs="Times New Roman"/>
          <w:color w:val="000000" w:themeColor="text1"/>
          <w:sz w:val="24"/>
          <w:szCs w:val="24"/>
          <w:lang w:val="en-US"/>
        </w:rPr>
        <w:t xml:space="preserve"> (</w:t>
      </w:r>
      <w:r w:rsidR="00A608B8" w:rsidRPr="00A608B8">
        <w:rPr>
          <w:rFonts w:ascii="Times New Roman" w:hAnsi="Times New Roman" w:cs="Times New Roman"/>
          <w:color w:val="000000" w:themeColor="text1"/>
          <w:sz w:val="24"/>
          <w:szCs w:val="24"/>
          <w:lang w:val="en-US"/>
        </w:rPr>
        <w:t>CI: 0.25-0.99</w:t>
      </w:r>
      <w:r w:rsidR="00CF4D81" w:rsidRPr="00A608B8">
        <w:rPr>
          <w:rFonts w:ascii="Times New Roman" w:hAnsi="Times New Roman" w:cs="Times New Roman"/>
          <w:color w:val="000000" w:themeColor="text1"/>
          <w:sz w:val="24"/>
          <w:szCs w:val="24"/>
          <w:lang w:val="en-US"/>
        </w:rPr>
        <w:t>)</w:t>
      </w:r>
      <w:r w:rsidR="00B770A2" w:rsidRPr="00A608B8">
        <w:rPr>
          <w:rFonts w:ascii="Times New Roman" w:hAnsi="Times New Roman" w:cs="Times New Roman"/>
          <w:color w:val="000000" w:themeColor="text1"/>
          <w:sz w:val="24"/>
          <w:szCs w:val="24"/>
          <w:lang w:val="en-US"/>
        </w:rPr>
        <w:t xml:space="preserve"> hyena/100</w:t>
      </w:r>
      <w:r w:rsidR="0031590B" w:rsidRPr="00A608B8">
        <w:rPr>
          <w:rFonts w:ascii="Times New Roman" w:hAnsi="Times New Roman" w:cs="Times New Roman"/>
          <w:color w:val="000000" w:themeColor="text1"/>
          <w:sz w:val="24"/>
          <w:szCs w:val="24"/>
          <w:lang w:val="en-US"/>
        </w:rPr>
        <w:t xml:space="preserve"> </w:t>
      </w:r>
      <w:r w:rsidR="00B770A2" w:rsidRPr="00A608B8">
        <w:rPr>
          <w:rFonts w:ascii="Times New Roman" w:hAnsi="Times New Roman" w:cs="Times New Roman"/>
          <w:color w:val="000000" w:themeColor="text1"/>
          <w:sz w:val="24"/>
          <w:szCs w:val="24"/>
          <w:lang w:val="en-US"/>
        </w:rPr>
        <w:t>km/year on main roads and 0.0</w:t>
      </w:r>
      <w:r w:rsidR="00CF4D81" w:rsidRPr="00A608B8">
        <w:rPr>
          <w:rFonts w:ascii="Times New Roman" w:hAnsi="Times New Roman" w:cs="Times New Roman"/>
          <w:color w:val="000000" w:themeColor="text1"/>
          <w:sz w:val="24"/>
          <w:szCs w:val="24"/>
          <w:lang w:val="en-US"/>
        </w:rPr>
        <w:t>8</w:t>
      </w:r>
      <w:r w:rsidR="00A608B8" w:rsidRPr="00A608B8">
        <w:rPr>
          <w:rFonts w:ascii="Times New Roman" w:hAnsi="Times New Roman" w:cs="Times New Roman"/>
          <w:color w:val="000000" w:themeColor="text1"/>
          <w:sz w:val="24"/>
          <w:szCs w:val="24"/>
          <w:lang w:val="en-US"/>
        </w:rPr>
        <w:t xml:space="preserve"> (CI: 0.04-0.12)</w:t>
      </w:r>
      <w:r w:rsidR="00B770A2" w:rsidRPr="00A608B8">
        <w:rPr>
          <w:rFonts w:ascii="Times New Roman" w:hAnsi="Times New Roman" w:cs="Times New Roman"/>
          <w:color w:val="000000" w:themeColor="text1"/>
          <w:sz w:val="24"/>
          <w:szCs w:val="24"/>
          <w:lang w:val="en-US"/>
        </w:rPr>
        <w:t xml:space="preserve"> on tracks</w:t>
      </w:r>
      <w:bookmarkStart w:id="70" w:name="_Hlk58315021"/>
      <w:r w:rsidR="00047FF7" w:rsidRPr="00A608B8">
        <w:rPr>
          <w:rFonts w:ascii="Times New Roman" w:hAnsi="Times New Roman" w:cs="Times New Roman"/>
          <w:color w:val="000000" w:themeColor="text1"/>
          <w:sz w:val="24"/>
          <w:szCs w:val="24"/>
          <w:lang w:val="en-US"/>
        </w:rPr>
        <w:t>.</w:t>
      </w:r>
      <w:r w:rsidR="00047FF7">
        <w:rPr>
          <w:rFonts w:ascii="Times New Roman" w:hAnsi="Times New Roman" w:cs="Times New Roman"/>
          <w:color w:val="000000" w:themeColor="text1"/>
          <w:sz w:val="24"/>
          <w:szCs w:val="24"/>
          <w:lang w:val="en-US"/>
        </w:rPr>
        <w:t xml:space="preserve"> </w:t>
      </w:r>
    </w:p>
    <w:p w14:paraId="72C8002D" w14:textId="6E214595" w:rsidR="00E644C1" w:rsidRPr="00850320" w:rsidRDefault="00047FF7" w:rsidP="00841FBB">
      <w:pPr>
        <w:spacing w:line="600" w:lineRule="auto"/>
        <w:ind w:firstLine="709"/>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w:t>
      </w:r>
      <w:r w:rsidR="00EE2A36" w:rsidRPr="00850320">
        <w:rPr>
          <w:rFonts w:ascii="Times New Roman" w:hAnsi="Times New Roman" w:cs="Times New Roman"/>
          <w:color w:val="000000" w:themeColor="text1"/>
          <w:sz w:val="24"/>
          <w:szCs w:val="24"/>
          <w:lang w:val="en-US"/>
        </w:rPr>
        <w:t xml:space="preserve">he </w:t>
      </w:r>
      <w:r w:rsidR="007421BB">
        <w:rPr>
          <w:rFonts w:ascii="Times New Roman" w:hAnsi="Times New Roman" w:cs="Times New Roman"/>
          <w:color w:val="000000" w:themeColor="text1"/>
          <w:sz w:val="24"/>
          <w:szCs w:val="24"/>
          <w:lang w:val="en-US"/>
        </w:rPr>
        <w:t xml:space="preserve">number of </w:t>
      </w:r>
      <w:r w:rsidR="00241A80" w:rsidRPr="00031640">
        <w:rPr>
          <w:rFonts w:ascii="Times New Roman" w:hAnsi="Times New Roman" w:cs="Times New Roman"/>
          <w:color w:val="000000" w:themeColor="text1"/>
          <w:sz w:val="24"/>
          <w:szCs w:val="24"/>
          <w:lang w:val="en-US"/>
        </w:rPr>
        <w:t>roadkill</w:t>
      </w:r>
      <w:r w:rsidR="00281C02" w:rsidRPr="00850320">
        <w:rPr>
          <w:rFonts w:ascii="Times New Roman" w:hAnsi="Times New Roman" w:cs="Times New Roman"/>
          <w:color w:val="000000" w:themeColor="text1"/>
          <w:sz w:val="24"/>
          <w:szCs w:val="24"/>
          <w:lang w:val="en-US"/>
        </w:rPr>
        <w:t>s</w:t>
      </w:r>
      <w:r w:rsidR="00EE2A36" w:rsidRPr="00850320">
        <w:rPr>
          <w:rFonts w:ascii="Times New Roman" w:hAnsi="Times New Roman" w:cs="Times New Roman"/>
          <w:color w:val="000000" w:themeColor="text1"/>
          <w:sz w:val="24"/>
          <w:szCs w:val="24"/>
          <w:lang w:val="en-US"/>
        </w:rPr>
        <w:t xml:space="preserve"> per road segment was significantly higher on </w:t>
      </w:r>
      <w:r w:rsidR="00F40FA8">
        <w:rPr>
          <w:rFonts w:ascii="Times New Roman" w:hAnsi="Times New Roman" w:cs="Times New Roman"/>
          <w:color w:val="000000" w:themeColor="text1"/>
          <w:sz w:val="24"/>
          <w:szCs w:val="24"/>
          <w:lang w:val="en-US"/>
        </w:rPr>
        <w:t>main</w:t>
      </w:r>
      <w:r w:rsidR="00EE2A36" w:rsidRPr="00850320">
        <w:rPr>
          <w:rFonts w:ascii="Times New Roman" w:hAnsi="Times New Roman" w:cs="Times New Roman"/>
          <w:color w:val="000000" w:themeColor="text1"/>
          <w:sz w:val="24"/>
          <w:szCs w:val="24"/>
          <w:lang w:val="en-US"/>
        </w:rPr>
        <w:t xml:space="preserve"> roads</w:t>
      </w:r>
      <w:r w:rsidR="00D20765">
        <w:rPr>
          <w:rFonts w:ascii="Times New Roman" w:hAnsi="Times New Roman" w:cs="Times New Roman"/>
          <w:color w:val="000000" w:themeColor="text1"/>
          <w:sz w:val="24"/>
          <w:szCs w:val="24"/>
          <w:lang w:val="en-US"/>
        </w:rPr>
        <w:t xml:space="preserve"> than on tracks </w:t>
      </w:r>
      <w:r w:rsidR="00EE2A36" w:rsidRPr="00850320">
        <w:rPr>
          <w:rFonts w:ascii="Times New Roman" w:hAnsi="Times New Roman" w:cs="Times New Roman"/>
          <w:color w:val="000000" w:themeColor="text1"/>
          <w:sz w:val="24"/>
          <w:szCs w:val="24"/>
          <w:lang w:val="en-US"/>
        </w:rPr>
        <w:t>(</w:t>
      </w:r>
      <w:bookmarkStart w:id="71" w:name="_Hlk84854833"/>
      <w:r w:rsidR="00196FD0" w:rsidRPr="00850320">
        <w:rPr>
          <w:rFonts w:ascii="Times New Roman" w:hAnsi="Times New Roman" w:cs="Times New Roman"/>
          <w:color w:val="000000" w:themeColor="text1"/>
          <w:sz w:val="24"/>
          <w:szCs w:val="24"/>
          <w:lang w:val="en-US"/>
        </w:rPr>
        <w:t>β</w:t>
      </w:r>
      <w:r w:rsidR="00D20765">
        <w:rPr>
          <w:rFonts w:ascii="Times New Roman" w:hAnsi="Times New Roman" w:cs="Times New Roman"/>
          <w:i/>
          <w:color w:val="000000" w:themeColor="text1"/>
          <w:sz w:val="24"/>
          <w:szCs w:val="24"/>
          <w:vertAlign w:val="subscript"/>
          <w:lang w:val="en-US"/>
        </w:rPr>
        <w:t>RoadType:</w:t>
      </w:r>
      <w:r w:rsidR="00397BA7">
        <w:rPr>
          <w:rFonts w:ascii="Times New Roman" w:hAnsi="Times New Roman" w:cs="Times New Roman"/>
          <w:i/>
          <w:color w:val="000000" w:themeColor="text1"/>
          <w:sz w:val="24"/>
          <w:szCs w:val="24"/>
          <w:vertAlign w:val="subscript"/>
          <w:lang w:val="en-US"/>
        </w:rPr>
        <w:t>Track</w:t>
      </w:r>
      <w:r w:rsidR="00906470" w:rsidRPr="00850320">
        <w:rPr>
          <w:rFonts w:ascii="Times New Roman" w:hAnsi="Times New Roman" w:cs="Times New Roman"/>
          <w:i/>
          <w:color w:val="000000" w:themeColor="text1"/>
          <w:sz w:val="24"/>
          <w:szCs w:val="24"/>
          <w:lang w:val="en-US"/>
        </w:rPr>
        <w:t xml:space="preserve"> </w:t>
      </w:r>
      <w:bookmarkEnd w:id="71"/>
      <w:r w:rsidR="00EE2A36" w:rsidRPr="00850320">
        <w:rPr>
          <w:rFonts w:ascii="Times New Roman" w:hAnsi="Times New Roman" w:cs="Times New Roman"/>
          <w:color w:val="000000" w:themeColor="text1"/>
          <w:sz w:val="24"/>
          <w:szCs w:val="24"/>
          <w:lang w:val="en-US"/>
        </w:rPr>
        <w:t>=</w:t>
      </w:r>
      <w:r w:rsidR="00906470"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w:t>
      </w:r>
      <w:r w:rsidR="001B76B9">
        <w:rPr>
          <w:rFonts w:ascii="Times New Roman" w:hAnsi="Times New Roman" w:cs="Times New Roman"/>
          <w:color w:val="000000" w:themeColor="text1"/>
          <w:sz w:val="24"/>
          <w:szCs w:val="24"/>
          <w:lang w:val="en-US"/>
        </w:rPr>
        <w:t>2</w:t>
      </w:r>
      <w:r w:rsidR="00EE2A36" w:rsidRPr="00850320">
        <w:rPr>
          <w:rFonts w:ascii="Times New Roman" w:hAnsi="Times New Roman" w:cs="Times New Roman"/>
          <w:color w:val="000000" w:themeColor="text1"/>
          <w:sz w:val="24"/>
          <w:szCs w:val="24"/>
          <w:lang w:val="en-US"/>
        </w:rPr>
        <w:t>.</w:t>
      </w:r>
      <w:r w:rsidR="00841FBB">
        <w:rPr>
          <w:rFonts w:ascii="Times New Roman" w:hAnsi="Times New Roman" w:cs="Times New Roman"/>
          <w:color w:val="000000" w:themeColor="text1"/>
          <w:sz w:val="24"/>
          <w:szCs w:val="24"/>
          <w:lang w:val="en-US"/>
        </w:rPr>
        <w:t>7</w:t>
      </w:r>
      <w:r w:rsidR="009C011D">
        <w:rPr>
          <w:rFonts w:ascii="Times New Roman" w:hAnsi="Times New Roman" w:cs="Times New Roman"/>
          <w:color w:val="000000" w:themeColor="text1"/>
          <w:sz w:val="24"/>
          <w:szCs w:val="24"/>
          <w:lang w:val="en-US"/>
        </w:rPr>
        <w:t>4</w:t>
      </w:r>
      <w:r w:rsidR="00906470"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w:t>
      </w:r>
      <w:r w:rsidR="00906470"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0.</w:t>
      </w:r>
      <w:r w:rsidR="00A1770E">
        <w:rPr>
          <w:rFonts w:ascii="Times New Roman" w:hAnsi="Times New Roman" w:cs="Times New Roman"/>
          <w:color w:val="000000" w:themeColor="text1"/>
          <w:sz w:val="24"/>
          <w:szCs w:val="24"/>
          <w:lang w:val="en-US"/>
        </w:rPr>
        <w:t>2</w:t>
      </w:r>
      <w:r w:rsidR="009C011D">
        <w:rPr>
          <w:rFonts w:ascii="Times New Roman" w:hAnsi="Times New Roman" w:cs="Times New Roman"/>
          <w:color w:val="000000" w:themeColor="text1"/>
          <w:sz w:val="24"/>
          <w:szCs w:val="24"/>
          <w:lang w:val="en-US"/>
        </w:rPr>
        <w:t>9</w:t>
      </w:r>
      <w:r w:rsidR="00EE2A36" w:rsidRPr="00850320">
        <w:rPr>
          <w:rFonts w:ascii="Times New Roman" w:hAnsi="Times New Roman" w:cs="Times New Roman"/>
          <w:color w:val="000000" w:themeColor="text1"/>
          <w:sz w:val="24"/>
          <w:szCs w:val="24"/>
          <w:lang w:val="en-US"/>
        </w:rPr>
        <w:t>,</w:t>
      </w:r>
      <w:r w:rsidR="00450F37" w:rsidRPr="00850320">
        <w:rPr>
          <w:rFonts w:ascii="Times New Roman" w:hAnsi="Times New Roman" w:cs="Times New Roman"/>
          <w:color w:val="000000" w:themeColor="text1"/>
          <w:sz w:val="24"/>
          <w:szCs w:val="24"/>
          <w:lang w:val="en-US"/>
        </w:rPr>
        <w:t xml:space="preserve"> G = </w:t>
      </w:r>
      <w:r w:rsidR="00A13B4E">
        <w:rPr>
          <w:rFonts w:ascii="Times New Roman" w:hAnsi="Times New Roman" w:cs="Times New Roman"/>
          <w:color w:val="000000" w:themeColor="text1"/>
          <w:sz w:val="24"/>
          <w:szCs w:val="24"/>
          <w:lang w:val="en-US"/>
        </w:rPr>
        <w:t>7</w:t>
      </w:r>
      <w:r w:rsidR="00EC16CD">
        <w:rPr>
          <w:rFonts w:ascii="Times New Roman" w:hAnsi="Times New Roman" w:cs="Times New Roman"/>
          <w:color w:val="000000" w:themeColor="text1"/>
          <w:sz w:val="24"/>
          <w:szCs w:val="24"/>
          <w:lang w:val="en-US"/>
        </w:rPr>
        <w:t>3</w:t>
      </w:r>
      <w:r w:rsidR="00A1770E">
        <w:rPr>
          <w:rFonts w:ascii="Times New Roman" w:hAnsi="Times New Roman" w:cs="Times New Roman"/>
          <w:color w:val="000000" w:themeColor="text1"/>
          <w:sz w:val="24"/>
          <w:szCs w:val="24"/>
          <w:lang w:val="en-US"/>
        </w:rPr>
        <w:t>.</w:t>
      </w:r>
      <w:r w:rsidR="00EC16CD">
        <w:rPr>
          <w:rFonts w:ascii="Times New Roman" w:hAnsi="Times New Roman" w:cs="Times New Roman"/>
          <w:color w:val="000000" w:themeColor="text1"/>
          <w:sz w:val="24"/>
          <w:szCs w:val="24"/>
          <w:lang w:val="en-US"/>
        </w:rPr>
        <w:t>32</w:t>
      </w:r>
      <w:r w:rsidR="00450F37" w:rsidRPr="00850320">
        <w:rPr>
          <w:rFonts w:ascii="Times New Roman" w:hAnsi="Times New Roman" w:cs="Times New Roman"/>
          <w:color w:val="000000" w:themeColor="text1"/>
          <w:sz w:val="24"/>
          <w:szCs w:val="24"/>
          <w:lang w:val="en-US"/>
        </w:rPr>
        <w:t xml:space="preserve">, df = </w:t>
      </w:r>
      <w:r w:rsidR="008E1FE3">
        <w:rPr>
          <w:rFonts w:ascii="Times New Roman" w:hAnsi="Times New Roman" w:cs="Times New Roman"/>
          <w:color w:val="000000" w:themeColor="text1"/>
          <w:sz w:val="24"/>
          <w:szCs w:val="24"/>
          <w:lang w:val="en-US"/>
        </w:rPr>
        <w:t>516,</w:t>
      </w:r>
      <w:r w:rsidR="00EE2A36" w:rsidRPr="00850320">
        <w:rPr>
          <w:rFonts w:ascii="Times New Roman" w:hAnsi="Times New Roman" w:cs="Times New Roman"/>
          <w:color w:val="000000" w:themeColor="text1"/>
          <w:sz w:val="24"/>
          <w:szCs w:val="24"/>
          <w:lang w:val="en-US"/>
        </w:rPr>
        <w:t xml:space="preserve"> p</w:t>
      </w:r>
      <w:r w:rsidR="00906470"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&lt;</w:t>
      </w:r>
      <w:r w:rsidR="00906470"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0.001, Fig. 2a)</w:t>
      </w:r>
      <w:bookmarkEnd w:id="70"/>
      <w:r w:rsidR="003D597B">
        <w:rPr>
          <w:rFonts w:ascii="Times New Roman" w:hAnsi="Times New Roman" w:cs="Times New Roman"/>
          <w:color w:val="000000" w:themeColor="text1"/>
          <w:sz w:val="24"/>
          <w:szCs w:val="24"/>
          <w:lang w:val="en-US"/>
        </w:rPr>
        <w:t>,</w:t>
      </w:r>
      <w:r w:rsidR="00EE2A36" w:rsidRPr="00850320">
        <w:rPr>
          <w:rFonts w:ascii="Times New Roman" w:hAnsi="Times New Roman" w:cs="Times New Roman"/>
          <w:color w:val="000000" w:themeColor="text1"/>
          <w:sz w:val="24"/>
          <w:szCs w:val="24"/>
          <w:lang w:val="en-US"/>
        </w:rPr>
        <w:t xml:space="preserve"> </w:t>
      </w:r>
      <w:r w:rsidR="00D20765">
        <w:rPr>
          <w:rFonts w:ascii="Times New Roman" w:hAnsi="Times New Roman" w:cs="Times New Roman"/>
          <w:color w:val="000000" w:themeColor="text1"/>
          <w:sz w:val="24"/>
          <w:szCs w:val="24"/>
          <w:lang w:val="en-US"/>
        </w:rPr>
        <w:t>close</w:t>
      </w:r>
      <w:r w:rsidR="003D597B">
        <w:rPr>
          <w:rFonts w:ascii="Times New Roman" w:hAnsi="Times New Roman" w:cs="Times New Roman"/>
          <w:color w:val="000000" w:themeColor="text1"/>
          <w:sz w:val="24"/>
          <w:szCs w:val="24"/>
          <w:lang w:val="en-US"/>
        </w:rPr>
        <w:t>r</w:t>
      </w:r>
      <w:r w:rsidR="00D20765">
        <w:rPr>
          <w:rFonts w:ascii="Times New Roman" w:hAnsi="Times New Roman" w:cs="Times New Roman"/>
          <w:color w:val="000000" w:themeColor="text1"/>
          <w:sz w:val="24"/>
          <w:szCs w:val="24"/>
          <w:lang w:val="en-US"/>
        </w:rPr>
        <w:t xml:space="preserve"> to</w:t>
      </w:r>
      <w:r w:rsidR="00EE2A36" w:rsidRPr="00850320">
        <w:rPr>
          <w:rFonts w:ascii="Times New Roman" w:hAnsi="Times New Roman" w:cs="Times New Roman"/>
          <w:color w:val="000000" w:themeColor="text1"/>
          <w:sz w:val="24"/>
          <w:szCs w:val="24"/>
          <w:lang w:val="en-US"/>
        </w:rPr>
        <w:t xml:space="preserve"> </w:t>
      </w:r>
      <w:r w:rsidR="009222C5">
        <w:rPr>
          <w:rFonts w:ascii="Times New Roman" w:hAnsi="Times New Roman" w:cs="Times New Roman"/>
          <w:color w:val="000000" w:themeColor="text1"/>
          <w:sz w:val="24"/>
          <w:szCs w:val="24"/>
          <w:lang w:val="en-US"/>
        </w:rPr>
        <w:t xml:space="preserve">than </w:t>
      </w:r>
      <w:r w:rsidR="003E37B0">
        <w:rPr>
          <w:rFonts w:ascii="Times New Roman" w:hAnsi="Times New Roman" w:cs="Times New Roman"/>
          <w:color w:val="000000" w:themeColor="text1"/>
          <w:sz w:val="24"/>
          <w:szCs w:val="24"/>
          <w:lang w:val="en-US"/>
        </w:rPr>
        <w:t xml:space="preserve">further </w:t>
      </w:r>
      <w:r w:rsidR="009222C5">
        <w:rPr>
          <w:rFonts w:ascii="Times New Roman" w:hAnsi="Times New Roman" w:cs="Times New Roman"/>
          <w:color w:val="000000" w:themeColor="text1"/>
          <w:sz w:val="24"/>
          <w:szCs w:val="24"/>
          <w:lang w:val="en-US"/>
        </w:rPr>
        <w:t xml:space="preserve">from </w:t>
      </w:r>
      <w:r w:rsidR="00282A64">
        <w:rPr>
          <w:rFonts w:ascii="Times New Roman" w:hAnsi="Times New Roman" w:cs="Times New Roman"/>
          <w:color w:val="000000" w:themeColor="text1"/>
          <w:sz w:val="24"/>
          <w:szCs w:val="24"/>
          <w:lang w:val="en-US"/>
        </w:rPr>
        <w:t>amenities</w:t>
      </w:r>
      <w:r w:rsidR="00EE2A36" w:rsidRPr="00850320">
        <w:rPr>
          <w:rFonts w:ascii="Times New Roman" w:hAnsi="Times New Roman" w:cs="Times New Roman"/>
          <w:color w:val="000000" w:themeColor="text1"/>
          <w:sz w:val="24"/>
          <w:szCs w:val="24"/>
          <w:lang w:val="en-US"/>
        </w:rPr>
        <w:t xml:space="preserve"> (</w:t>
      </w:r>
      <w:bookmarkStart w:id="72" w:name="_Hlk84854946"/>
      <w:r w:rsidR="00EE2A36" w:rsidRPr="00850320">
        <w:rPr>
          <w:rFonts w:ascii="Times New Roman" w:hAnsi="Times New Roman" w:cs="Times New Roman"/>
          <w:color w:val="000000" w:themeColor="text1"/>
          <w:sz w:val="24"/>
          <w:szCs w:val="24"/>
          <w:lang w:val="en-US"/>
        </w:rPr>
        <w:t>β</w:t>
      </w:r>
      <w:r w:rsidR="00D20765">
        <w:rPr>
          <w:rFonts w:ascii="Times New Roman" w:hAnsi="Times New Roman" w:cs="Times New Roman"/>
          <w:i/>
          <w:color w:val="000000" w:themeColor="text1"/>
          <w:sz w:val="24"/>
          <w:szCs w:val="24"/>
          <w:vertAlign w:val="subscript"/>
          <w:lang w:val="en-US"/>
        </w:rPr>
        <w:t>D</w:t>
      </w:r>
      <w:r w:rsidR="0025000E" w:rsidRPr="00031640">
        <w:rPr>
          <w:rFonts w:ascii="Times New Roman" w:hAnsi="Times New Roman" w:cs="Times New Roman"/>
          <w:i/>
          <w:color w:val="000000" w:themeColor="text1"/>
          <w:sz w:val="24"/>
          <w:szCs w:val="24"/>
          <w:vertAlign w:val="subscript"/>
          <w:lang w:val="en-US"/>
        </w:rPr>
        <w:t>istance</w:t>
      </w:r>
      <w:r w:rsidR="00D20765">
        <w:rPr>
          <w:rFonts w:ascii="Times New Roman" w:hAnsi="Times New Roman" w:cs="Times New Roman"/>
          <w:i/>
          <w:color w:val="000000" w:themeColor="text1"/>
          <w:sz w:val="24"/>
          <w:szCs w:val="24"/>
          <w:vertAlign w:val="subscript"/>
          <w:lang w:val="en-US"/>
        </w:rPr>
        <w:t>Amenity</w:t>
      </w:r>
      <w:r w:rsidR="00906470" w:rsidRPr="00850320">
        <w:rPr>
          <w:rFonts w:ascii="Times New Roman" w:hAnsi="Times New Roman" w:cs="Times New Roman"/>
          <w:i/>
          <w:color w:val="000000" w:themeColor="text1"/>
          <w:sz w:val="24"/>
          <w:szCs w:val="24"/>
          <w:vertAlign w:val="subscript"/>
          <w:lang w:val="en-US"/>
        </w:rPr>
        <w:t xml:space="preserve"> </w:t>
      </w:r>
      <w:bookmarkEnd w:id="72"/>
      <w:r w:rsidR="00EE2A36" w:rsidRPr="00850320">
        <w:rPr>
          <w:rFonts w:ascii="Times New Roman" w:hAnsi="Times New Roman" w:cs="Times New Roman"/>
          <w:color w:val="000000" w:themeColor="text1"/>
          <w:sz w:val="24"/>
          <w:szCs w:val="24"/>
          <w:lang w:val="en-US"/>
        </w:rPr>
        <w:t>=</w:t>
      </w:r>
      <w:r w:rsidR="00906470"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-0.</w:t>
      </w:r>
      <w:r w:rsidR="009C011D">
        <w:rPr>
          <w:rFonts w:ascii="Times New Roman" w:hAnsi="Times New Roman" w:cs="Times New Roman"/>
          <w:color w:val="000000" w:themeColor="text1"/>
          <w:sz w:val="24"/>
          <w:szCs w:val="24"/>
          <w:lang w:val="en-US"/>
        </w:rPr>
        <w:t>50</w:t>
      </w:r>
      <w:r w:rsidR="00906470"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w:t>
      </w:r>
      <w:r w:rsidR="00906470"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0.</w:t>
      </w:r>
      <w:r w:rsidR="001B76B9">
        <w:rPr>
          <w:rFonts w:ascii="Times New Roman" w:hAnsi="Times New Roman" w:cs="Times New Roman"/>
          <w:color w:val="000000" w:themeColor="text1"/>
          <w:sz w:val="24"/>
          <w:szCs w:val="24"/>
          <w:lang w:val="en-US"/>
        </w:rPr>
        <w:t>1</w:t>
      </w:r>
      <w:r w:rsidR="00841FBB">
        <w:rPr>
          <w:rFonts w:ascii="Times New Roman" w:hAnsi="Times New Roman" w:cs="Times New Roman"/>
          <w:color w:val="000000" w:themeColor="text1"/>
          <w:sz w:val="24"/>
          <w:szCs w:val="24"/>
          <w:lang w:val="en-US"/>
        </w:rPr>
        <w:t>5</w:t>
      </w:r>
      <w:r w:rsidR="00EE2A36" w:rsidRPr="00850320">
        <w:rPr>
          <w:rFonts w:ascii="Times New Roman" w:hAnsi="Times New Roman" w:cs="Times New Roman"/>
          <w:color w:val="000000" w:themeColor="text1"/>
          <w:sz w:val="24"/>
          <w:szCs w:val="24"/>
          <w:lang w:val="en-US"/>
        </w:rPr>
        <w:t xml:space="preserve">, </w:t>
      </w:r>
      <w:r w:rsidR="00450F37" w:rsidRPr="00850320">
        <w:rPr>
          <w:rFonts w:ascii="Times New Roman" w:hAnsi="Times New Roman" w:cs="Times New Roman"/>
          <w:color w:val="000000" w:themeColor="text1"/>
          <w:sz w:val="24"/>
          <w:szCs w:val="24"/>
          <w:lang w:val="en-US"/>
        </w:rPr>
        <w:t xml:space="preserve">G = </w:t>
      </w:r>
      <w:r w:rsidR="00A1770E">
        <w:rPr>
          <w:rFonts w:ascii="Times New Roman" w:hAnsi="Times New Roman" w:cs="Times New Roman"/>
          <w:color w:val="000000" w:themeColor="text1"/>
          <w:sz w:val="24"/>
          <w:szCs w:val="24"/>
          <w:lang w:val="en-US"/>
        </w:rPr>
        <w:t>1</w:t>
      </w:r>
      <w:r w:rsidR="00EC16CD">
        <w:rPr>
          <w:rFonts w:ascii="Times New Roman" w:hAnsi="Times New Roman" w:cs="Times New Roman"/>
          <w:color w:val="000000" w:themeColor="text1"/>
          <w:sz w:val="24"/>
          <w:szCs w:val="24"/>
          <w:lang w:val="en-US"/>
        </w:rPr>
        <w:t>2</w:t>
      </w:r>
      <w:r w:rsidR="00A1770E">
        <w:rPr>
          <w:rFonts w:ascii="Times New Roman" w:hAnsi="Times New Roman" w:cs="Times New Roman"/>
          <w:color w:val="000000" w:themeColor="text1"/>
          <w:sz w:val="24"/>
          <w:szCs w:val="24"/>
          <w:lang w:val="en-US"/>
        </w:rPr>
        <w:t>.</w:t>
      </w:r>
      <w:r w:rsidR="00EC16CD">
        <w:rPr>
          <w:rFonts w:ascii="Times New Roman" w:hAnsi="Times New Roman" w:cs="Times New Roman"/>
          <w:color w:val="000000" w:themeColor="text1"/>
          <w:sz w:val="24"/>
          <w:szCs w:val="24"/>
          <w:lang w:val="en-US"/>
        </w:rPr>
        <w:t>45</w:t>
      </w:r>
      <w:r w:rsidR="00450F37" w:rsidRPr="00850320">
        <w:rPr>
          <w:rFonts w:ascii="Times New Roman" w:hAnsi="Times New Roman" w:cs="Times New Roman"/>
          <w:color w:val="000000" w:themeColor="text1"/>
          <w:sz w:val="24"/>
          <w:szCs w:val="24"/>
          <w:lang w:val="en-US"/>
        </w:rPr>
        <w:t xml:space="preserve">, df = </w:t>
      </w:r>
      <w:r w:rsidR="008E1FE3">
        <w:rPr>
          <w:rFonts w:ascii="Times New Roman" w:hAnsi="Times New Roman" w:cs="Times New Roman"/>
          <w:color w:val="000000" w:themeColor="text1"/>
          <w:sz w:val="24"/>
          <w:szCs w:val="24"/>
          <w:lang w:val="en-US"/>
        </w:rPr>
        <w:t>516</w:t>
      </w:r>
      <w:r w:rsidR="00450F37" w:rsidRPr="00850320">
        <w:rPr>
          <w:rFonts w:ascii="Times New Roman" w:hAnsi="Times New Roman" w:cs="Times New Roman"/>
          <w:color w:val="000000" w:themeColor="text1"/>
          <w:sz w:val="24"/>
          <w:szCs w:val="24"/>
          <w:lang w:val="en-US"/>
        </w:rPr>
        <w:t xml:space="preserve">, </w:t>
      </w:r>
      <w:bookmarkStart w:id="73" w:name="_Hlk84855485"/>
      <w:r w:rsidR="00EE2A36" w:rsidRPr="00850320">
        <w:rPr>
          <w:rFonts w:ascii="Times New Roman" w:hAnsi="Times New Roman" w:cs="Times New Roman"/>
          <w:color w:val="000000" w:themeColor="text1"/>
          <w:sz w:val="24"/>
          <w:szCs w:val="24"/>
          <w:lang w:val="en-US"/>
        </w:rPr>
        <w:t>p</w:t>
      </w:r>
      <w:r w:rsidR="00906470" w:rsidRPr="00850320">
        <w:rPr>
          <w:rFonts w:ascii="Times New Roman" w:hAnsi="Times New Roman" w:cs="Times New Roman"/>
          <w:color w:val="000000" w:themeColor="text1"/>
          <w:sz w:val="24"/>
          <w:szCs w:val="24"/>
          <w:lang w:val="en-US"/>
        </w:rPr>
        <w:t xml:space="preserve"> </w:t>
      </w:r>
      <w:r w:rsidR="008E1FE3">
        <w:rPr>
          <w:rFonts w:ascii="Times New Roman" w:hAnsi="Times New Roman" w:cs="Times New Roman"/>
          <w:color w:val="000000" w:themeColor="text1"/>
          <w:sz w:val="24"/>
          <w:szCs w:val="24"/>
          <w:lang w:val="en-US"/>
        </w:rPr>
        <w:t>&lt; 0.001</w:t>
      </w:r>
      <w:bookmarkEnd w:id="73"/>
      <w:r w:rsidR="00EE2A36" w:rsidRPr="00850320">
        <w:rPr>
          <w:rFonts w:ascii="Times New Roman" w:hAnsi="Times New Roman" w:cs="Times New Roman"/>
          <w:color w:val="000000" w:themeColor="text1"/>
          <w:sz w:val="24"/>
          <w:szCs w:val="24"/>
          <w:lang w:val="en-US"/>
        </w:rPr>
        <w:t>, Fig. 2b)</w:t>
      </w:r>
      <w:r w:rsidR="003E37B0">
        <w:rPr>
          <w:rFonts w:ascii="Times New Roman" w:hAnsi="Times New Roman" w:cs="Times New Roman"/>
          <w:color w:val="000000" w:themeColor="text1"/>
          <w:sz w:val="24"/>
          <w:szCs w:val="24"/>
          <w:lang w:val="en-US"/>
        </w:rPr>
        <w:t>, and</w:t>
      </w:r>
      <w:r w:rsidR="00CD3182">
        <w:rPr>
          <w:rFonts w:ascii="Times New Roman" w:hAnsi="Times New Roman" w:cs="Times New Roman"/>
          <w:color w:val="000000" w:themeColor="text1"/>
          <w:sz w:val="24"/>
          <w:szCs w:val="24"/>
          <w:lang w:val="en-US"/>
        </w:rPr>
        <w:t xml:space="preserve"> </w:t>
      </w:r>
      <w:r w:rsidR="00D20765">
        <w:rPr>
          <w:rFonts w:ascii="Times New Roman" w:hAnsi="Times New Roman" w:cs="Times New Roman"/>
          <w:color w:val="000000" w:themeColor="text1"/>
          <w:sz w:val="24"/>
          <w:szCs w:val="24"/>
          <w:lang w:val="en-US"/>
        </w:rPr>
        <w:t>close</w:t>
      </w:r>
      <w:r w:rsidR="003D597B">
        <w:rPr>
          <w:rFonts w:ascii="Times New Roman" w:hAnsi="Times New Roman" w:cs="Times New Roman"/>
          <w:color w:val="000000" w:themeColor="text1"/>
          <w:sz w:val="24"/>
          <w:szCs w:val="24"/>
          <w:lang w:val="en-US"/>
        </w:rPr>
        <w:t>r</w:t>
      </w:r>
      <w:r w:rsidR="00D20765">
        <w:rPr>
          <w:rFonts w:ascii="Times New Roman" w:hAnsi="Times New Roman" w:cs="Times New Roman"/>
          <w:color w:val="000000" w:themeColor="text1"/>
          <w:sz w:val="24"/>
          <w:szCs w:val="24"/>
          <w:lang w:val="en-US"/>
        </w:rPr>
        <w:t xml:space="preserve"> to than </w:t>
      </w:r>
      <w:r w:rsidR="003E37B0">
        <w:rPr>
          <w:rFonts w:ascii="Times New Roman" w:hAnsi="Times New Roman" w:cs="Times New Roman"/>
          <w:color w:val="000000" w:themeColor="text1"/>
          <w:sz w:val="24"/>
          <w:szCs w:val="24"/>
          <w:lang w:val="en-US"/>
        </w:rPr>
        <w:t xml:space="preserve">further </w:t>
      </w:r>
      <w:r w:rsidR="00D20765">
        <w:rPr>
          <w:rFonts w:ascii="Times New Roman" w:hAnsi="Times New Roman" w:cs="Times New Roman"/>
          <w:color w:val="000000" w:themeColor="text1"/>
          <w:sz w:val="24"/>
          <w:szCs w:val="24"/>
          <w:lang w:val="en-US"/>
        </w:rPr>
        <w:t>from riverine habitat</w:t>
      </w:r>
      <w:r w:rsidR="003E37B0">
        <w:rPr>
          <w:rFonts w:ascii="Times New Roman" w:hAnsi="Times New Roman" w:cs="Times New Roman"/>
          <w:color w:val="000000" w:themeColor="text1"/>
          <w:sz w:val="24"/>
          <w:szCs w:val="24"/>
          <w:lang w:val="en-US"/>
        </w:rPr>
        <w:t>/water sources</w:t>
      </w:r>
      <w:r w:rsidR="00D20765">
        <w:rPr>
          <w:rFonts w:ascii="Times New Roman" w:hAnsi="Times New Roman" w:cs="Times New Roman"/>
          <w:color w:val="000000" w:themeColor="text1"/>
          <w:sz w:val="24"/>
          <w:szCs w:val="24"/>
          <w:lang w:val="en-US"/>
        </w:rPr>
        <w:t xml:space="preserve"> </w:t>
      </w:r>
      <w:r w:rsidR="00D20765" w:rsidRPr="00850320">
        <w:rPr>
          <w:rFonts w:ascii="Times New Roman" w:hAnsi="Times New Roman" w:cs="Times New Roman"/>
          <w:color w:val="000000" w:themeColor="text1"/>
          <w:sz w:val="24"/>
          <w:szCs w:val="24"/>
          <w:lang w:val="en-US"/>
        </w:rPr>
        <w:t>(β</w:t>
      </w:r>
      <w:r w:rsidR="00D20765">
        <w:rPr>
          <w:rFonts w:ascii="Times New Roman" w:hAnsi="Times New Roman" w:cs="Times New Roman"/>
          <w:i/>
          <w:color w:val="000000" w:themeColor="text1"/>
          <w:sz w:val="24"/>
          <w:szCs w:val="24"/>
          <w:vertAlign w:val="subscript"/>
          <w:lang w:val="en-US"/>
        </w:rPr>
        <w:t>D</w:t>
      </w:r>
      <w:r w:rsidR="00D20765" w:rsidRPr="00031640">
        <w:rPr>
          <w:rFonts w:ascii="Times New Roman" w:hAnsi="Times New Roman" w:cs="Times New Roman"/>
          <w:i/>
          <w:color w:val="000000" w:themeColor="text1"/>
          <w:sz w:val="24"/>
          <w:szCs w:val="24"/>
          <w:vertAlign w:val="subscript"/>
          <w:lang w:val="en-US"/>
        </w:rPr>
        <w:t>istance</w:t>
      </w:r>
      <w:r w:rsidR="00D20765">
        <w:rPr>
          <w:rFonts w:ascii="Times New Roman" w:hAnsi="Times New Roman" w:cs="Times New Roman"/>
          <w:i/>
          <w:color w:val="000000" w:themeColor="text1"/>
          <w:sz w:val="24"/>
          <w:szCs w:val="24"/>
          <w:vertAlign w:val="subscript"/>
          <w:lang w:val="en-US"/>
        </w:rPr>
        <w:t>Water</w:t>
      </w:r>
      <w:r w:rsidR="00D20765" w:rsidRPr="00850320">
        <w:rPr>
          <w:rFonts w:ascii="Times New Roman" w:hAnsi="Times New Roman" w:cs="Times New Roman"/>
          <w:i/>
          <w:color w:val="000000" w:themeColor="text1"/>
          <w:sz w:val="24"/>
          <w:szCs w:val="24"/>
          <w:vertAlign w:val="subscript"/>
          <w:lang w:val="en-US"/>
        </w:rPr>
        <w:t xml:space="preserve"> </w:t>
      </w:r>
      <w:r w:rsidR="00D20765" w:rsidRPr="00850320">
        <w:rPr>
          <w:rFonts w:ascii="Times New Roman" w:hAnsi="Times New Roman" w:cs="Times New Roman"/>
          <w:color w:val="000000" w:themeColor="text1"/>
          <w:sz w:val="24"/>
          <w:szCs w:val="24"/>
          <w:lang w:val="en-US"/>
        </w:rPr>
        <w:t>=</w:t>
      </w:r>
      <w:r w:rsidR="001B76B9">
        <w:rPr>
          <w:rFonts w:ascii="Times New Roman" w:hAnsi="Times New Roman" w:cs="Times New Roman"/>
          <w:color w:val="000000" w:themeColor="text1"/>
          <w:sz w:val="24"/>
          <w:szCs w:val="24"/>
          <w:lang w:val="en-US"/>
        </w:rPr>
        <w:t xml:space="preserve"> -0.</w:t>
      </w:r>
      <w:r w:rsidR="009C011D">
        <w:rPr>
          <w:rFonts w:ascii="Times New Roman" w:hAnsi="Times New Roman" w:cs="Times New Roman"/>
          <w:color w:val="000000" w:themeColor="text1"/>
          <w:sz w:val="24"/>
          <w:szCs w:val="24"/>
          <w:lang w:val="en-US"/>
        </w:rPr>
        <w:t>40</w:t>
      </w:r>
      <w:r w:rsidR="001B76B9">
        <w:rPr>
          <w:rFonts w:ascii="Times New Roman" w:hAnsi="Times New Roman" w:cs="Times New Roman"/>
          <w:color w:val="000000" w:themeColor="text1"/>
          <w:sz w:val="24"/>
          <w:szCs w:val="24"/>
          <w:lang w:val="en-US"/>
        </w:rPr>
        <w:t xml:space="preserve"> </w:t>
      </w:r>
      <w:r w:rsidR="001B76B9" w:rsidRPr="00850320">
        <w:rPr>
          <w:rFonts w:ascii="Times New Roman" w:hAnsi="Times New Roman" w:cs="Times New Roman"/>
          <w:color w:val="000000" w:themeColor="text1"/>
          <w:sz w:val="24"/>
          <w:szCs w:val="24"/>
          <w:lang w:val="en-US"/>
        </w:rPr>
        <w:t>± 0.</w:t>
      </w:r>
      <w:r w:rsidR="001B76B9">
        <w:rPr>
          <w:rFonts w:ascii="Times New Roman" w:hAnsi="Times New Roman" w:cs="Times New Roman"/>
          <w:color w:val="000000" w:themeColor="text1"/>
          <w:sz w:val="24"/>
          <w:szCs w:val="24"/>
          <w:lang w:val="en-US"/>
        </w:rPr>
        <w:t>1</w:t>
      </w:r>
      <w:r w:rsidR="00A1770E">
        <w:rPr>
          <w:rFonts w:ascii="Times New Roman" w:hAnsi="Times New Roman" w:cs="Times New Roman"/>
          <w:color w:val="000000" w:themeColor="text1"/>
          <w:sz w:val="24"/>
          <w:szCs w:val="24"/>
          <w:lang w:val="en-US"/>
        </w:rPr>
        <w:t>7</w:t>
      </w:r>
      <w:r w:rsidR="00D20765" w:rsidRPr="00850320">
        <w:rPr>
          <w:rFonts w:ascii="Times New Roman" w:hAnsi="Times New Roman" w:cs="Times New Roman"/>
          <w:color w:val="000000" w:themeColor="text1"/>
          <w:sz w:val="24"/>
          <w:szCs w:val="24"/>
          <w:lang w:val="en-US"/>
        </w:rPr>
        <w:t xml:space="preserve">, G = </w:t>
      </w:r>
      <w:r w:rsidR="00A1770E">
        <w:rPr>
          <w:rFonts w:ascii="Times New Roman" w:hAnsi="Times New Roman" w:cs="Times New Roman"/>
          <w:color w:val="000000" w:themeColor="text1"/>
          <w:sz w:val="24"/>
          <w:szCs w:val="24"/>
          <w:lang w:val="en-US"/>
        </w:rPr>
        <w:lastRenderedPageBreak/>
        <w:t>6.</w:t>
      </w:r>
      <w:r w:rsidR="00EC16CD">
        <w:rPr>
          <w:rFonts w:ascii="Times New Roman" w:hAnsi="Times New Roman" w:cs="Times New Roman"/>
          <w:color w:val="000000" w:themeColor="text1"/>
          <w:sz w:val="24"/>
          <w:szCs w:val="24"/>
          <w:lang w:val="en-US"/>
        </w:rPr>
        <w:t>47</w:t>
      </w:r>
      <w:r w:rsidR="00D20765" w:rsidRPr="00850320">
        <w:rPr>
          <w:rFonts w:ascii="Times New Roman" w:hAnsi="Times New Roman" w:cs="Times New Roman"/>
          <w:color w:val="000000" w:themeColor="text1"/>
          <w:sz w:val="24"/>
          <w:szCs w:val="24"/>
          <w:lang w:val="en-US"/>
        </w:rPr>
        <w:t xml:space="preserve">, df = </w:t>
      </w:r>
      <w:r w:rsidR="008E1FE3">
        <w:rPr>
          <w:rFonts w:ascii="Times New Roman" w:hAnsi="Times New Roman" w:cs="Times New Roman"/>
          <w:color w:val="000000" w:themeColor="text1"/>
          <w:sz w:val="24"/>
          <w:szCs w:val="24"/>
          <w:lang w:val="en-US"/>
        </w:rPr>
        <w:t>516,</w:t>
      </w:r>
      <w:r w:rsidR="00D20765" w:rsidRPr="00850320">
        <w:rPr>
          <w:rFonts w:ascii="Times New Roman" w:hAnsi="Times New Roman" w:cs="Times New Roman"/>
          <w:color w:val="000000" w:themeColor="text1"/>
          <w:sz w:val="24"/>
          <w:szCs w:val="24"/>
          <w:lang w:val="en-US"/>
        </w:rPr>
        <w:t xml:space="preserve"> p = 0.0</w:t>
      </w:r>
      <w:r w:rsidR="00A1770E">
        <w:rPr>
          <w:rFonts w:ascii="Times New Roman" w:hAnsi="Times New Roman" w:cs="Times New Roman"/>
          <w:color w:val="000000" w:themeColor="text1"/>
          <w:sz w:val="24"/>
          <w:szCs w:val="24"/>
          <w:lang w:val="en-US"/>
        </w:rPr>
        <w:t>1</w:t>
      </w:r>
      <w:r w:rsidR="00D20765" w:rsidRPr="00850320">
        <w:rPr>
          <w:rFonts w:ascii="Times New Roman" w:hAnsi="Times New Roman" w:cs="Times New Roman"/>
          <w:color w:val="000000" w:themeColor="text1"/>
          <w:sz w:val="24"/>
          <w:szCs w:val="24"/>
          <w:lang w:val="en-US"/>
        </w:rPr>
        <w:t>, Fig. 2</w:t>
      </w:r>
      <w:r w:rsidR="008E1FE3">
        <w:rPr>
          <w:rFonts w:ascii="Times New Roman" w:hAnsi="Times New Roman" w:cs="Times New Roman"/>
          <w:color w:val="000000" w:themeColor="text1"/>
          <w:sz w:val="24"/>
          <w:szCs w:val="24"/>
          <w:lang w:val="en-US"/>
        </w:rPr>
        <w:t>c</w:t>
      </w:r>
      <w:r w:rsidR="00D20765" w:rsidRPr="00850320">
        <w:rPr>
          <w:rFonts w:ascii="Times New Roman" w:hAnsi="Times New Roman" w:cs="Times New Roman"/>
          <w:color w:val="000000" w:themeColor="text1"/>
          <w:sz w:val="24"/>
          <w:szCs w:val="24"/>
          <w:lang w:val="en-US"/>
        </w:rPr>
        <w:t>)</w:t>
      </w:r>
      <w:r w:rsidR="00CD3182">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 xml:space="preserve">Additionally, </w:t>
      </w:r>
      <w:r w:rsidR="00CD3182">
        <w:rPr>
          <w:rFonts w:ascii="Times New Roman" w:hAnsi="Times New Roman" w:cs="Times New Roman"/>
          <w:color w:val="000000" w:themeColor="text1"/>
          <w:sz w:val="24"/>
          <w:szCs w:val="24"/>
          <w:lang w:val="en-US"/>
        </w:rPr>
        <w:t>the number of roadkills per segments decreased with increasing percentage of woodland cover around the road</w:t>
      </w:r>
      <w:r w:rsidR="00EE2A36" w:rsidRPr="00850320">
        <w:rPr>
          <w:rFonts w:ascii="Times New Roman" w:hAnsi="Times New Roman" w:cs="Times New Roman"/>
          <w:color w:val="000000" w:themeColor="text1"/>
          <w:sz w:val="24"/>
          <w:szCs w:val="24"/>
          <w:lang w:val="en-US"/>
        </w:rPr>
        <w:t xml:space="preserve"> (</w:t>
      </w:r>
      <w:r w:rsidR="00E644C1" w:rsidRPr="00850320">
        <w:rPr>
          <w:rFonts w:ascii="Times New Roman" w:hAnsi="Times New Roman" w:cs="Times New Roman"/>
          <w:color w:val="000000" w:themeColor="text1"/>
          <w:sz w:val="24"/>
          <w:szCs w:val="24"/>
          <w:lang w:val="en-US"/>
        </w:rPr>
        <w:t>β</w:t>
      </w:r>
      <w:r w:rsidR="00D20765">
        <w:rPr>
          <w:rFonts w:ascii="Times New Roman" w:hAnsi="Times New Roman" w:cs="Times New Roman"/>
          <w:i/>
          <w:color w:val="000000" w:themeColor="text1"/>
          <w:sz w:val="24"/>
          <w:szCs w:val="24"/>
          <w:vertAlign w:val="subscript"/>
          <w:lang w:val="en-US"/>
        </w:rPr>
        <w:t>Woodland</w:t>
      </w:r>
      <w:r w:rsidR="00E644C1" w:rsidRPr="00850320">
        <w:rPr>
          <w:rFonts w:ascii="Times New Roman" w:hAnsi="Times New Roman" w:cs="Times New Roman"/>
          <w:color w:val="000000" w:themeColor="text1"/>
          <w:sz w:val="24"/>
          <w:szCs w:val="24"/>
          <w:vertAlign w:val="subscript"/>
          <w:lang w:val="en-US"/>
        </w:rPr>
        <w:t xml:space="preserve"> </w:t>
      </w:r>
      <w:r w:rsidR="00E644C1" w:rsidRPr="00850320">
        <w:rPr>
          <w:rFonts w:ascii="Times New Roman" w:hAnsi="Times New Roman" w:cs="Times New Roman"/>
          <w:color w:val="000000" w:themeColor="text1"/>
          <w:sz w:val="24"/>
          <w:szCs w:val="24"/>
          <w:lang w:val="en-US"/>
        </w:rPr>
        <w:t xml:space="preserve">= </w:t>
      </w:r>
      <w:r w:rsidR="001B76B9">
        <w:rPr>
          <w:rFonts w:ascii="Times New Roman" w:hAnsi="Times New Roman" w:cs="Times New Roman"/>
          <w:color w:val="000000" w:themeColor="text1"/>
          <w:sz w:val="24"/>
          <w:szCs w:val="24"/>
          <w:lang w:val="en-US"/>
        </w:rPr>
        <w:t>-</w:t>
      </w:r>
      <w:r w:rsidR="00A1770E">
        <w:rPr>
          <w:rFonts w:ascii="Times New Roman" w:hAnsi="Times New Roman" w:cs="Times New Roman"/>
          <w:color w:val="000000" w:themeColor="text1"/>
          <w:sz w:val="24"/>
          <w:szCs w:val="24"/>
          <w:lang w:val="en-US"/>
        </w:rPr>
        <w:t>1</w:t>
      </w:r>
      <w:r w:rsidR="001B76B9">
        <w:rPr>
          <w:rFonts w:ascii="Times New Roman" w:hAnsi="Times New Roman" w:cs="Times New Roman"/>
          <w:color w:val="000000" w:themeColor="text1"/>
          <w:sz w:val="24"/>
          <w:szCs w:val="24"/>
          <w:lang w:val="en-US"/>
        </w:rPr>
        <w:t>.</w:t>
      </w:r>
      <w:r w:rsidR="00841FBB">
        <w:rPr>
          <w:rFonts w:ascii="Times New Roman" w:hAnsi="Times New Roman" w:cs="Times New Roman"/>
          <w:color w:val="000000" w:themeColor="text1"/>
          <w:sz w:val="24"/>
          <w:szCs w:val="24"/>
          <w:lang w:val="en-US"/>
        </w:rPr>
        <w:t>11</w:t>
      </w:r>
      <w:r w:rsidR="00E644C1" w:rsidRPr="00850320">
        <w:rPr>
          <w:rFonts w:ascii="Times New Roman" w:hAnsi="Times New Roman" w:cs="Times New Roman"/>
          <w:color w:val="000000" w:themeColor="text1"/>
          <w:sz w:val="24"/>
          <w:szCs w:val="24"/>
          <w:lang w:val="en-US"/>
        </w:rPr>
        <w:t xml:space="preserve"> ± 0.</w:t>
      </w:r>
      <w:r w:rsidR="001B76B9">
        <w:rPr>
          <w:rFonts w:ascii="Times New Roman" w:hAnsi="Times New Roman" w:cs="Times New Roman"/>
          <w:color w:val="000000" w:themeColor="text1"/>
          <w:sz w:val="24"/>
          <w:szCs w:val="24"/>
          <w:lang w:val="en-US"/>
        </w:rPr>
        <w:t>2</w:t>
      </w:r>
      <w:r w:rsidR="009C011D">
        <w:rPr>
          <w:rFonts w:ascii="Times New Roman" w:hAnsi="Times New Roman" w:cs="Times New Roman"/>
          <w:color w:val="000000" w:themeColor="text1"/>
          <w:sz w:val="24"/>
          <w:szCs w:val="24"/>
          <w:lang w:val="en-US"/>
        </w:rPr>
        <w:t>3</w:t>
      </w:r>
      <w:r w:rsidR="00E644C1" w:rsidRPr="00850320">
        <w:rPr>
          <w:rFonts w:ascii="Times New Roman" w:hAnsi="Times New Roman" w:cs="Times New Roman"/>
          <w:color w:val="000000" w:themeColor="text1"/>
          <w:sz w:val="24"/>
          <w:szCs w:val="24"/>
          <w:lang w:val="en-US"/>
        </w:rPr>
        <w:t xml:space="preserve">, </w:t>
      </w:r>
      <w:r w:rsidR="00F75942" w:rsidRPr="00850320">
        <w:rPr>
          <w:rFonts w:ascii="Times New Roman" w:hAnsi="Times New Roman" w:cs="Times New Roman"/>
          <w:color w:val="000000" w:themeColor="text1"/>
          <w:sz w:val="24"/>
          <w:szCs w:val="24"/>
          <w:lang w:val="en-US"/>
        </w:rPr>
        <w:t xml:space="preserve">G = </w:t>
      </w:r>
      <w:r w:rsidR="00A1770E">
        <w:rPr>
          <w:rFonts w:ascii="Times New Roman" w:hAnsi="Times New Roman" w:cs="Times New Roman"/>
          <w:color w:val="000000" w:themeColor="text1"/>
          <w:sz w:val="24"/>
          <w:szCs w:val="24"/>
          <w:lang w:val="en-US"/>
        </w:rPr>
        <w:t>2</w:t>
      </w:r>
      <w:r w:rsidR="00275845">
        <w:rPr>
          <w:rFonts w:ascii="Times New Roman" w:hAnsi="Times New Roman" w:cs="Times New Roman"/>
          <w:color w:val="000000" w:themeColor="text1"/>
          <w:sz w:val="24"/>
          <w:szCs w:val="24"/>
          <w:lang w:val="en-US"/>
        </w:rPr>
        <w:t>7</w:t>
      </w:r>
      <w:r w:rsidR="008E1FE3" w:rsidRPr="008E1FE3">
        <w:rPr>
          <w:rFonts w:ascii="Times New Roman" w:hAnsi="Times New Roman" w:cs="Times New Roman"/>
          <w:color w:val="000000" w:themeColor="text1"/>
          <w:sz w:val="24"/>
          <w:szCs w:val="24"/>
          <w:lang w:val="en-US"/>
        </w:rPr>
        <w:t>.</w:t>
      </w:r>
      <w:r w:rsidR="00EC16CD">
        <w:rPr>
          <w:rFonts w:ascii="Times New Roman" w:hAnsi="Times New Roman" w:cs="Times New Roman"/>
          <w:color w:val="000000" w:themeColor="text1"/>
          <w:sz w:val="24"/>
          <w:szCs w:val="24"/>
          <w:lang w:val="en-US"/>
        </w:rPr>
        <w:t>89</w:t>
      </w:r>
      <w:r w:rsidR="00F75942" w:rsidRPr="00850320">
        <w:rPr>
          <w:rFonts w:ascii="Times New Roman" w:hAnsi="Times New Roman" w:cs="Times New Roman"/>
          <w:color w:val="000000" w:themeColor="text1"/>
          <w:sz w:val="24"/>
          <w:szCs w:val="24"/>
          <w:lang w:val="en-US"/>
        </w:rPr>
        <w:t>, df =</w:t>
      </w:r>
      <w:r w:rsidR="008E1FE3">
        <w:rPr>
          <w:rFonts w:ascii="Times New Roman" w:hAnsi="Times New Roman" w:cs="Times New Roman"/>
          <w:color w:val="000000" w:themeColor="text1"/>
          <w:sz w:val="24"/>
          <w:szCs w:val="24"/>
          <w:lang w:val="en-US"/>
        </w:rPr>
        <w:t xml:space="preserve"> 516</w:t>
      </w:r>
      <w:r w:rsidR="00F75942" w:rsidRPr="00850320">
        <w:rPr>
          <w:rFonts w:ascii="Times New Roman" w:hAnsi="Times New Roman" w:cs="Times New Roman"/>
          <w:color w:val="000000" w:themeColor="text1"/>
          <w:sz w:val="24"/>
          <w:szCs w:val="24"/>
          <w:lang w:val="en-US"/>
        </w:rPr>
        <w:t xml:space="preserve">, </w:t>
      </w:r>
      <w:r w:rsidR="00E644C1" w:rsidRPr="00850320">
        <w:rPr>
          <w:rFonts w:ascii="Times New Roman" w:hAnsi="Times New Roman" w:cs="Times New Roman"/>
          <w:color w:val="000000" w:themeColor="text1"/>
          <w:sz w:val="24"/>
          <w:szCs w:val="24"/>
          <w:lang w:val="en-US"/>
        </w:rPr>
        <w:t xml:space="preserve">p </w:t>
      </w:r>
      <w:r w:rsidR="008E1FE3">
        <w:rPr>
          <w:rFonts w:ascii="Times New Roman" w:hAnsi="Times New Roman" w:cs="Times New Roman"/>
          <w:color w:val="000000" w:themeColor="text1"/>
          <w:sz w:val="24"/>
          <w:szCs w:val="24"/>
          <w:lang w:val="en-US"/>
        </w:rPr>
        <w:t>&lt;</w:t>
      </w:r>
      <w:r w:rsidR="00E644C1" w:rsidRPr="00850320">
        <w:rPr>
          <w:rFonts w:ascii="Times New Roman" w:hAnsi="Times New Roman" w:cs="Times New Roman"/>
          <w:color w:val="000000" w:themeColor="text1"/>
          <w:sz w:val="24"/>
          <w:szCs w:val="24"/>
          <w:lang w:val="en-US"/>
        </w:rPr>
        <w:t xml:space="preserve"> 0.</w:t>
      </w:r>
      <w:r w:rsidR="008E1FE3">
        <w:rPr>
          <w:rFonts w:ascii="Times New Roman" w:hAnsi="Times New Roman" w:cs="Times New Roman"/>
          <w:color w:val="000000" w:themeColor="text1"/>
          <w:sz w:val="24"/>
          <w:szCs w:val="24"/>
          <w:lang w:val="en-US"/>
        </w:rPr>
        <w:t xml:space="preserve">001, </w:t>
      </w:r>
      <w:r w:rsidR="008E1FE3" w:rsidRPr="00850320">
        <w:rPr>
          <w:rFonts w:ascii="Times New Roman" w:hAnsi="Times New Roman" w:cs="Times New Roman"/>
          <w:color w:val="000000" w:themeColor="text1"/>
          <w:sz w:val="24"/>
          <w:szCs w:val="24"/>
          <w:lang w:val="en-US"/>
        </w:rPr>
        <w:t>Fig. 2</w:t>
      </w:r>
      <w:r w:rsidR="008E1FE3">
        <w:rPr>
          <w:rFonts w:ascii="Times New Roman" w:hAnsi="Times New Roman" w:cs="Times New Roman"/>
          <w:color w:val="000000" w:themeColor="text1"/>
          <w:sz w:val="24"/>
          <w:szCs w:val="24"/>
          <w:lang w:val="en-US"/>
        </w:rPr>
        <w:t>d</w:t>
      </w:r>
      <w:r w:rsidR="00E644C1" w:rsidRPr="00850320">
        <w:rPr>
          <w:rFonts w:ascii="Times New Roman" w:hAnsi="Times New Roman" w:cs="Times New Roman"/>
          <w:color w:val="000000" w:themeColor="text1"/>
          <w:sz w:val="24"/>
          <w:szCs w:val="24"/>
          <w:lang w:val="en-US"/>
        </w:rPr>
        <w:t>).</w:t>
      </w:r>
    </w:p>
    <w:p w14:paraId="4ED890BF" w14:textId="216C9906" w:rsidR="000A2CDF" w:rsidRDefault="00241A80" w:rsidP="000A2CDF">
      <w:pPr>
        <w:spacing w:line="600" w:lineRule="auto"/>
        <w:ind w:firstLine="709"/>
        <w:rPr>
          <w:rFonts w:ascii="Times New Roman" w:hAnsi="Times New Roman" w:cs="Times New Roman"/>
          <w:color w:val="FF0000"/>
          <w:sz w:val="24"/>
          <w:szCs w:val="24"/>
          <w:lang w:val="en-US"/>
        </w:rPr>
      </w:pPr>
      <w:r w:rsidRPr="00031640">
        <w:rPr>
          <w:rFonts w:ascii="Times New Roman" w:hAnsi="Times New Roman" w:cs="Times New Roman"/>
          <w:color w:val="000000" w:themeColor="text1"/>
          <w:sz w:val="24"/>
          <w:szCs w:val="24"/>
          <w:lang w:val="en-US"/>
        </w:rPr>
        <w:t>Roadkill</w:t>
      </w:r>
      <w:r w:rsidR="008943EE" w:rsidRPr="00850320">
        <w:rPr>
          <w:rFonts w:ascii="Times New Roman" w:hAnsi="Times New Roman" w:cs="Times New Roman"/>
          <w:color w:val="000000" w:themeColor="text1"/>
          <w:sz w:val="24"/>
          <w:szCs w:val="24"/>
          <w:lang w:val="en-US"/>
        </w:rPr>
        <w:t>s were unevenly distributed over the months (</w:t>
      </w:r>
      <w:r w:rsidR="00F4075D">
        <w:rPr>
          <w:rFonts w:ascii="Times New Roman" w:hAnsi="Times New Roman" w:cs="Times New Roman"/>
          <w:color w:val="000000" w:themeColor="text1"/>
          <w:sz w:val="24"/>
          <w:szCs w:val="24"/>
          <w:lang w:val="en-US"/>
        </w:rPr>
        <w:t>multinomial test,</w:t>
      </w:r>
      <w:r w:rsidR="004F7F91">
        <w:rPr>
          <w:rFonts w:ascii="Times New Roman" w:hAnsi="Times New Roman" w:cs="Times New Roman"/>
          <w:color w:val="000000" w:themeColor="text1"/>
          <w:sz w:val="24"/>
          <w:szCs w:val="24"/>
          <w:lang w:val="en-US"/>
        </w:rPr>
        <w:t xml:space="preserve"> n = 83 , </w:t>
      </w:r>
      <w:r w:rsidR="00F4075D">
        <w:rPr>
          <w:rFonts w:ascii="Times New Roman" w:hAnsi="Times New Roman" w:cs="Times New Roman"/>
          <w:color w:val="000000" w:themeColor="text1"/>
          <w:sz w:val="24"/>
          <w:szCs w:val="24"/>
          <w:lang w:val="en-US"/>
        </w:rPr>
        <w:t xml:space="preserve"> p &lt; 0.001</w:t>
      </w:r>
      <w:r w:rsidR="008943EE" w:rsidRPr="00850320">
        <w:rPr>
          <w:rFonts w:ascii="Times New Roman" w:hAnsi="Times New Roman" w:cs="Times New Roman"/>
          <w:color w:val="000000" w:themeColor="text1"/>
          <w:sz w:val="24"/>
          <w:szCs w:val="24"/>
          <w:lang w:val="en-US"/>
        </w:rPr>
        <w:t>)</w:t>
      </w:r>
      <w:r w:rsidR="00A67B8A">
        <w:rPr>
          <w:rFonts w:ascii="Times New Roman" w:hAnsi="Times New Roman" w:cs="Times New Roman"/>
          <w:color w:val="000000" w:themeColor="text1"/>
          <w:sz w:val="24"/>
          <w:szCs w:val="24"/>
          <w:lang w:val="en-US"/>
        </w:rPr>
        <w:t xml:space="preserve">, </w:t>
      </w:r>
      <w:r w:rsidR="00A67B8A" w:rsidRPr="00850320">
        <w:rPr>
          <w:rFonts w:ascii="Times New Roman" w:hAnsi="Times New Roman" w:cs="Times New Roman"/>
          <w:color w:val="000000" w:themeColor="text1"/>
          <w:sz w:val="24"/>
          <w:szCs w:val="24"/>
          <w:lang w:val="en-US"/>
        </w:rPr>
        <w:t>with a peak in March</w:t>
      </w:r>
      <w:r w:rsidR="00A67B8A">
        <w:rPr>
          <w:rFonts w:ascii="Times New Roman" w:hAnsi="Times New Roman" w:cs="Times New Roman"/>
          <w:color w:val="000000" w:themeColor="text1"/>
          <w:sz w:val="24"/>
          <w:szCs w:val="24"/>
          <w:lang w:val="en-US"/>
        </w:rPr>
        <w:t>-April that is not concomitant with the peaks in tourism (Fig. 3a)</w:t>
      </w:r>
      <w:r w:rsidR="008943EE" w:rsidRPr="00850320">
        <w:rPr>
          <w:rFonts w:ascii="Times New Roman" w:hAnsi="Times New Roman" w:cs="Times New Roman"/>
          <w:color w:val="000000" w:themeColor="text1"/>
          <w:sz w:val="24"/>
          <w:szCs w:val="24"/>
          <w:lang w:val="en-US"/>
        </w:rPr>
        <w:t>.</w:t>
      </w:r>
      <w:r w:rsidR="00F4075D">
        <w:rPr>
          <w:rFonts w:ascii="Times New Roman" w:hAnsi="Times New Roman" w:cs="Times New Roman"/>
          <w:color w:val="000000" w:themeColor="text1"/>
          <w:sz w:val="24"/>
          <w:szCs w:val="24"/>
          <w:lang w:val="en-US"/>
        </w:rPr>
        <w:t xml:space="preserve"> However, </w:t>
      </w:r>
      <w:r w:rsidR="00DC5D75">
        <w:rPr>
          <w:rFonts w:ascii="Times New Roman" w:hAnsi="Times New Roman" w:cs="Times New Roman"/>
          <w:color w:val="000000" w:themeColor="text1"/>
          <w:sz w:val="24"/>
          <w:szCs w:val="24"/>
          <w:lang w:val="en-US"/>
        </w:rPr>
        <w:t>pairwise comparison</w:t>
      </w:r>
      <w:r w:rsidR="003C15B4">
        <w:rPr>
          <w:rFonts w:ascii="Times New Roman" w:hAnsi="Times New Roman" w:cs="Times New Roman"/>
          <w:color w:val="000000" w:themeColor="text1"/>
          <w:sz w:val="24"/>
          <w:szCs w:val="24"/>
          <w:lang w:val="en-US"/>
        </w:rPr>
        <w:t>s</w:t>
      </w:r>
      <w:r w:rsidR="00DC5D75">
        <w:rPr>
          <w:rFonts w:ascii="Times New Roman" w:hAnsi="Times New Roman" w:cs="Times New Roman"/>
          <w:color w:val="000000" w:themeColor="text1"/>
          <w:sz w:val="24"/>
          <w:szCs w:val="24"/>
          <w:lang w:val="en-US"/>
        </w:rPr>
        <w:t xml:space="preserve"> only revealed a marginally significant excess of carcasses in </w:t>
      </w:r>
      <w:r w:rsidR="00166054">
        <w:rPr>
          <w:rFonts w:ascii="Times New Roman" w:hAnsi="Times New Roman" w:cs="Times New Roman"/>
          <w:color w:val="000000" w:themeColor="text1"/>
          <w:sz w:val="24"/>
          <w:szCs w:val="24"/>
          <w:lang w:val="en-US"/>
        </w:rPr>
        <w:t>March and deficit in November (</w:t>
      </w:r>
      <w:r w:rsidR="00D72D3D">
        <w:rPr>
          <w:rFonts w:ascii="Times New Roman" w:hAnsi="Times New Roman" w:cs="Times New Roman"/>
          <w:color w:val="000000" w:themeColor="text1"/>
          <w:sz w:val="24"/>
          <w:szCs w:val="24"/>
          <w:lang w:val="en-US"/>
        </w:rPr>
        <w:t>p = 0.09 for both).</w:t>
      </w:r>
      <w:r w:rsidR="008943EE" w:rsidRPr="00850320">
        <w:rPr>
          <w:rFonts w:ascii="Times New Roman" w:hAnsi="Times New Roman" w:cs="Times New Roman"/>
          <w:color w:val="000000" w:themeColor="text1"/>
          <w:sz w:val="24"/>
          <w:szCs w:val="24"/>
          <w:lang w:val="en-US"/>
        </w:rPr>
        <w:t xml:space="preserve"> </w:t>
      </w:r>
      <w:bookmarkStart w:id="74" w:name="_Hlk84856079"/>
      <w:r w:rsidR="0039247B">
        <w:rPr>
          <w:rFonts w:ascii="Times New Roman" w:hAnsi="Times New Roman" w:cs="Times New Roman"/>
          <w:color w:val="000000" w:themeColor="text1"/>
          <w:sz w:val="24"/>
          <w:szCs w:val="24"/>
          <w:lang w:val="en-US"/>
        </w:rPr>
        <w:t>When considering seasons, t</w:t>
      </w:r>
      <w:r w:rsidR="00B72666">
        <w:rPr>
          <w:rFonts w:ascii="Times New Roman" w:hAnsi="Times New Roman" w:cs="Times New Roman"/>
          <w:color w:val="000000" w:themeColor="text1"/>
          <w:sz w:val="24"/>
          <w:szCs w:val="24"/>
          <w:lang w:val="en-US"/>
        </w:rPr>
        <w:t>here was</w:t>
      </w:r>
      <w:r w:rsidR="00B72666" w:rsidRPr="00850320">
        <w:rPr>
          <w:rFonts w:ascii="Times New Roman" w:hAnsi="Times New Roman" w:cs="Times New Roman"/>
          <w:color w:val="000000" w:themeColor="text1"/>
          <w:sz w:val="24"/>
          <w:szCs w:val="24"/>
          <w:lang w:val="en-US"/>
        </w:rPr>
        <w:t xml:space="preserve"> a </w:t>
      </w:r>
      <w:r w:rsidR="00B72666">
        <w:rPr>
          <w:rFonts w:ascii="Times New Roman" w:hAnsi="Times New Roman" w:cs="Times New Roman"/>
          <w:color w:val="000000" w:themeColor="text1"/>
          <w:sz w:val="24"/>
          <w:szCs w:val="24"/>
          <w:lang w:val="en-US"/>
        </w:rPr>
        <w:t xml:space="preserve">significant excess </w:t>
      </w:r>
      <w:r w:rsidR="00E51CE3">
        <w:rPr>
          <w:rFonts w:ascii="Times New Roman" w:hAnsi="Times New Roman" w:cs="Times New Roman"/>
          <w:color w:val="000000" w:themeColor="text1"/>
          <w:sz w:val="24"/>
          <w:szCs w:val="24"/>
          <w:lang w:val="en-US"/>
        </w:rPr>
        <w:t>in the observed number of</w:t>
      </w:r>
      <w:r w:rsidR="00B72666">
        <w:rPr>
          <w:rFonts w:ascii="Times New Roman" w:hAnsi="Times New Roman" w:cs="Times New Roman"/>
          <w:color w:val="000000" w:themeColor="text1"/>
          <w:sz w:val="24"/>
          <w:szCs w:val="24"/>
          <w:lang w:val="en-US"/>
        </w:rPr>
        <w:t xml:space="preserve"> roadkills of adults and subadults during the wet season</w:t>
      </w:r>
      <w:r w:rsidR="000A2CDF">
        <w:rPr>
          <w:rFonts w:ascii="Times New Roman" w:hAnsi="Times New Roman" w:cs="Times New Roman"/>
          <w:color w:val="000000" w:themeColor="text1"/>
          <w:sz w:val="24"/>
          <w:szCs w:val="24"/>
          <w:lang w:val="en-US"/>
        </w:rPr>
        <w:t xml:space="preserve"> </w:t>
      </w:r>
      <w:r w:rsidR="008943EE" w:rsidRPr="009C5017">
        <w:rPr>
          <w:rFonts w:ascii="Times New Roman" w:hAnsi="Times New Roman" w:cs="Times New Roman"/>
          <w:color w:val="000000" w:themeColor="text1"/>
          <w:sz w:val="24"/>
          <w:szCs w:val="24"/>
          <w:lang w:val="en-US"/>
        </w:rPr>
        <w:t>(</w:t>
      </w:r>
      <w:r w:rsidR="006C3ECB" w:rsidRPr="009C5017">
        <w:rPr>
          <w:rFonts w:ascii="Times New Roman" w:hAnsi="Times New Roman" w:cs="Times New Roman"/>
          <w:color w:val="000000" w:themeColor="text1"/>
          <w:sz w:val="24"/>
          <w:szCs w:val="24"/>
          <w:lang w:val="en-US"/>
        </w:rPr>
        <w:t>binomial</w:t>
      </w:r>
      <w:r w:rsidR="008943EE" w:rsidRPr="009C5017">
        <w:rPr>
          <w:rFonts w:ascii="Times New Roman" w:hAnsi="Times New Roman" w:cs="Times New Roman"/>
          <w:color w:val="000000" w:themeColor="text1"/>
          <w:sz w:val="24"/>
          <w:szCs w:val="24"/>
          <w:lang w:val="en-US"/>
        </w:rPr>
        <w:t xml:space="preserve"> test, n = </w:t>
      </w:r>
      <w:r w:rsidR="004C5E97" w:rsidRPr="009C5017">
        <w:rPr>
          <w:rFonts w:ascii="Times New Roman" w:hAnsi="Times New Roman" w:cs="Times New Roman"/>
          <w:color w:val="000000" w:themeColor="text1"/>
          <w:sz w:val="24"/>
          <w:szCs w:val="24"/>
          <w:lang w:val="en-US"/>
        </w:rPr>
        <w:t>5</w:t>
      </w:r>
      <w:r w:rsidR="00D731A1">
        <w:rPr>
          <w:rFonts w:ascii="Times New Roman" w:hAnsi="Times New Roman" w:cs="Times New Roman"/>
          <w:color w:val="000000" w:themeColor="text1"/>
          <w:sz w:val="24"/>
          <w:szCs w:val="24"/>
          <w:lang w:val="en-US"/>
        </w:rPr>
        <w:t>7</w:t>
      </w:r>
      <w:r w:rsidR="008943EE" w:rsidRPr="009C5017">
        <w:rPr>
          <w:rFonts w:ascii="Times New Roman" w:hAnsi="Times New Roman" w:cs="Times New Roman"/>
          <w:color w:val="000000" w:themeColor="text1"/>
          <w:sz w:val="24"/>
          <w:szCs w:val="24"/>
          <w:lang w:val="en-US"/>
        </w:rPr>
        <w:t xml:space="preserve">, p </w:t>
      </w:r>
      <w:r w:rsidR="0051090D" w:rsidRPr="009C5017">
        <w:rPr>
          <w:rFonts w:ascii="Times New Roman" w:hAnsi="Times New Roman" w:cs="Times New Roman"/>
          <w:color w:val="000000" w:themeColor="text1"/>
          <w:sz w:val="24"/>
          <w:szCs w:val="24"/>
          <w:lang w:val="en-US"/>
        </w:rPr>
        <w:t>&lt;</w:t>
      </w:r>
      <w:r w:rsidR="008943EE" w:rsidRPr="009C5017">
        <w:rPr>
          <w:rFonts w:ascii="Times New Roman" w:hAnsi="Times New Roman" w:cs="Times New Roman"/>
          <w:color w:val="000000" w:themeColor="text1"/>
          <w:sz w:val="24"/>
          <w:szCs w:val="24"/>
          <w:lang w:val="en-US"/>
        </w:rPr>
        <w:t xml:space="preserve"> 0.0</w:t>
      </w:r>
      <w:r w:rsidR="0051090D" w:rsidRPr="009C5017">
        <w:rPr>
          <w:rFonts w:ascii="Times New Roman" w:hAnsi="Times New Roman" w:cs="Times New Roman"/>
          <w:color w:val="000000" w:themeColor="text1"/>
          <w:sz w:val="24"/>
          <w:szCs w:val="24"/>
          <w:lang w:val="en-US"/>
        </w:rPr>
        <w:t>1</w:t>
      </w:r>
      <w:r w:rsidR="008943EE" w:rsidRPr="009C5017">
        <w:rPr>
          <w:rFonts w:ascii="Times New Roman" w:hAnsi="Times New Roman" w:cs="Times New Roman"/>
          <w:color w:val="000000" w:themeColor="text1"/>
          <w:sz w:val="24"/>
          <w:szCs w:val="24"/>
          <w:lang w:val="en-US"/>
        </w:rPr>
        <w:t>, Fig. 3b)</w:t>
      </w:r>
      <w:r w:rsidR="000A2CDF">
        <w:rPr>
          <w:rFonts w:ascii="Times New Roman" w:hAnsi="Times New Roman" w:cs="Times New Roman"/>
          <w:color w:val="000000" w:themeColor="text1"/>
          <w:sz w:val="24"/>
          <w:szCs w:val="24"/>
          <w:lang w:val="en-US"/>
        </w:rPr>
        <w:t>, which corresponds to the time period when migratory herds are on the short-grass plains.</w:t>
      </w:r>
      <w:bookmarkStart w:id="75" w:name="_Hlk50738316"/>
      <w:bookmarkEnd w:id="69"/>
      <w:bookmarkEnd w:id="74"/>
    </w:p>
    <w:p w14:paraId="5836FD2F" w14:textId="0865E127" w:rsidR="006E0F3F" w:rsidRDefault="006B2CF0" w:rsidP="006E0F3F">
      <w:pPr>
        <w:spacing w:line="600" w:lineRule="auto"/>
        <w:ind w:firstLine="709"/>
        <w:rPr>
          <w:rFonts w:ascii="Times New Roman" w:hAnsi="Times New Roman" w:cs="Times New Roman"/>
          <w:color w:val="FF0000"/>
          <w:sz w:val="24"/>
          <w:szCs w:val="24"/>
          <w:lang w:val="en-US"/>
        </w:rPr>
      </w:pPr>
      <w:r w:rsidRPr="00850320">
        <w:rPr>
          <w:rFonts w:ascii="Times New Roman" w:hAnsi="Times New Roman" w:cs="Times New Roman"/>
          <w:color w:val="000000" w:themeColor="text1"/>
          <w:sz w:val="24"/>
          <w:szCs w:val="24"/>
          <w:lang w:val="en-US"/>
        </w:rPr>
        <w:t xml:space="preserve">The </w:t>
      </w:r>
      <w:r w:rsidR="0058486F" w:rsidRPr="00850320">
        <w:rPr>
          <w:rFonts w:ascii="Times New Roman" w:hAnsi="Times New Roman" w:cs="Times New Roman"/>
          <w:color w:val="000000" w:themeColor="text1"/>
          <w:sz w:val="24"/>
          <w:szCs w:val="24"/>
          <w:lang w:val="en-US"/>
        </w:rPr>
        <w:t xml:space="preserve">location of </w:t>
      </w:r>
      <w:r w:rsidR="00241A80" w:rsidRPr="00850320">
        <w:rPr>
          <w:rFonts w:ascii="Times New Roman" w:hAnsi="Times New Roman" w:cs="Times New Roman"/>
          <w:color w:val="000000" w:themeColor="text1"/>
          <w:sz w:val="24"/>
          <w:szCs w:val="24"/>
          <w:lang w:val="en-US"/>
        </w:rPr>
        <w:t>roadkill</w:t>
      </w:r>
      <w:r w:rsidR="00281C02" w:rsidRPr="00850320">
        <w:rPr>
          <w:rFonts w:ascii="Times New Roman" w:hAnsi="Times New Roman" w:cs="Times New Roman"/>
          <w:color w:val="000000" w:themeColor="text1"/>
          <w:sz w:val="24"/>
          <w:szCs w:val="24"/>
          <w:lang w:val="en-US"/>
        </w:rPr>
        <w:t>s</w:t>
      </w:r>
      <w:r w:rsidR="0058486F" w:rsidRPr="00850320">
        <w:rPr>
          <w:rFonts w:ascii="Times New Roman" w:hAnsi="Times New Roman" w:cs="Times New Roman"/>
          <w:color w:val="000000" w:themeColor="text1"/>
          <w:sz w:val="24"/>
          <w:szCs w:val="24"/>
          <w:lang w:val="en-US"/>
        </w:rPr>
        <w:t xml:space="preserve"> of adults and subadults </w:t>
      </w:r>
      <w:r w:rsidR="00876C80" w:rsidRPr="00850320">
        <w:rPr>
          <w:rFonts w:ascii="Times New Roman" w:hAnsi="Times New Roman" w:cs="Times New Roman"/>
          <w:color w:val="000000" w:themeColor="text1"/>
          <w:sz w:val="24"/>
          <w:szCs w:val="24"/>
          <w:lang w:val="en-US"/>
        </w:rPr>
        <w:t xml:space="preserve">changed with </w:t>
      </w:r>
      <w:r w:rsidR="00E54870">
        <w:rPr>
          <w:rFonts w:ascii="Times New Roman" w:hAnsi="Times New Roman" w:cs="Times New Roman"/>
          <w:color w:val="000000" w:themeColor="text1"/>
          <w:sz w:val="24"/>
          <w:szCs w:val="24"/>
          <w:lang w:val="en-US"/>
        </w:rPr>
        <w:t>the location of migratory herbivores</w:t>
      </w:r>
      <w:r w:rsidR="00F175DB" w:rsidRPr="00850320">
        <w:rPr>
          <w:rFonts w:ascii="Times New Roman" w:hAnsi="Times New Roman" w:cs="Times New Roman"/>
          <w:color w:val="000000" w:themeColor="text1"/>
          <w:sz w:val="24"/>
          <w:szCs w:val="24"/>
          <w:lang w:val="en-US"/>
        </w:rPr>
        <w:t>.</w:t>
      </w:r>
      <w:r w:rsidR="00FE22CE">
        <w:rPr>
          <w:rFonts w:ascii="Times New Roman" w:hAnsi="Times New Roman" w:cs="Times New Roman"/>
          <w:color w:val="000000" w:themeColor="text1"/>
          <w:sz w:val="24"/>
          <w:szCs w:val="24"/>
          <w:lang w:val="en-US"/>
        </w:rPr>
        <w:t xml:space="preserve"> When </w:t>
      </w:r>
      <w:r w:rsidR="00C63239">
        <w:rPr>
          <w:rFonts w:ascii="Times New Roman" w:hAnsi="Times New Roman" w:cs="Times New Roman"/>
          <w:color w:val="000000" w:themeColor="text1"/>
          <w:sz w:val="24"/>
          <w:szCs w:val="24"/>
          <w:lang w:val="en-US"/>
        </w:rPr>
        <w:t xml:space="preserve">migratory </w:t>
      </w:r>
      <w:r w:rsidR="00FE22CE">
        <w:rPr>
          <w:rFonts w:ascii="Times New Roman" w:hAnsi="Times New Roman" w:cs="Times New Roman"/>
          <w:color w:val="000000" w:themeColor="text1"/>
          <w:sz w:val="24"/>
          <w:szCs w:val="24"/>
          <w:lang w:val="en-US"/>
        </w:rPr>
        <w:t>herds were on the short-grass plains</w:t>
      </w:r>
      <w:r w:rsidR="004F0030">
        <w:rPr>
          <w:rFonts w:ascii="Times New Roman" w:hAnsi="Times New Roman" w:cs="Times New Roman"/>
          <w:color w:val="000000" w:themeColor="text1"/>
          <w:sz w:val="24"/>
          <w:szCs w:val="24"/>
          <w:lang w:val="en-US"/>
        </w:rPr>
        <w:t xml:space="preserve"> in the southeast</w:t>
      </w:r>
      <w:r w:rsidR="00FE22CE">
        <w:rPr>
          <w:rFonts w:ascii="Times New Roman" w:hAnsi="Times New Roman" w:cs="Times New Roman"/>
          <w:color w:val="000000" w:themeColor="text1"/>
          <w:sz w:val="24"/>
          <w:szCs w:val="24"/>
          <w:lang w:val="en-US"/>
        </w:rPr>
        <w:t>,</w:t>
      </w:r>
      <w:r w:rsidR="00EE2A36" w:rsidRPr="00850320">
        <w:rPr>
          <w:rFonts w:ascii="Times New Roman" w:hAnsi="Times New Roman" w:cs="Times New Roman"/>
          <w:color w:val="000000" w:themeColor="text1"/>
          <w:sz w:val="24"/>
          <w:szCs w:val="24"/>
          <w:lang w:val="en-US"/>
        </w:rPr>
        <w:t xml:space="preserve"> the median latitude</w:t>
      </w:r>
      <w:r w:rsidR="004F0030">
        <w:rPr>
          <w:rFonts w:ascii="Times New Roman" w:hAnsi="Times New Roman" w:cs="Times New Roman"/>
          <w:color w:val="000000" w:themeColor="text1"/>
          <w:sz w:val="24"/>
          <w:szCs w:val="24"/>
          <w:lang w:val="en-US"/>
        </w:rPr>
        <w:t xml:space="preserve"> and longitude</w:t>
      </w:r>
      <w:r w:rsidR="00EE2A36" w:rsidRPr="00850320">
        <w:rPr>
          <w:rFonts w:ascii="Times New Roman" w:hAnsi="Times New Roman" w:cs="Times New Roman"/>
          <w:color w:val="000000" w:themeColor="text1"/>
          <w:sz w:val="24"/>
          <w:szCs w:val="24"/>
          <w:lang w:val="en-US"/>
        </w:rPr>
        <w:t xml:space="preserve"> of </w:t>
      </w:r>
      <w:r w:rsidR="004F0030">
        <w:rPr>
          <w:rFonts w:ascii="Times New Roman" w:hAnsi="Times New Roman" w:cs="Times New Roman"/>
          <w:color w:val="000000" w:themeColor="text1"/>
          <w:sz w:val="24"/>
          <w:szCs w:val="24"/>
          <w:lang w:val="en-US"/>
        </w:rPr>
        <w:t>roadkills</w:t>
      </w:r>
      <w:r w:rsidR="00EE2A36" w:rsidRPr="00850320">
        <w:rPr>
          <w:rFonts w:ascii="Times New Roman" w:hAnsi="Times New Roman" w:cs="Times New Roman"/>
          <w:color w:val="000000" w:themeColor="text1"/>
          <w:sz w:val="24"/>
          <w:szCs w:val="24"/>
          <w:lang w:val="en-US"/>
        </w:rPr>
        <w:t xml:space="preserve"> w</w:t>
      </w:r>
      <w:r w:rsidR="004F0030">
        <w:rPr>
          <w:rFonts w:ascii="Times New Roman" w:hAnsi="Times New Roman" w:cs="Times New Roman"/>
          <w:color w:val="000000" w:themeColor="text1"/>
          <w:sz w:val="24"/>
          <w:szCs w:val="24"/>
          <w:lang w:val="en-US"/>
        </w:rPr>
        <w:t xml:space="preserve">ere </w:t>
      </w:r>
      <w:r w:rsidR="00B101D9" w:rsidRPr="00850320">
        <w:rPr>
          <w:rFonts w:ascii="Times New Roman" w:hAnsi="Times New Roman" w:cs="Times New Roman"/>
          <w:color w:val="000000" w:themeColor="text1"/>
          <w:sz w:val="24"/>
          <w:szCs w:val="24"/>
          <w:lang w:val="en-US"/>
        </w:rPr>
        <w:t>0.</w:t>
      </w:r>
      <w:r w:rsidR="004C5E97">
        <w:rPr>
          <w:rFonts w:ascii="Times New Roman" w:hAnsi="Times New Roman" w:cs="Times New Roman"/>
          <w:color w:val="000000" w:themeColor="text1"/>
          <w:sz w:val="24"/>
          <w:szCs w:val="24"/>
          <w:lang w:val="en-US"/>
        </w:rPr>
        <w:t>11</w:t>
      </w:r>
      <w:r w:rsidR="00B101D9" w:rsidRPr="00850320">
        <w:rPr>
          <w:rFonts w:ascii="Times New Roman" w:hAnsi="Times New Roman" w:cs="Times New Roman"/>
          <w:color w:val="000000" w:themeColor="text1"/>
          <w:sz w:val="24"/>
          <w:szCs w:val="24"/>
          <w:lang w:val="en-US"/>
        </w:rPr>
        <w:t xml:space="preserve">° </w:t>
      </w:r>
      <w:r w:rsidR="00B101D9">
        <w:rPr>
          <w:rFonts w:ascii="Times New Roman" w:hAnsi="Times New Roman" w:cs="Times New Roman"/>
          <w:color w:val="000000" w:themeColor="text1"/>
          <w:sz w:val="24"/>
          <w:szCs w:val="24"/>
          <w:lang w:val="en-US"/>
        </w:rPr>
        <w:t>and 0.</w:t>
      </w:r>
      <w:r w:rsidR="00B101D9" w:rsidRPr="004E5C33">
        <w:rPr>
          <w:rFonts w:ascii="Times New Roman" w:hAnsi="Times New Roman" w:cs="Times New Roman"/>
          <w:color w:val="000000" w:themeColor="text1"/>
          <w:sz w:val="24"/>
          <w:szCs w:val="24"/>
          <w:lang w:val="en-US"/>
        </w:rPr>
        <w:t>0</w:t>
      </w:r>
      <w:r w:rsidR="00B101D9">
        <w:rPr>
          <w:rFonts w:ascii="Times New Roman" w:hAnsi="Times New Roman" w:cs="Times New Roman"/>
          <w:color w:val="000000" w:themeColor="text1"/>
          <w:sz w:val="24"/>
          <w:szCs w:val="24"/>
          <w:lang w:val="en-US"/>
        </w:rPr>
        <w:t>7</w:t>
      </w:r>
      <w:r w:rsidR="00B101D9" w:rsidRPr="004E5C33">
        <w:rPr>
          <w:rFonts w:ascii="Times New Roman" w:hAnsi="Times New Roman" w:cs="Times New Roman"/>
          <w:color w:val="000000" w:themeColor="text1"/>
          <w:sz w:val="24"/>
          <w:szCs w:val="24"/>
          <w:lang w:val="en-US"/>
        </w:rPr>
        <w:t>°</w:t>
      </w:r>
      <w:r w:rsidR="00B101D9">
        <w:rPr>
          <w:rFonts w:ascii="Times New Roman" w:hAnsi="Times New Roman" w:cs="Times New Roman"/>
          <w:color w:val="000000" w:themeColor="text1"/>
          <w:sz w:val="24"/>
          <w:szCs w:val="24"/>
          <w:lang w:val="en-US"/>
        </w:rPr>
        <w:t xml:space="preserve"> (</w:t>
      </w:r>
      <w:r w:rsidR="00B101D9" w:rsidRPr="00850320">
        <w:rPr>
          <w:rFonts w:ascii="Times New Roman" w:hAnsi="Times New Roman" w:cs="Times New Roman"/>
          <w:color w:val="000000" w:themeColor="text1"/>
          <w:sz w:val="24"/>
          <w:szCs w:val="24"/>
          <w:lang w:val="en-US"/>
        </w:rPr>
        <w:t xml:space="preserve">or </w:t>
      </w:r>
      <w:r w:rsidR="004C5E97">
        <w:rPr>
          <w:rFonts w:ascii="Times New Roman" w:hAnsi="Times New Roman" w:cs="Times New Roman"/>
          <w:color w:val="000000" w:themeColor="text1"/>
          <w:sz w:val="24"/>
          <w:szCs w:val="24"/>
          <w:lang w:val="en-US"/>
        </w:rPr>
        <w:t>12.2</w:t>
      </w:r>
      <w:r w:rsidR="000A2CDF">
        <w:rPr>
          <w:rFonts w:ascii="Times New Roman" w:hAnsi="Times New Roman" w:cs="Times New Roman"/>
          <w:color w:val="000000" w:themeColor="text1"/>
          <w:sz w:val="24"/>
          <w:szCs w:val="24"/>
          <w:lang w:val="en-US"/>
        </w:rPr>
        <w:t xml:space="preserve"> </w:t>
      </w:r>
      <w:r w:rsidR="00B101D9" w:rsidRPr="00850320">
        <w:rPr>
          <w:rFonts w:ascii="Times New Roman" w:hAnsi="Times New Roman" w:cs="Times New Roman"/>
          <w:color w:val="000000" w:themeColor="text1"/>
          <w:sz w:val="24"/>
          <w:szCs w:val="24"/>
          <w:lang w:val="en-US"/>
        </w:rPr>
        <w:t>km</w:t>
      </w:r>
      <w:r w:rsidR="00B101D9">
        <w:rPr>
          <w:rFonts w:ascii="Times New Roman" w:hAnsi="Times New Roman" w:cs="Times New Roman"/>
          <w:color w:val="000000" w:themeColor="text1"/>
          <w:sz w:val="24"/>
          <w:szCs w:val="24"/>
          <w:lang w:val="en-US"/>
        </w:rPr>
        <w:t xml:space="preserve"> and </w:t>
      </w:r>
      <w:r w:rsidR="004C5E97">
        <w:rPr>
          <w:rFonts w:ascii="Times New Roman" w:hAnsi="Times New Roman" w:cs="Times New Roman"/>
          <w:color w:val="000000" w:themeColor="text1"/>
          <w:sz w:val="24"/>
          <w:szCs w:val="24"/>
          <w:lang w:val="en-US"/>
        </w:rPr>
        <w:t>8.2</w:t>
      </w:r>
      <w:r w:rsidR="000A2CDF">
        <w:rPr>
          <w:rFonts w:ascii="Times New Roman" w:hAnsi="Times New Roman" w:cs="Times New Roman"/>
          <w:color w:val="000000" w:themeColor="text1"/>
          <w:sz w:val="24"/>
          <w:szCs w:val="24"/>
          <w:lang w:val="en-US"/>
        </w:rPr>
        <w:t xml:space="preserve"> </w:t>
      </w:r>
      <w:r w:rsidR="00B101D9">
        <w:rPr>
          <w:rFonts w:ascii="Times New Roman" w:hAnsi="Times New Roman" w:cs="Times New Roman"/>
          <w:color w:val="000000" w:themeColor="text1"/>
          <w:sz w:val="24"/>
          <w:szCs w:val="24"/>
          <w:lang w:val="en-US"/>
        </w:rPr>
        <w:t>km)</w:t>
      </w:r>
      <w:r w:rsidR="00B101D9"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 xml:space="preserve">further south </w:t>
      </w:r>
      <w:r w:rsidR="004F0030">
        <w:rPr>
          <w:rFonts w:ascii="Times New Roman" w:hAnsi="Times New Roman" w:cs="Times New Roman"/>
          <w:color w:val="000000" w:themeColor="text1"/>
          <w:sz w:val="24"/>
          <w:szCs w:val="24"/>
          <w:lang w:val="en-US"/>
        </w:rPr>
        <w:t xml:space="preserve">and east </w:t>
      </w:r>
      <w:r w:rsidR="00EE2A36" w:rsidRPr="00850320">
        <w:rPr>
          <w:rFonts w:ascii="Times New Roman" w:hAnsi="Times New Roman" w:cs="Times New Roman"/>
          <w:color w:val="000000" w:themeColor="text1"/>
          <w:sz w:val="24"/>
          <w:szCs w:val="24"/>
          <w:lang w:val="en-US"/>
        </w:rPr>
        <w:t xml:space="preserve">than </w:t>
      </w:r>
      <w:r w:rsidR="00FE22CE">
        <w:rPr>
          <w:rFonts w:ascii="Times New Roman" w:hAnsi="Times New Roman" w:cs="Times New Roman"/>
          <w:color w:val="000000" w:themeColor="text1"/>
          <w:sz w:val="24"/>
          <w:szCs w:val="24"/>
          <w:lang w:val="en-US"/>
        </w:rPr>
        <w:t>when the herds were in their dry season refuge</w:t>
      </w:r>
      <w:r w:rsidR="004F003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w:t>
      </w:r>
      <w:r w:rsidR="008922B3">
        <w:rPr>
          <w:rFonts w:ascii="Times New Roman" w:hAnsi="Times New Roman" w:cs="Times New Roman"/>
          <w:color w:val="000000" w:themeColor="text1"/>
          <w:sz w:val="24"/>
          <w:szCs w:val="24"/>
          <w:lang w:val="en-US"/>
        </w:rPr>
        <w:t xml:space="preserve">two-sample Wilcoxon test, </w:t>
      </w:r>
      <w:r w:rsidR="005A3706">
        <w:rPr>
          <w:rFonts w:ascii="Times New Roman" w:hAnsi="Times New Roman" w:cs="Times New Roman"/>
          <w:color w:val="000000" w:themeColor="text1"/>
          <w:sz w:val="24"/>
          <w:szCs w:val="24"/>
          <w:lang w:val="en-US"/>
        </w:rPr>
        <w:t xml:space="preserve">n = </w:t>
      </w:r>
      <w:r w:rsidR="004C5E97">
        <w:rPr>
          <w:rFonts w:ascii="Times New Roman" w:hAnsi="Times New Roman" w:cs="Times New Roman"/>
          <w:color w:val="000000" w:themeColor="text1"/>
          <w:sz w:val="24"/>
          <w:szCs w:val="24"/>
          <w:lang w:val="en-US"/>
        </w:rPr>
        <w:t>4</w:t>
      </w:r>
      <w:r w:rsidR="004F7F91">
        <w:rPr>
          <w:rFonts w:ascii="Times New Roman" w:hAnsi="Times New Roman" w:cs="Times New Roman"/>
          <w:color w:val="000000" w:themeColor="text1"/>
          <w:sz w:val="24"/>
          <w:szCs w:val="24"/>
          <w:lang w:val="en-US"/>
        </w:rPr>
        <w:t>7</w:t>
      </w:r>
      <w:r w:rsidR="00EC6B82">
        <w:rPr>
          <w:rFonts w:ascii="Times New Roman" w:hAnsi="Times New Roman" w:cs="Times New Roman"/>
          <w:color w:val="000000" w:themeColor="text1"/>
          <w:sz w:val="24"/>
          <w:szCs w:val="24"/>
          <w:lang w:val="en-US"/>
        </w:rPr>
        <w:t xml:space="preserve">, </w:t>
      </w:r>
      <w:r w:rsidR="00963920" w:rsidRPr="004C5E97">
        <w:rPr>
          <w:rFonts w:ascii="Times New Roman" w:hAnsi="Times New Roman" w:cs="Times New Roman"/>
          <w:color w:val="000000" w:themeColor="text1"/>
          <w:sz w:val="24"/>
          <w:szCs w:val="24"/>
          <w:lang w:val="en-US"/>
        </w:rPr>
        <w:t xml:space="preserve">W = </w:t>
      </w:r>
      <w:r w:rsidR="00272A3A">
        <w:rPr>
          <w:rFonts w:ascii="Times New Roman" w:hAnsi="Times New Roman" w:cs="Times New Roman"/>
          <w:color w:val="000000" w:themeColor="text1"/>
          <w:sz w:val="24"/>
          <w:szCs w:val="24"/>
          <w:lang w:val="en-US"/>
        </w:rPr>
        <w:t>2</w:t>
      </w:r>
      <w:r w:rsidR="004F7F91">
        <w:rPr>
          <w:rFonts w:ascii="Times New Roman" w:hAnsi="Times New Roman" w:cs="Times New Roman"/>
          <w:color w:val="000000" w:themeColor="text1"/>
          <w:sz w:val="24"/>
          <w:szCs w:val="24"/>
          <w:lang w:val="en-US"/>
        </w:rPr>
        <w:t>67</w:t>
      </w:r>
      <w:r w:rsidR="00963920" w:rsidRPr="004C5E97">
        <w:rPr>
          <w:rFonts w:ascii="Times New Roman" w:hAnsi="Times New Roman" w:cs="Times New Roman"/>
          <w:color w:val="000000" w:themeColor="text1"/>
          <w:sz w:val="24"/>
          <w:szCs w:val="24"/>
          <w:lang w:val="en-US"/>
        </w:rPr>
        <w:t xml:space="preserve">, </w:t>
      </w:r>
      <w:r w:rsidR="0058486F" w:rsidRPr="004C5E97">
        <w:rPr>
          <w:rFonts w:ascii="Times New Roman" w:hAnsi="Times New Roman" w:cs="Times New Roman"/>
          <w:color w:val="000000" w:themeColor="text1"/>
          <w:sz w:val="24"/>
          <w:szCs w:val="24"/>
          <w:lang w:val="en-US"/>
        </w:rPr>
        <w:t xml:space="preserve">p </w:t>
      </w:r>
      <w:r w:rsidR="004F7F91">
        <w:rPr>
          <w:rFonts w:ascii="Times New Roman" w:hAnsi="Times New Roman" w:cs="Times New Roman"/>
          <w:color w:val="000000" w:themeColor="text1"/>
          <w:sz w:val="24"/>
          <w:szCs w:val="24"/>
          <w:lang w:val="en-US"/>
        </w:rPr>
        <w:t>&lt;</w:t>
      </w:r>
      <w:r w:rsidR="004C5E97" w:rsidRPr="004C5E97">
        <w:rPr>
          <w:rFonts w:ascii="Times New Roman" w:hAnsi="Times New Roman" w:cs="Times New Roman"/>
          <w:color w:val="000000" w:themeColor="text1"/>
          <w:sz w:val="24"/>
          <w:szCs w:val="24"/>
          <w:lang w:val="en-US"/>
        </w:rPr>
        <w:t xml:space="preserve"> </w:t>
      </w:r>
      <w:r w:rsidR="004E5C33" w:rsidRPr="004C5E97">
        <w:rPr>
          <w:rFonts w:ascii="Times New Roman" w:hAnsi="Times New Roman" w:cs="Times New Roman"/>
          <w:color w:val="000000" w:themeColor="text1"/>
          <w:sz w:val="24"/>
          <w:szCs w:val="24"/>
          <w:lang w:val="en-US"/>
        </w:rPr>
        <w:t>0.0</w:t>
      </w:r>
      <w:r w:rsidR="00272A3A">
        <w:rPr>
          <w:rFonts w:ascii="Times New Roman" w:hAnsi="Times New Roman" w:cs="Times New Roman"/>
          <w:color w:val="000000" w:themeColor="text1"/>
          <w:sz w:val="24"/>
          <w:szCs w:val="24"/>
          <w:lang w:val="en-US"/>
        </w:rPr>
        <w:t>1</w:t>
      </w:r>
      <w:r w:rsidR="00963920" w:rsidRPr="004C5E97">
        <w:rPr>
          <w:rFonts w:ascii="Times New Roman" w:hAnsi="Times New Roman" w:cs="Times New Roman"/>
          <w:color w:val="000000" w:themeColor="text1"/>
          <w:sz w:val="24"/>
          <w:szCs w:val="24"/>
          <w:lang w:val="en-US"/>
        </w:rPr>
        <w:t xml:space="preserve">, </w:t>
      </w:r>
      <w:r w:rsidR="00A33D39" w:rsidRPr="004C5E97">
        <w:rPr>
          <w:rFonts w:ascii="Times New Roman" w:hAnsi="Times New Roman" w:cs="Times New Roman"/>
          <w:color w:val="000000" w:themeColor="text1"/>
          <w:sz w:val="24"/>
          <w:szCs w:val="24"/>
          <w:lang w:val="en-US"/>
        </w:rPr>
        <w:t xml:space="preserve">and </w:t>
      </w:r>
      <w:r w:rsidR="00963920" w:rsidRPr="004C5E97">
        <w:rPr>
          <w:rFonts w:ascii="Times New Roman" w:hAnsi="Times New Roman" w:cs="Times New Roman"/>
          <w:color w:val="000000" w:themeColor="text1"/>
          <w:sz w:val="24"/>
          <w:szCs w:val="24"/>
          <w:lang w:val="en-US"/>
        </w:rPr>
        <w:t xml:space="preserve">W = </w:t>
      </w:r>
      <w:r w:rsidR="00272A3A">
        <w:rPr>
          <w:rFonts w:ascii="Times New Roman" w:hAnsi="Times New Roman" w:cs="Times New Roman"/>
          <w:color w:val="000000" w:themeColor="text1"/>
          <w:sz w:val="24"/>
          <w:szCs w:val="24"/>
          <w:lang w:val="en-US"/>
        </w:rPr>
        <w:t>49</w:t>
      </w:r>
      <w:r w:rsidR="00963920" w:rsidRPr="004C5E97">
        <w:rPr>
          <w:rFonts w:ascii="Times New Roman" w:hAnsi="Times New Roman" w:cs="Times New Roman"/>
          <w:color w:val="000000" w:themeColor="text1"/>
          <w:sz w:val="24"/>
          <w:szCs w:val="24"/>
          <w:lang w:val="en-US"/>
        </w:rPr>
        <w:t xml:space="preserve">, </w:t>
      </w:r>
      <w:r w:rsidR="004F0030" w:rsidRPr="004C5E97">
        <w:rPr>
          <w:rFonts w:ascii="Times New Roman" w:hAnsi="Times New Roman" w:cs="Times New Roman"/>
          <w:color w:val="000000" w:themeColor="text1"/>
          <w:sz w:val="24"/>
          <w:szCs w:val="24"/>
          <w:lang w:val="en-US"/>
        </w:rPr>
        <w:t xml:space="preserve">p </w:t>
      </w:r>
      <w:r w:rsidR="00272A3A">
        <w:rPr>
          <w:rFonts w:ascii="Times New Roman" w:hAnsi="Times New Roman" w:cs="Times New Roman"/>
          <w:color w:val="000000" w:themeColor="text1"/>
          <w:sz w:val="24"/>
          <w:szCs w:val="24"/>
          <w:lang w:val="en-US"/>
        </w:rPr>
        <w:t>&lt;</w:t>
      </w:r>
      <w:r w:rsidR="004E5C33" w:rsidRPr="004C5E97">
        <w:rPr>
          <w:rFonts w:ascii="Times New Roman" w:hAnsi="Times New Roman" w:cs="Times New Roman"/>
          <w:color w:val="000000" w:themeColor="text1"/>
          <w:sz w:val="24"/>
          <w:szCs w:val="24"/>
          <w:lang w:val="en-US"/>
        </w:rPr>
        <w:t xml:space="preserve"> 0.001</w:t>
      </w:r>
      <w:r w:rsidR="006E0F3F">
        <w:rPr>
          <w:rFonts w:ascii="Times New Roman" w:hAnsi="Times New Roman" w:cs="Times New Roman"/>
          <w:color w:val="000000" w:themeColor="text1"/>
          <w:sz w:val="24"/>
          <w:szCs w:val="24"/>
          <w:lang w:val="en-US"/>
        </w:rPr>
        <w:t>,</w:t>
      </w:r>
      <w:r w:rsidR="004F0030">
        <w:rPr>
          <w:rFonts w:ascii="Times New Roman" w:hAnsi="Times New Roman" w:cs="Times New Roman"/>
          <w:color w:val="000000" w:themeColor="text1"/>
          <w:sz w:val="24"/>
          <w:szCs w:val="24"/>
          <w:lang w:val="en-US"/>
        </w:rPr>
        <w:t xml:space="preserve"> respectively</w:t>
      </w:r>
      <w:r w:rsidR="00963920">
        <w:rPr>
          <w:rFonts w:ascii="Times New Roman" w:hAnsi="Times New Roman" w:cs="Times New Roman"/>
          <w:color w:val="000000" w:themeColor="text1"/>
          <w:sz w:val="24"/>
          <w:szCs w:val="24"/>
          <w:lang w:val="en-US"/>
        </w:rPr>
        <w:t>,</w:t>
      </w:r>
      <w:r w:rsidR="00EE2A36" w:rsidRPr="00850320">
        <w:rPr>
          <w:rFonts w:ascii="Times New Roman" w:hAnsi="Times New Roman" w:cs="Times New Roman"/>
          <w:color w:val="000000" w:themeColor="text1"/>
          <w:sz w:val="24"/>
          <w:szCs w:val="24"/>
          <w:lang w:val="en-US"/>
        </w:rPr>
        <w:t xml:space="preserve"> Fig. 3</w:t>
      </w:r>
      <w:r w:rsidR="00BD2011" w:rsidRPr="00850320">
        <w:rPr>
          <w:rFonts w:ascii="Times New Roman" w:hAnsi="Times New Roman" w:cs="Times New Roman"/>
          <w:color w:val="000000" w:themeColor="text1"/>
          <w:sz w:val="24"/>
          <w:szCs w:val="24"/>
          <w:lang w:val="en-US"/>
        </w:rPr>
        <w:t>c</w:t>
      </w:r>
      <w:r w:rsidR="00EE2A36" w:rsidRPr="00850320">
        <w:rPr>
          <w:rFonts w:ascii="Times New Roman" w:hAnsi="Times New Roman" w:cs="Times New Roman"/>
          <w:color w:val="000000" w:themeColor="text1"/>
          <w:sz w:val="24"/>
          <w:szCs w:val="24"/>
          <w:lang w:val="en-US"/>
        </w:rPr>
        <w:t>).</w:t>
      </w:r>
      <w:bookmarkEnd w:id="75"/>
    </w:p>
    <w:p w14:paraId="2BCBE86A" w14:textId="1DAC6312" w:rsidR="008B4F67" w:rsidRPr="006E0F3F" w:rsidRDefault="00241A80" w:rsidP="006E0F3F">
      <w:pPr>
        <w:spacing w:line="600" w:lineRule="auto"/>
        <w:ind w:firstLine="709"/>
        <w:rPr>
          <w:rFonts w:ascii="Times New Roman" w:hAnsi="Times New Roman" w:cs="Times New Roman"/>
          <w:color w:val="FF0000"/>
          <w:sz w:val="24"/>
          <w:szCs w:val="24"/>
          <w:lang w:val="en-US"/>
        </w:rPr>
      </w:pPr>
      <w:r w:rsidRPr="00850320">
        <w:rPr>
          <w:rFonts w:ascii="Times New Roman" w:hAnsi="Times New Roman" w:cs="Times New Roman"/>
          <w:color w:val="000000" w:themeColor="text1"/>
          <w:sz w:val="24"/>
          <w:szCs w:val="24"/>
          <w:lang w:val="en-US"/>
        </w:rPr>
        <w:t>Roadkill</w:t>
      </w:r>
      <w:r w:rsidR="00281C02" w:rsidRPr="00850320">
        <w:rPr>
          <w:rFonts w:ascii="Times New Roman" w:hAnsi="Times New Roman" w:cs="Times New Roman"/>
          <w:color w:val="000000" w:themeColor="text1"/>
          <w:sz w:val="24"/>
          <w:szCs w:val="24"/>
          <w:lang w:val="en-US"/>
        </w:rPr>
        <w:t>s</w:t>
      </w:r>
      <w:r w:rsidR="00EE2A36" w:rsidRPr="00850320">
        <w:rPr>
          <w:rFonts w:ascii="Times New Roman" w:hAnsi="Times New Roman" w:cs="Times New Roman"/>
          <w:color w:val="000000" w:themeColor="text1"/>
          <w:sz w:val="24"/>
          <w:szCs w:val="24"/>
          <w:lang w:val="en-US"/>
        </w:rPr>
        <w:t xml:space="preserve"> consisted </w:t>
      </w:r>
      <w:r w:rsidR="00EE2A36" w:rsidRPr="00F40FA8">
        <w:rPr>
          <w:rFonts w:ascii="Times New Roman" w:hAnsi="Times New Roman" w:cs="Times New Roman"/>
          <w:color w:val="000000" w:themeColor="text1"/>
          <w:sz w:val="24"/>
          <w:szCs w:val="24"/>
          <w:lang w:val="en-US"/>
        </w:rPr>
        <w:t xml:space="preserve">of </w:t>
      </w:r>
      <w:r w:rsidR="009C5017" w:rsidRPr="00F40FA8">
        <w:rPr>
          <w:rFonts w:ascii="Times New Roman" w:hAnsi="Times New Roman" w:cs="Times New Roman"/>
          <w:color w:val="000000" w:themeColor="text1"/>
          <w:sz w:val="24"/>
          <w:szCs w:val="24"/>
          <w:lang w:val="en-US"/>
        </w:rPr>
        <w:t>6</w:t>
      </w:r>
      <w:r w:rsidR="00881FF2">
        <w:rPr>
          <w:rFonts w:ascii="Times New Roman" w:hAnsi="Times New Roman" w:cs="Times New Roman"/>
          <w:color w:val="000000" w:themeColor="text1"/>
          <w:sz w:val="24"/>
          <w:szCs w:val="24"/>
          <w:lang w:val="en-US"/>
        </w:rPr>
        <w:t>5</w:t>
      </w:r>
      <w:r w:rsidR="00EE2A36" w:rsidRPr="00F40FA8">
        <w:rPr>
          <w:rFonts w:ascii="Times New Roman" w:hAnsi="Times New Roman" w:cs="Times New Roman"/>
          <w:color w:val="000000" w:themeColor="text1"/>
          <w:sz w:val="24"/>
          <w:szCs w:val="24"/>
          <w:lang w:val="en-US"/>
        </w:rPr>
        <w:t xml:space="preserve"> adults, 1</w:t>
      </w:r>
      <w:r w:rsidR="004E5C33" w:rsidRPr="00F40FA8">
        <w:rPr>
          <w:rFonts w:ascii="Times New Roman" w:hAnsi="Times New Roman" w:cs="Times New Roman"/>
          <w:color w:val="000000" w:themeColor="text1"/>
          <w:sz w:val="24"/>
          <w:szCs w:val="24"/>
          <w:lang w:val="en-US"/>
        </w:rPr>
        <w:t>6</w:t>
      </w:r>
      <w:r w:rsidR="00EE2A36" w:rsidRPr="00F40FA8">
        <w:rPr>
          <w:rFonts w:ascii="Times New Roman" w:hAnsi="Times New Roman" w:cs="Times New Roman"/>
          <w:color w:val="000000" w:themeColor="text1"/>
          <w:sz w:val="24"/>
          <w:szCs w:val="24"/>
          <w:lang w:val="en-US"/>
        </w:rPr>
        <w:t xml:space="preserve"> subadult</w:t>
      </w:r>
      <w:r w:rsidR="00AB72D6" w:rsidRPr="00F40FA8">
        <w:rPr>
          <w:rFonts w:ascii="Times New Roman" w:hAnsi="Times New Roman" w:cs="Times New Roman"/>
          <w:color w:val="000000" w:themeColor="text1"/>
          <w:sz w:val="24"/>
          <w:szCs w:val="24"/>
          <w:lang w:val="en-US"/>
        </w:rPr>
        <w:t>s</w:t>
      </w:r>
      <w:r w:rsidR="00EE2A36" w:rsidRPr="00F40FA8">
        <w:rPr>
          <w:rFonts w:ascii="Times New Roman" w:hAnsi="Times New Roman" w:cs="Times New Roman"/>
          <w:color w:val="000000" w:themeColor="text1"/>
          <w:sz w:val="24"/>
          <w:szCs w:val="24"/>
          <w:lang w:val="en-US"/>
        </w:rPr>
        <w:t xml:space="preserve">, </w:t>
      </w:r>
      <w:r w:rsidR="00B73957">
        <w:rPr>
          <w:rFonts w:ascii="Times New Roman" w:hAnsi="Times New Roman" w:cs="Times New Roman"/>
          <w:color w:val="000000" w:themeColor="text1"/>
          <w:sz w:val="24"/>
          <w:szCs w:val="24"/>
          <w:lang w:val="en-US"/>
        </w:rPr>
        <w:t>8</w:t>
      </w:r>
      <w:r w:rsidR="00EE2A36" w:rsidRPr="00F40FA8">
        <w:rPr>
          <w:rFonts w:ascii="Times New Roman" w:hAnsi="Times New Roman" w:cs="Times New Roman"/>
          <w:color w:val="000000" w:themeColor="text1"/>
          <w:sz w:val="24"/>
          <w:szCs w:val="24"/>
          <w:lang w:val="en-US"/>
        </w:rPr>
        <w:t xml:space="preserve"> cubs and </w:t>
      </w:r>
      <w:r w:rsidR="00B73957">
        <w:rPr>
          <w:rFonts w:ascii="Times New Roman" w:hAnsi="Times New Roman" w:cs="Times New Roman"/>
          <w:color w:val="000000" w:themeColor="text1"/>
          <w:sz w:val="24"/>
          <w:szCs w:val="24"/>
          <w:lang w:val="en-US"/>
        </w:rPr>
        <w:t>7</w:t>
      </w:r>
      <w:r w:rsidR="00EE2A36" w:rsidRPr="00963920">
        <w:rPr>
          <w:rFonts w:ascii="Times New Roman" w:hAnsi="Times New Roman" w:cs="Times New Roman"/>
          <w:color w:val="000000" w:themeColor="text1"/>
          <w:sz w:val="24"/>
          <w:szCs w:val="24"/>
          <w:lang w:val="en-US"/>
        </w:rPr>
        <w:t xml:space="preserve"> individuals </w:t>
      </w:r>
      <w:r w:rsidR="009222C5" w:rsidRPr="00963920">
        <w:rPr>
          <w:rFonts w:ascii="Times New Roman" w:hAnsi="Times New Roman" w:cs="Times New Roman"/>
          <w:color w:val="000000" w:themeColor="text1"/>
          <w:sz w:val="24"/>
          <w:szCs w:val="24"/>
          <w:lang w:val="en-US"/>
        </w:rPr>
        <w:t>whose</w:t>
      </w:r>
      <w:r w:rsidR="00EE2A36" w:rsidRPr="00850320">
        <w:rPr>
          <w:rFonts w:ascii="Times New Roman" w:hAnsi="Times New Roman" w:cs="Times New Roman"/>
          <w:color w:val="000000" w:themeColor="text1"/>
          <w:sz w:val="24"/>
          <w:szCs w:val="24"/>
          <w:lang w:val="en-US"/>
        </w:rPr>
        <w:t xml:space="preserve"> age</w:t>
      </w:r>
      <w:r w:rsidR="009222C5">
        <w:rPr>
          <w:rFonts w:ascii="Times New Roman" w:hAnsi="Times New Roman" w:cs="Times New Roman"/>
          <w:color w:val="000000" w:themeColor="text1"/>
          <w:sz w:val="24"/>
          <w:szCs w:val="24"/>
          <w:lang w:val="en-US"/>
        </w:rPr>
        <w:t xml:space="preserve"> was not reported</w:t>
      </w:r>
      <w:r w:rsidR="00BA60D2">
        <w:rPr>
          <w:rFonts w:ascii="Times New Roman" w:hAnsi="Times New Roman" w:cs="Times New Roman"/>
          <w:color w:val="000000" w:themeColor="text1"/>
          <w:sz w:val="24"/>
          <w:szCs w:val="24"/>
          <w:lang w:val="en-US"/>
        </w:rPr>
        <w:t xml:space="preserve"> and who were considered</w:t>
      </w:r>
      <w:r w:rsidR="003E37B0">
        <w:rPr>
          <w:rFonts w:ascii="Times New Roman" w:hAnsi="Times New Roman" w:cs="Times New Roman"/>
          <w:color w:val="000000" w:themeColor="text1"/>
          <w:sz w:val="24"/>
          <w:szCs w:val="24"/>
          <w:lang w:val="en-US"/>
        </w:rPr>
        <w:t xml:space="preserve"> to be</w:t>
      </w:r>
      <w:r w:rsidR="00BA60D2">
        <w:rPr>
          <w:rFonts w:ascii="Times New Roman" w:hAnsi="Times New Roman" w:cs="Times New Roman"/>
          <w:color w:val="000000" w:themeColor="text1"/>
          <w:sz w:val="24"/>
          <w:szCs w:val="24"/>
          <w:lang w:val="en-US"/>
        </w:rPr>
        <w:t xml:space="preserve"> adults</w:t>
      </w:r>
      <w:r w:rsidR="00EE2A36" w:rsidRPr="00850320">
        <w:rPr>
          <w:rFonts w:ascii="Times New Roman" w:hAnsi="Times New Roman" w:cs="Times New Roman"/>
          <w:color w:val="000000" w:themeColor="text1"/>
          <w:sz w:val="24"/>
          <w:szCs w:val="24"/>
          <w:lang w:val="en-US"/>
        </w:rPr>
        <w:t>. Compared to the representation of each of these age classes in</w:t>
      </w:r>
      <w:r w:rsidR="008A5F0C"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 xml:space="preserve">the </w:t>
      </w:r>
      <w:r w:rsidR="004672B3">
        <w:rPr>
          <w:rFonts w:ascii="Times New Roman" w:hAnsi="Times New Roman" w:cs="Times New Roman"/>
          <w:color w:val="000000" w:themeColor="text1"/>
          <w:sz w:val="24"/>
          <w:szCs w:val="24"/>
          <w:lang w:val="en-US"/>
        </w:rPr>
        <w:t>study clans</w:t>
      </w:r>
      <w:r w:rsidR="00EE2A36" w:rsidRPr="00850320">
        <w:rPr>
          <w:rFonts w:ascii="Times New Roman" w:hAnsi="Times New Roman" w:cs="Times New Roman"/>
          <w:color w:val="000000" w:themeColor="text1"/>
          <w:sz w:val="24"/>
          <w:szCs w:val="24"/>
          <w:lang w:val="en-US"/>
        </w:rPr>
        <w:t xml:space="preserve"> over the study period (66% adults, 13% subadults and 21% cubs</w:t>
      </w:r>
      <w:r w:rsidR="00CB56C5" w:rsidRPr="00850320">
        <w:rPr>
          <w:rFonts w:ascii="Times New Roman" w:hAnsi="Times New Roman" w:cs="Times New Roman"/>
          <w:color w:val="000000" w:themeColor="text1"/>
          <w:sz w:val="24"/>
          <w:szCs w:val="24"/>
          <w:lang w:val="en-US"/>
        </w:rPr>
        <w:t>, n</w:t>
      </w:r>
      <w:r w:rsidR="00E644C1" w:rsidRPr="00850320">
        <w:rPr>
          <w:rFonts w:ascii="Times New Roman" w:hAnsi="Times New Roman" w:cs="Times New Roman"/>
          <w:color w:val="000000" w:themeColor="text1"/>
          <w:sz w:val="24"/>
          <w:szCs w:val="24"/>
          <w:lang w:val="en-US"/>
        </w:rPr>
        <w:t> </w:t>
      </w:r>
      <w:r w:rsidR="00CB56C5" w:rsidRPr="00850320">
        <w:rPr>
          <w:rFonts w:ascii="Times New Roman" w:hAnsi="Times New Roman" w:cs="Times New Roman"/>
          <w:color w:val="000000" w:themeColor="text1"/>
          <w:sz w:val="24"/>
          <w:szCs w:val="24"/>
          <w:lang w:val="en-US"/>
        </w:rPr>
        <w:t>=</w:t>
      </w:r>
      <w:r w:rsidR="00E644C1" w:rsidRPr="00850320">
        <w:rPr>
          <w:rFonts w:ascii="Times New Roman" w:hAnsi="Times New Roman" w:cs="Times New Roman"/>
          <w:color w:val="000000" w:themeColor="text1"/>
          <w:sz w:val="24"/>
          <w:szCs w:val="24"/>
          <w:lang w:val="en-US"/>
        </w:rPr>
        <w:t> </w:t>
      </w:r>
      <w:r w:rsidR="00CB56C5" w:rsidRPr="00850320">
        <w:rPr>
          <w:rFonts w:ascii="Times New Roman" w:hAnsi="Times New Roman" w:cs="Times New Roman"/>
          <w:color w:val="000000" w:themeColor="text1"/>
          <w:sz w:val="24"/>
          <w:szCs w:val="24"/>
          <w:lang w:val="en-US"/>
        </w:rPr>
        <w:t>2458</w:t>
      </w:r>
      <w:r w:rsidR="006E73A5" w:rsidRPr="00850320">
        <w:rPr>
          <w:rFonts w:ascii="Times New Roman" w:hAnsi="Times New Roman" w:cs="Times New Roman"/>
          <w:color w:val="000000" w:themeColor="text1"/>
          <w:sz w:val="24"/>
          <w:szCs w:val="24"/>
          <w:lang w:val="en-US"/>
        </w:rPr>
        <w:t xml:space="preserve"> individuals</w:t>
      </w:r>
      <w:r w:rsidR="00EE2A36" w:rsidRPr="00850320">
        <w:rPr>
          <w:rFonts w:ascii="Times New Roman" w:hAnsi="Times New Roman" w:cs="Times New Roman"/>
          <w:color w:val="000000" w:themeColor="text1"/>
          <w:sz w:val="24"/>
          <w:szCs w:val="24"/>
          <w:lang w:val="en-US"/>
        </w:rPr>
        <w:t>), adults and subadults taken together were significa</w:t>
      </w:r>
      <w:r w:rsidR="0061422A" w:rsidRPr="00850320">
        <w:rPr>
          <w:rFonts w:ascii="Times New Roman" w:hAnsi="Times New Roman" w:cs="Times New Roman"/>
          <w:color w:val="000000" w:themeColor="text1"/>
          <w:sz w:val="24"/>
          <w:szCs w:val="24"/>
          <w:lang w:val="en-US"/>
        </w:rPr>
        <w:t>n</w:t>
      </w:r>
      <w:r w:rsidR="00EE2A36" w:rsidRPr="00850320">
        <w:rPr>
          <w:rFonts w:ascii="Times New Roman" w:hAnsi="Times New Roman" w:cs="Times New Roman"/>
          <w:color w:val="000000" w:themeColor="text1"/>
          <w:sz w:val="24"/>
          <w:szCs w:val="24"/>
          <w:lang w:val="en-US"/>
        </w:rPr>
        <w:t>tly over</w:t>
      </w:r>
      <w:r w:rsidR="0061422A" w:rsidRPr="00850320">
        <w:rPr>
          <w:rFonts w:ascii="Times New Roman" w:hAnsi="Times New Roman" w:cs="Times New Roman"/>
          <w:color w:val="000000" w:themeColor="text1"/>
          <w:sz w:val="24"/>
          <w:szCs w:val="24"/>
          <w:lang w:val="en-US"/>
        </w:rPr>
        <w:t>-</w:t>
      </w:r>
      <w:r w:rsidR="00EE2A36" w:rsidRPr="00850320">
        <w:rPr>
          <w:rFonts w:ascii="Times New Roman" w:hAnsi="Times New Roman" w:cs="Times New Roman"/>
          <w:color w:val="000000" w:themeColor="text1"/>
          <w:sz w:val="24"/>
          <w:szCs w:val="24"/>
          <w:lang w:val="en-US"/>
        </w:rPr>
        <w:t>represented (</w:t>
      </w:r>
      <w:r w:rsidR="00EE2A36" w:rsidRPr="00BA60D2">
        <w:rPr>
          <w:rFonts w:ascii="Times New Roman" w:hAnsi="Times New Roman" w:cs="Times New Roman"/>
          <w:color w:val="000000" w:themeColor="text1"/>
          <w:sz w:val="24"/>
          <w:szCs w:val="24"/>
          <w:lang w:val="en-US"/>
        </w:rPr>
        <w:t>exact binomial test, n</w:t>
      </w:r>
      <w:r w:rsidR="00F75942" w:rsidRPr="00BA60D2">
        <w:rPr>
          <w:rFonts w:ascii="Times New Roman" w:hAnsi="Times New Roman" w:cs="Times New Roman"/>
          <w:color w:val="000000" w:themeColor="text1"/>
          <w:sz w:val="24"/>
          <w:szCs w:val="24"/>
          <w:lang w:val="en-US"/>
        </w:rPr>
        <w:t xml:space="preserve"> </w:t>
      </w:r>
      <w:r w:rsidR="00EE2A36" w:rsidRPr="00BA60D2">
        <w:rPr>
          <w:rFonts w:ascii="Times New Roman" w:hAnsi="Times New Roman" w:cs="Times New Roman"/>
          <w:color w:val="000000" w:themeColor="text1"/>
          <w:sz w:val="24"/>
          <w:szCs w:val="24"/>
          <w:lang w:val="en-US"/>
        </w:rPr>
        <w:t>=</w:t>
      </w:r>
      <w:r w:rsidR="00F75942" w:rsidRPr="00BA60D2">
        <w:rPr>
          <w:rFonts w:ascii="Times New Roman" w:hAnsi="Times New Roman" w:cs="Times New Roman"/>
          <w:color w:val="000000" w:themeColor="text1"/>
          <w:sz w:val="24"/>
          <w:szCs w:val="24"/>
          <w:lang w:val="en-US"/>
        </w:rPr>
        <w:t xml:space="preserve"> </w:t>
      </w:r>
      <w:r w:rsidR="005B663E">
        <w:rPr>
          <w:rFonts w:ascii="Times New Roman" w:hAnsi="Times New Roman" w:cs="Times New Roman"/>
          <w:color w:val="000000" w:themeColor="text1"/>
          <w:sz w:val="24"/>
          <w:szCs w:val="24"/>
          <w:lang w:val="en-US"/>
        </w:rPr>
        <w:t>9</w:t>
      </w:r>
      <w:r w:rsidR="004F7F91">
        <w:rPr>
          <w:rFonts w:ascii="Times New Roman" w:hAnsi="Times New Roman" w:cs="Times New Roman"/>
          <w:color w:val="000000" w:themeColor="text1"/>
          <w:sz w:val="24"/>
          <w:szCs w:val="24"/>
          <w:lang w:val="en-US"/>
        </w:rPr>
        <w:t>6</w:t>
      </w:r>
      <w:r w:rsidR="00EE2A36" w:rsidRPr="00BA60D2">
        <w:rPr>
          <w:rFonts w:ascii="Times New Roman" w:hAnsi="Times New Roman" w:cs="Times New Roman"/>
          <w:color w:val="000000" w:themeColor="text1"/>
          <w:sz w:val="24"/>
          <w:szCs w:val="24"/>
          <w:lang w:val="en-US"/>
        </w:rPr>
        <w:t>, p</w:t>
      </w:r>
      <w:r w:rsidR="00F75942" w:rsidRPr="00BA60D2">
        <w:rPr>
          <w:rFonts w:ascii="Times New Roman" w:hAnsi="Times New Roman" w:cs="Times New Roman"/>
          <w:color w:val="000000" w:themeColor="text1"/>
          <w:sz w:val="24"/>
          <w:szCs w:val="24"/>
          <w:lang w:val="en-US"/>
        </w:rPr>
        <w:t xml:space="preserve"> </w:t>
      </w:r>
      <w:r w:rsidR="00EE2A36" w:rsidRPr="00BA60D2">
        <w:rPr>
          <w:rFonts w:ascii="Times New Roman" w:hAnsi="Times New Roman" w:cs="Times New Roman"/>
          <w:color w:val="000000" w:themeColor="text1"/>
          <w:sz w:val="24"/>
          <w:szCs w:val="24"/>
          <w:lang w:val="en-US"/>
        </w:rPr>
        <w:t>&lt;</w:t>
      </w:r>
      <w:r w:rsidR="00F75942" w:rsidRPr="00BA60D2">
        <w:rPr>
          <w:rFonts w:ascii="Times New Roman" w:hAnsi="Times New Roman" w:cs="Times New Roman"/>
          <w:color w:val="000000" w:themeColor="text1"/>
          <w:sz w:val="24"/>
          <w:szCs w:val="24"/>
          <w:lang w:val="en-US"/>
        </w:rPr>
        <w:t xml:space="preserve"> </w:t>
      </w:r>
      <w:r w:rsidR="00EE2A36" w:rsidRPr="00BA60D2">
        <w:rPr>
          <w:rFonts w:ascii="Times New Roman" w:hAnsi="Times New Roman" w:cs="Times New Roman"/>
          <w:color w:val="000000" w:themeColor="text1"/>
          <w:sz w:val="24"/>
          <w:szCs w:val="24"/>
          <w:lang w:val="en-US"/>
        </w:rPr>
        <w:t>0.001, Fig. 4a</w:t>
      </w:r>
      <w:r w:rsidR="00EE2A36" w:rsidRPr="00850320">
        <w:rPr>
          <w:rFonts w:ascii="Times New Roman" w:hAnsi="Times New Roman" w:cs="Times New Roman"/>
          <w:color w:val="000000" w:themeColor="text1"/>
          <w:sz w:val="24"/>
          <w:szCs w:val="24"/>
          <w:lang w:val="en-US"/>
        </w:rPr>
        <w:t>).</w:t>
      </w:r>
      <w:r w:rsidR="00BA60D2">
        <w:rPr>
          <w:rFonts w:ascii="Times New Roman" w:hAnsi="Times New Roman" w:cs="Times New Roman"/>
          <w:color w:val="000000" w:themeColor="text1"/>
          <w:sz w:val="24"/>
          <w:szCs w:val="24"/>
          <w:lang w:val="en-US"/>
        </w:rPr>
        <w:t xml:space="preserve"> This difference </w:t>
      </w:r>
      <w:r w:rsidR="0019655A">
        <w:rPr>
          <w:rFonts w:ascii="Times New Roman" w:hAnsi="Times New Roman" w:cs="Times New Roman"/>
          <w:color w:val="000000" w:themeColor="text1"/>
          <w:sz w:val="24"/>
          <w:szCs w:val="24"/>
          <w:lang w:val="en-US"/>
        </w:rPr>
        <w:t>was</w:t>
      </w:r>
      <w:r w:rsidR="00BA60D2">
        <w:rPr>
          <w:rFonts w:ascii="Times New Roman" w:hAnsi="Times New Roman" w:cs="Times New Roman"/>
          <w:color w:val="000000" w:themeColor="text1"/>
          <w:sz w:val="24"/>
          <w:szCs w:val="24"/>
          <w:lang w:val="en-US"/>
        </w:rPr>
        <w:t xml:space="preserve"> still </w:t>
      </w:r>
      <w:r w:rsidR="00BA60D2">
        <w:rPr>
          <w:rFonts w:ascii="Times New Roman" w:hAnsi="Times New Roman" w:cs="Times New Roman"/>
          <w:color w:val="000000" w:themeColor="text1"/>
          <w:sz w:val="24"/>
          <w:szCs w:val="24"/>
          <w:lang w:val="en-US"/>
        </w:rPr>
        <w:lastRenderedPageBreak/>
        <w:t xml:space="preserve">significant </w:t>
      </w:r>
      <w:r w:rsidR="00975EBF">
        <w:rPr>
          <w:rFonts w:ascii="Times New Roman" w:hAnsi="Times New Roman" w:cs="Times New Roman"/>
          <w:color w:val="000000" w:themeColor="text1"/>
          <w:sz w:val="24"/>
          <w:szCs w:val="24"/>
          <w:lang w:val="en-US"/>
        </w:rPr>
        <w:t xml:space="preserve">when only cases for which we knew the age with certainty were included </w:t>
      </w:r>
      <w:r w:rsidR="00BA60D2">
        <w:rPr>
          <w:rFonts w:ascii="Times New Roman" w:hAnsi="Times New Roman" w:cs="Times New Roman"/>
          <w:color w:val="000000" w:themeColor="text1"/>
          <w:sz w:val="24"/>
          <w:szCs w:val="24"/>
          <w:lang w:val="en-US"/>
        </w:rPr>
        <w:t xml:space="preserve">(n = </w:t>
      </w:r>
      <w:r w:rsidR="005B663E">
        <w:rPr>
          <w:rFonts w:ascii="Times New Roman" w:hAnsi="Times New Roman" w:cs="Times New Roman"/>
          <w:color w:val="000000" w:themeColor="text1"/>
          <w:sz w:val="24"/>
          <w:szCs w:val="24"/>
          <w:lang w:val="en-US"/>
        </w:rPr>
        <w:t>8</w:t>
      </w:r>
      <w:r w:rsidR="00607237">
        <w:rPr>
          <w:rFonts w:ascii="Times New Roman" w:hAnsi="Times New Roman" w:cs="Times New Roman"/>
          <w:color w:val="000000" w:themeColor="text1"/>
          <w:sz w:val="24"/>
          <w:szCs w:val="24"/>
          <w:lang w:val="en-US"/>
        </w:rPr>
        <w:t>9</w:t>
      </w:r>
      <w:r w:rsidR="00BA60D2">
        <w:rPr>
          <w:rFonts w:ascii="Times New Roman" w:hAnsi="Times New Roman" w:cs="Times New Roman"/>
          <w:color w:val="000000" w:themeColor="text1"/>
          <w:sz w:val="24"/>
          <w:szCs w:val="24"/>
          <w:lang w:val="en-US"/>
        </w:rPr>
        <w:t>, p &lt; 0.01).</w:t>
      </w:r>
      <w:r w:rsidR="00EE2A36" w:rsidRPr="00850320">
        <w:rPr>
          <w:rFonts w:ascii="Times New Roman" w:hAnsi="Times New Roman" w:cs="Times New Roman"/>
          <w:color w:val="000000" w:themeColor="text1"/>
          <w:sz w:val="24"/>
          <w:szCs w:val="24"/>
          <w:lang w:val="en-US"/>
        </w:rPr>
        <w:t xml:space="preserve"> </w:t>
      </w:r>
      <w:r w:rsidR="008B4F67">
        <w:rPr>
          <w:rFonts w:ascii="Times New Roman" w:hAnsi="Times New Roman" w:cs="Times New Roman"/>
          <w:color w:val="000000" w:themeColor="text1"/>
          <w:sz w:val="24"/>
          <w:szCs w:val="24"/>
          <w:lang w:val="en-US"/>
        </w:rPr>
        <w:t xml:space="preserve">The proportion of males in roadkill cases of adults was 0.31, significantly lower </w:t>
      </w:r>
      <w:commentRangeStart w:id="76"/>
      <w:r w:rsidR="008B4F67">
        <w:rPr>
          <w:rFonts w:ascii="Times New Roman" w:hAnsi="Times New Roman" w:cs="Times New Roman"/>
          <w:color w:val="000000" w:themeColor="text1"/>
          <w:sz w:val="24"/>
          <w:szCs w:val="24"/>
          <w:lang w:val="en-US"/>
        </w:rPr>
        <w:t xml:space="preserve">than 0.45, the adult sex ratio in the study population </w:t>
      </w:r>
      <w:commentRangeEnd w:id="76"/>
      <w:r w:rsidR="00EA792E">
        <w:rPr>
          <w:rStyle w:val="CommentReference"/>
        </w:rPr>
        <w:commentReference w:id="76"/>
      </w:r>
      <w:r w:rsidR="008B4F67" w:rsidRPr="00850320">
        <w:rPr>
          <w:rFonts w:ascii="Times New Roman" w:hAnsi="Times New Roman" w:cs="Times New Roman"/>
          <w:color w:val="000000" w:themeColor="text1"/>
          <w:sz w:val="24"/>
          <w:szCs w:val="24"/>
          <w:lang w:val="en-US"/>
        </w:rPr>
        <w:t>(</w:t>
      </w:r>
      <w:r w:rsidR="008B4F67" w:rsidRPr="000F1092">
        <w:rPr>
          <w:rFonts w:ascii="Times New Roman" w:hAnsi="Times New Roman" w:cs="Times New Roman"/>
          <w:color w:val="000000" w:themeColor="text1"/>
          <w:sz w:val="24"/>
          <w:szCs w:val="24"/>
          <w:lang w:val="en-US"/>
        </w:rPr>
        <w:t>exact binomial test, n = 5</w:t>
      </w:r>
      <w:r w:rsidR="00607237">
        <w:rPr>
          <w:rFonts w:ascii="Times New Roman" w:hAnsi="Times New Roman" w:cs="Times New Roman"/>
          <w:color w:val="000000" w:themeColor="text1"/>
          <w:sz w:val="24"/>
          <w:szCs w:val="24"/>
          <w:lang w:val="en-US"/>
        </w:rPr>
        <w:t>6</w:t>
      </w:r>
      <w:r w:rsidR="008B4F67" w:rsidRPr="000F1092">
        <w:rPr>
          <w:rFonts w:ascii="Times New Roman" w:hAnsi="Times New Roman" w:cs="Times New Roman"/>
          <w:color w:val="000000" w:themeColor="text1"/>
          <w:sz w:val="24"/>
          <w:szCs w:val="24"/>
          <w:lang w:val="en-US"/>
        </w:rPr>
        <w:t xml:space="preserve">, p </w:t>
      </w:r>
      <w:r w:rsidR="00607237">
        <w:rPr>
          <w:rFonts w:ascii="Times New Roman" w:hAnsi="Times New Roman" w:cs="Times New Roman"/>
          <w:color w:val="000000" w:themeColor="text1"/>
          <w:sz w:val="24"/>
          <w:szCs w:val="24"/>
          <w:lang w:val="en-US"/>
        </w:rPr>
        <w:t>&lt;</w:t>
      </w:r>
      <w:r w:rsidR="008B4F67" w:rsidRPr="000F1092">
        <w:rPr>
          <w:rFonts w:ascii="Times New Roman" w:hAnsi="Times New Roman" w:cs="Times New Roman"/>
          <w:color w:val="000000" w:themeColor="text1"/>
          <w:sz w:val="24"/>
          <w:szCs w:val="24"/>
          <w:lang w:val="en-US"/>
        </w:rPr>
        <w:t xml:space="preserve"> 0.0</w:t>
      </w:r>
      <w:r w:rsidR="007D1CB5">
        <w:rPr>
          <w:rFonts w:ascii="Times New Roman" w:hAnsi="Times New Roman" w:cs="Times New Roman"/>
          <w:color w:val="000000" w:themeColor="text1"/>
          <w:sz w:val="24"/>
          <w:szCs w:val="24"/>
          <w:lang w:val="en-US"/>
        </w:rPr>
        <w:t>1</w:t>
      </w:r>
      <w:r w:rsidR="008B4F67" w:rsidRPr="000F1092">
        <w:rPr>
          <w:rFonts w:ascii="Times New Roman" w:hAnsi="Times New Roman" w:cs="Times New Roman"/>
          <w:color w:val="000000" w:themeColor="text1"/>
          <w:sz w:val="24"/>
          <w:szCs w:val="24"/>
          <w:lang w:val="en-US"/>
        </w:rPr>
        <w:t>, Fig. 4b</w:t>
      </w:r>
      <w:r w:rsidR="008B4F67" w:rsidRPr="00850320">
        <w:rPr>
          <w:rFonts w:ascii="Times New Roman" w:hAnsi="Times New Roman" w:cs="Times New Roman"/>
          <w:color w:val="000000" w:themeColor="text1"/>
          <w:sz w:val="24"/>
          <w:szCs w:val="24"/>
          <w:lang w:val="en-US"/>
        </w:rPr>
        <w:t>).</w:t>
      </w:r>
      <w:r w:rsidR="007D1CB5">
        <w:rPr>
          <w:rFonts w:ascii="Times New Roman" w:hAnsi="Times New Roman" w:cs="Times New Roman"/>
          <w:color w:val="000000" w:themeColor="text1"/>
          <w:sz w:val="24"/>
          <w:szCs w:val="24"/>
          <w:lang w:val="en-US"/>
        </w:rPr>
        <w:t xml:space="preserve"> </w:t>
      </w:r>
      <w:r w:rsidR="00F40FA8">
        <w:rPr>
          <w:rFonts w:ascii="Times New Roman" w:hAnsi="Times New Roman" w:cs="Times New Roman"/>
          <w:color w:val="000000" w:themeColor="text1"/>
          <w:sz w:val="24"/>
          <w:szCs w:val="24"/>
          <w:lang w:val="en-US"/>
        </w:rPr>
        <w:t xml:space="preserve">This bias in the sex ratio was still significant when only cases for which we </w:t>
      </w:r>
      <w:r w:rsidR="003639F9">
        <w:rPr>
          <w:rFonts w:ascii="Times New Roman" w:hAnsi="Times New Roman" w:cs="Times New Roman"/>
          <w:color w:val="000000" w:themeColor="text1"/>
          <w:sz w:val="24"/>
          <w:szCs w:val="24"/>
          <w:lang w:val="en-US"/>
        </w:rPr>
        <w:t>knew</w:t>
      </w:r>
      <w:r w:rsidR="00F40FA8">
        <w:rPr>
          <w:rFonts w:ascii="Times New Roman" w:hAnsi="Times New Roman" w:cs="Times New Roman"/>
          <w:color w:val="000000" w:themeColor="text1"/>
          <w:sz w:val="24"/>
          <w:szCs w:val="24"/>
          <w:lang w:val="en-US"/>
        </w:rPr>
        <w:t xml:space="preserve"> the age </w:t>
      </w:r>
      <w:r w:rsidR="003E37B0">
        <w:rPr>
          <w:rFonts w:ascii="Times New Roman" w:hAnsi="Times New Roman" w:cs="Times New Roman"/>
          <w:color w:val="000000" w:themeColor="text1"/>
          <w:sz w:val="24"/>
          <w:szCs w:val="24"/>
          <w:lang w:val="en-US"/>
        </w:rPr>
        <w:t xml:space="preserve">with </w:t>
      </w:r>
      <w:r w:rsidR="00F40FA8">
        <w:rPr>
          <w:rFonts w:ascii="Times New Roman" w:hAnsi="Times New Roman" w:cs="Times New Roman"/>
          <w:color w:val="000000" w:themeColor="text1"/>
          <w:sz w:val="24"/>
          <w:szCs w:val="24"/>
          <w:lang w:val="en-US"/>
        </w:rPr>
        <w:t>certai</w:t>
      </w:r>
      <w:r w:rsidR="00975EBF">
        <w:rPr>
          <w:rFonts w:ascii="Times New Roman" w:hAnsi="Times New Roman" w:cs="Times New Roman"/>
          <w:color w:val="000000" w:themeColor="text1"/>
          <w:sz w:val="24"/>
          <w:szCs w:val="24"/>
          <w:lang w:val="en-US"/>
        </w:rPr>
        <w:t>n</w:t>
      </w:r>
      <w:r w:rsidR="004672B3">
        <w:rPr>
          <w:rFonts w:ascii="Times New Roman" w:hAnsi="Times New Roman" w:cs="Times New Roman"/>
          <w:color w:val="000000" w:themeColor="text1"/>
          <w:sz w:val="24"/>
          <w:szCs w:val="24"/>
          <w:lang w:val="en-US"/>
        </w:rPr>
        <w:t>ty</w:t>
      </w:r>
      <w:r w:rsidR="00F40FA8">
        <w:rPr>
          <w:rFonts w:ascii="Times New Roman" w:hAnsi="Times New Roman" w:cs="Times New Roman"/>
          <w:color w:val="000000" w:themeColor="text1"/>
          <w:sz w:val="24"/>
          <w:szCs w:val="24"/>
          <w:lang w:val="en-US"/>
        </w:rPr>
        <w:t xml:space="preserve"> were included (n = </w:t>
      </w:r>
      <w:r w:rsidR="003639F9">
        <w:rPr>
          <w:rFonts w:ascii="Times New Roman" w:hAnsi="Times New Roman" w:cs="Times New Roman"/>
          <w:color w:val="000000" w:themeColor="text1"/>
          <w:sz w:val="24"/>
          <w:szCs w:val="24"/>
          <w:lang w:val="en-US"/>
        </w:rPr>
        <w:t>5</w:t>
      </w:r>
      <w:r w:rsidR="00607237">
        <w:rPr>
          <w:rFonts w:ascii="Times New Roman" w:hAnsi="Times New Roman" w:cs="Times New Roman"/>
          <w:color w:val="000000" w:themeColor="text1"/>
          <w:sz w:val="24"/>
          <w:szCs w:val="24"/>
          <w:lang w:val="en-US"/>
        </w:rPr>
        <w:t>5</w:t>
      </w:r>
      <w:r w:rsidR="003639F9">
        <w:rPr>
          <w:rFonts w:ascii="Times New Roman" w:hAnsi="Times New Roman" w:cs="Times New Roman"/>
          <w:color w:val="000000" w:themeColor="text1"/>
          <w:sz w:val="24"/>
          <w:szCs w:val="24"/>
          <w:lang w:val="en-US"/>
        </w:rPr>
        <w:t xml:space="preserve">, p </w:t>
      </w:r>
      <w:r w:rsidR="00607237">
        <w:rPr>
          <w:rFonts w:ascii="Times New Roman" w:hAnsi="Times New Roman" w:cs="Times New Roman"/>
          <w:color w:val="000000" w:themeColor="text1"/>
          <w:sz w:val="24"/>
          <w:szCs w:val="24"/>
          <w:lang w:val="en-US"/>
        </w:rPr>
        <w:t>&lt;</w:t>
      </w:r>
      <w:r w:rsidR="003639F9">
        <w:rPr>
          <w:rFonts w:ascii="Times New Roman" w:hAnsi="Times New Roman" w:cs="Times New Roman"/>
          <w:color w:val="000000" w:themeColor="text1"/>
          <w:sz w:val="24"/>
          <w:szCs w:val="24"/>
          <w:lang w:val="en-US"/>
        </w:rPr>
        <w:t xml:space="preserve"> 0.01</w:t>
      </w:r>
      <w:r w:rsidR="00F40FA8">
        <w:rPr>
          <w:rFonts w:ascii="Times New Roman" w:hAnsi="Times New Roman" w:cs="Times New Roman"/>
          <w:color w:val="000000" w:themeColor="text1"/>
          <w:sz w:val="24"/>
          <w:szCs w:val="24"/>
          <w:lang w:val="en-US"/>
        </w:rPr>
        <w:t xml:space="preserve">). </w:t>
      </w:r>
      <w:r w:rsidR="007D1CB5">
        <w:rPr>
          <w:rFonts w:ascii="Times New Roman" w:hAnsi="Times New Roman" w:cs="Times New Roman"/>
          <w:color w:val="000000" w:themeColor="text1"/>
          <w:sz w:val="24"/>
          <w:szCs w:val="24"/>
          <w:lang w:val="en-US"/>
        </w:rPr>
        <w:t>Females were thus overrepresented among roadkill cases</w:t>
      </w:r>
      <w:r w:rsidR="009B1648">
        <w:rPr>
          <w:rFonts w:ascii="Times New Roman" w:hAnsi="Times New Roman" w:cs="Times New Roman"/>
          <w:color w:val="000000" w:themeColor="text1"/>
          <w:sz w:val="24"/>
          <w:szCs w:val="24"/>
          <w:lang w:val="en-US"/>
        </w:rPr>
        <w:t xml:space="preserve"> in adults</w:t>
      </w:r>
      <w:r w:rsidR="007D1CB5">
        <w:rPr>
          <w:rFonts w:ascii="Times New Roman" w:hAnsi="Times New Roman" w:cs="Times New Roman"/>
          <w:color w:val="000000" w:themeColor="text1"/>
          <w:sz w:val="24"/>
          <w:szCs w:val="24"/>
          <w:lang w:val="en-US"/>
        </w:rPr>
        <w:t>.</w:t>
      </w:r>
    </w:p>
    <w:p w14:paraId="1FB2FB26" w14:textId="2CD233D2" w:rsidR="00552201" w:rsidRPr="00850320" w:rsidRDefault="00EE2A36" w:rsidP="009453A0">
      <w:pPr>
        <w:spacing w:line="600" w:lineRule="auto"/>
        <w:ind w:firstLine="720"/>
        <w:rPr>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t xml:space="preserve">Among </w:t>
      </w:r>
      <w:r w:rsidR="006E73A5" w:rsidRPr="00850320">
        <w:rPr>
          <w:rFonts w:ascii="Times New Roman" w:hAnsi="Times New Roman" w:cs="Times New Roman"/>
          <w:color w:val="000000" w:themeColor="text1"/>
          <w:sz w:val="24"/>
          <w:szCs w:val="24"/>
          <w:lang w:val="en-US"/>
        </w:rPr>
        <w:t xml:space="preserve">the </w:t>
      </w:r>
      <w:r w:rsidR="006E73A5" w:rsidRPr="000F1092">
        <w:rPr>
          <w:rFonts w:ascii="Times New Roman" w:hAnsi="Times New Roman" w:cs="Times New Roman"/>
          <w:color w:val="000000" w:themeColor="text1"/>
          <w:sz w:val="24"/>
          <w:szCs w:val="24"/>
          <w:lang w:val="en-US"/>
        </w:rPr>
        <w:t>1</w:t>
      </w:r>
      <w:r w:rsidR="00AE1834">
        <w:rPr>
          <w:rFonts w:ascii="Times New Roman" w:hAnsi="Times New Roman" w:cs="Times New Roman"/>
          <w:color w:val="000000" w:themeColor="text1"/>
          <w:sz w:val="24"/>
          <w:szCs w:val="24"/>
          <w:lang w:val="en-US"/>
        </w:rPr>
        <w:t>3</w:t>
      </w:r>
      <w:r w:rsidRPr="000F1092">
        <w:rPr>
          <w:rFonts w:ascii="Times New Roman" w:hAnsi="Times New Roman" w:cs="Times New Roman"/>
          <w:color w:val="000000" w:themeColor="text1"/>
          <w:sz w:val="24"/>
          <w:szCs w:val="24"/>
          <w:lang w:val="en-US"/>
        </w:rPr>
        <w:t xml:space="preserve"> carcasses of </w:t>
      </w:r>
      <w:r w:rsidR="006E73A5" w:rsidRPr="000F1092">
        <w:rPr>
          <w:rFonts w:ascii="Times New Roman" w:hAnsi="Times New Roman" w:cs="Times New Roman"/>
          <w:color w:val="000000" w:themeColor="text1"/>
          <w:sz w:val="24"/>
          <w:szCs w:val="24"/>
          <w:lang w:val="en-US"/>
        </w:rPr>
        <w:t>stud</w:t>
      </w:r>
      <w:r w:rsidR="00876C80" w:rsidRPr="000F1092">
        <w:rPr>
          <w:rFonts w:ascii="Times New Roman" w:hAnsi="Times New Roman" w:cs="Times New Roman"/>
          <w:color w:val="000000" w:themeColor="text1"/>
          <w:sz w:val="24"/>
          <w:szCs w:val="24"/>
          <w:lang w:val="en-US"/>
        </w:rPr>
        <w:t>y</w:t>
      </w:r>
      <w:r w:rsidR="006E73A5" w:rsidRPr="000F1092">
        <w:rPr>
          <w:rFonts w:ascii="Times New Roman" w:hAnsi="Times New Roman" w:cs="Times New Roman"/>
          <w:color w:val="000000" w:themeColor="text1"/>
          <w:sz w:val="24"/>
          <w:szCs w:val="24"/>
          <w:lang w:val="en-US"/>
        </w:rPr>
        <w:t xml:space="preserve"> cla</w:t>
      </w:r>
      <w:r w:rsidR="00CD3182" w:rsidRPr="000F1092">
        <w:rPr>
          <w:rFonts w:ascii="Times New Roman" w:hAnsi="Times New Roman" w:cs="Times New Roman"/>
          <w:color w:val="000000" w:themeColor="text1"/>
          <w:sz w:val="24"/>
          <w:szCs w:val="24"/>
          <w:lang w:val="en-US"/>
        </w:rPr>
        <w:t>n</w:t>
      </w:r>
      <w:r w:rsidR="00876C80" w:rsidRPr="000F1092">
        <w:rPr>
          <w:rFonts w:ascii="Times New Roman" w:hAnsi="Times New Roman" w:cs="Times New Roman"/>
          <w:color w:val="000000" w:themeColor="text1"/>
          <w:sz w:val="24"/>
          <w:szCs w:val="24"/>
          <w:lang w:val="en-US"/>
        </w:rPr>
        <w:t xml:space="preserve"> members</w:t>
      </w:r>
      <w:r w:rsidRPr="000F1092">
        <w:rPr>
          <w:rFonts w:ascii="Times New Roman" w:hAnsi="Times New Roman" w:cs="Times New Roman"/>
          <w:color w:val="000000" w:themeColor="text1"/>
          <w:sz w:val="24"/>
          <w:szCs w:val="24"/>
          <w:lang w:val="en-US"/>
        </w:rPr>
        <w:t xml:space="preserve">, </w:t>
      </w:r>
      <w:r w:rsidR="003E37B0">
        <w:rPr>
          <w:rFonts w:ascii="Times New Roman" w:hAnsi="Times New Roman" w:cs="Times New Roman"/>
          <w:color w:val="000000" w:themeColor="text1"/>
          <w:sz w:val="24"/>
          <w:szCs w:val="24"/>
          <w:lang w:val="en-US"/>
        </w:rPr>
        <w:t>nine</w:t>
      </w:r>
      <w:r w:rsidR="003E37B0" w:rsidRPr="000F1092">
        <w:rPr>
          <w:rFonts w:ascii="Times New Roman" w:hAnsi="Times New Roman" w:cs="Times New Roman"/>
          <w:color w:val="000000" w:themeColor="text1"/>
          <w:sz w:val="24"/>
          <w:szCs w:val="24"/>
          <w:lang w:val="en-US"/>
        </w:rPr>
        <w:t xml:space="preserve"> </w:t>
      </w:r>
      <w:r w:rsidR="00FA6433" w:rsidRPr="00850320">
        <w:rPr>
          <w:rFonts w:ascii="Times New Roman" w:hAnsi="Times New Roman" w:cs="Times New Roman"/>
          <w:color w:val="000000" w:themeColor="text1"/>
          <w:sz w:val="24"/>
          <w:szCs w:val="24"/>
          <w:lang w:val="en-US"/>
        </w:rPr>
        <w:t xml:space="preserve">were </w:t>
      </w:r>
      <w:r w:rsidR="00FA6433" w:rsidRPr="000F1092">
        <w:rPr>
          <w:rFonts w:ascii="Times New Roman" w:hAnsi="Times New Roman" w:cs="Times New Roman"/>
          <w:color w:val="000000" w:themeColor="text1"/>
          <w:sz w:val="24"/>
          <w:szCs w:val="24"/>
          <w:lang w:val="en-US"/>
        </w:rPr>
        <w:t>females (seven</w:t>
      </w:r>
      <w:r w:rsidRPr="000F1092">
        <w:rPr>
          <w:rFonts w:ascii="Times New Roman" w:hAnsi="Times New Roman" w:cs="Times New Roman"/>
          <w:color w:val="000000" w:themeColor="text1"/>
          <w:sz w:val="24"/>
          <w:szCs w:val="24"/>
          <w:lang w:val="en-US"/>
        </w:rPr>
        <w:t xml:space="preserve"> adults, one subadult, one cub), and </w:t>
      </w:r>
      <w:r w:rsidR="000F1092" w:rsidRPr="000F1092">
        <w:rPr>
          <w:rFonts w:ascii="Times New Roman" w:hAnsi="Times New Roman" w:cs="Times New Roman"/>
          <w:color w:val="000000" w:themeColor="text1"/>
          <w:sz w:val="24"/>
          <w:szCs w:val="24"/>
          <w:lang w:val="en-US"/>
        </w:rPr>
        <w:t>four</w:t>
      </w:r>
      <w:r w:rsidRPr="000F1092">
        <w:rPr>
          <w:rFonts w:ascii="Times New Roman" w:hAnsi="Times New Roman" w:cs="Times New Roman"/>
          <w:color w:val="000000" w:themeColor="text1"/>
          <w:sz w:val="24"/>
          <w:szCs w:val="24"/>
          <w:lang w:val="en-US"/>
        </w:rPr>
        <w:t xml:space="preserve"> were </w:t>
      </w:r>
      <w:r w:rsidR="00370DCA" w:rsidRPr="000F1092">
        <w:rPr>
          <w:rFonts w:ascii="Times New Roman" w:hAnsi="Times New Roman" w:cs="Times New Roman"/>
          <w:color w:val="000000" w:themeColor="text1"/>
          <w:sz w:val="24"/>
          <w:szCs w:val="24"/>
          <w:lang w:val="en-US"/>
        </w:rPr>
        <w:t>(</w:t>
      </w:r>
      <w:r w:rsidRPr="000F1092">
        <w:rPr>
          <w:rFonts w:ascii="Times New Roman" w:hAnsi="Times New Roman" w:cs="Times New Roman"/>
          <w:color w:val="000000" w:themeColor="text1"/>
          <w:sz w:val="24"/>
          <w:szCs w:val="24"/>
          <w:lang w:val="en-US"/>
        </w:rPr>
        <w:t>adult</w:t>
      </w:r>
      <w:r w:rsidR="00370DCA" w:rsidRPr="000F1092">
        <w:rPr>
          <w:rFonts w:ascii="Times New Roman" w:hAnsi="Times New Roman" w:cs="Times New Roman"/>
          <w:color w:val="000000" w:themeColor="text1"/>
          <w:sz w:val="24"/>
          <w:szCs w:val="24"/>
          <w:lang w:val="en-US"/>
        </w:rPr>
        <w:t>)</w:t>
      </w:r>
      <w:r w:rsidRPr="000F1092">
        <w:rPr>
          <w:rFonts w:ascii="Times New Roman" w:hAnsi="Times New Roman" w:cs="Times New Roman"/>
          <w:color w:val="000000" w:themeColor="text1"/>
          <w:sz w:val="24"/>
          <w:szCs w:val="24"/>
          <w:lang w:val="en-US"/>
        </w:rPr>
        <w:t xml:space="preserve"> males. Among adult and subadult fem</w:t>
      </w:r>
      <w:r w:rsidRPr="00850320">
        <w:rPr>
          <w:rFonts w:ascii="Times New Roman" w:hAnsi="Times New Roman" w:cs="Times New Roman"/>
          <w:color w:val="000000" w:themeColor="text1"/>
          <w:sz w:val="24"/>
          <w:szCs w:val="24"/>
          <w:lang w:val="en-US"/>
        </w:rPr>
        <w:t>ales, high-ranking individuals were over</w:t>
      </w:r>
      <w:r w:rsidR="006B2CF0" w:rsidRPr="00850320">
        <w:rPr>
          <w:rFonts w:ascii="Times New Roman" w:hAnsi="Times New Roman" w:cs="Times New Roman"/>
          <w:color w:val="000000" w:themeColor="text1"/>
          <w:sz w:val="24"/>
          <w:szCs w:val="24"/>
          <w:lang w:val="en-US"/>
        </w:rPr>
        <w:t>-</w:t>
      </w:r>
      <w:r w:rsidRPr="00850320">
        <w:rPr>
          <w:rFonts w:ascii="Times New Roman" w:hAnsi="Times New Roman" w:cs="Times New Roman"/>
          <w:color w:val="000000" w:themeColor="text1"/>
          <w:sz w:val="24"/>
          <w:szCs w:val="24"/>
          <w:lang w:val="en-US"/>
        </w:rPr>
        <w:t xml:space="preserve">represented (one-sample Wilcoxon test, </w:t>
      </w:r>
      <w:r w:rsidRPr="00AE1834">
        <w:rPr>
          <w:rFonts w:ascii="Times New Roman" w:hAnsi="Times New Roman" w:cs="Times New Roman"/>
          <w:color w:val="000000" w:themeColor="text1"/>
          <w:sz w:val="24"/>
          <w:szCs w:val="24"/>
          <w:lang w:val="en-US"/>
        </w:rPr>
        <w:t>V</w:t>
      </w:r>
      <w:r w:rsidR="00FA6433" w:rsidRPr="00AE1834">
        <w:rPr>
          <w:rFonts w:ascii="Times New Roman" w:hAnsi="Times New Roman" w:cs="Times New Roman"/>
          <w:color w:val="000000" w:themeColor="text1"/>
          <w:sz w:val="24"/>
          <w:szCs w:val="24"/>
          <w:lang w:val="en-US"/>
        </w:rPr>
        <w:t xml:space="preserve"> </w:t>
      </w:r>
      <w:r w:rsidRPr="00AE1834">
        <w:rPr>
          <w:rFonts w:ascii="Times New Roman" w:hAnsi="Times New Roman" w:cs="Times New Roman"/>
          <w:color w:val="000000" w:themeColor="text1"/>
          <w:sz w:val="24"/>
          <w:szCs w:val="24"/>
          <w:lang w:val="en-US"/>
        </w:rPr>
        <w:t>=</w:t>
      </w:r>
      <w:r w:rsidR="00FA6433" w:rsidRPr="00AE1834">
        <w:rPr>
          <w:rFonts w:ascii="Times New Roman" w:hAnsi="Times New Roman" w:cs="Times New Roman"/>
          <w:color w:val="000000" w:themeColor="text1"/>
          <w:sz w:val="24"/>
          <w:szCs w:val="24"/>
          <w:lang w:val="en-US"/>
        </w:rPr>
        <w:t xml:space="preserve"> </w:t>
      </w:r>
      <w:r w:rsidRPr="00AE1834">
        <w:rPr>
          <w:rFonts w:ascii="Times New Roman" w:hAnsi="Times New Roman" w:cs="Times New Roman"/>
          <w:color w:val="000000" w:themeColor="text1"/>
          <w:sz w:val="24"/>
          <w:szCs w:val="24"/>
          <w:lang w:val="en-US"/>
        </w:rPr>
        <w:t>34, p</w:t>
      </w:r>
      <w:r w:rsidR="00FA6433" w:rsidRPr="00AE1834">
        <w:rPr>
          <w:rFonts w:ascii="Times New Roman" w:hAnsi="Times New Roman" w:cs="Times New Roman"/>
          <w:color w:val="000000" w:themeColor="text1"/>
          <w:sz w:val="24"/>
          <w:szCs w:val="24"/>
          <w:lang w:val="en-US"/>
        </w:rPr>
        <w:t xml:space="preserve"> </w:t>
      </w:r>
      <w:r w:rsidRPr="00AE1834">
        <w:rPr>
          <w:rFonts w:ascii="Times New Roman" w:hAnsi="Times New Roman" w:cs="Times New Roman"/>
          <w:color w:val="000000" w:themeColor="text1"/>
          <w:sz w:val="24"/>
          <w:szCs w:val="24"/>
          <w:lang w:val="en-US"/>
        </w:rPr>
        <w:t>=</w:t>
      </w:r>
      <w:r w:rsidR="00FA6433" w:rsidRPr="00AE1834">
        <w:rPr>
          <w:rFonts w:ascii="Times New Roman" w:hAnsi="Times New Roman" w:cs="Times New Roman"/>
          <w:color w:val="000000" w:themeColor="text1"/>
          <w:sz w:val="24"/>
          <w:szCs w:val="24"/>
          <w:lang w:val="en-US"/>
        </w:rPr>
        <w:t xml:space="preserve"> </w:t>
      </w:r>
      <w:r w:rsidRPr="00AE1834">
        <w:rPr>
          <w:rFonts w:ascii="Times New Roman" w:hAnsi="Times New Roman" w:cs="Times New Roman"/>
          <w:color w:val="000000" w:themeColor="text1"/>
          <w:sz w:val="24"/>
          <w:szCs w:val="24"/>
          <w:lang w:val="en-US"/>
        </w:rPr>
        <w:t>0.02, µ</w:t>
      </w:r>
      <w:r w:rsidR="00FA6433" w:rsidRPr="00AE1834">
        <w:rPr>
          <w:rFonts w:ascii="Times New Roman" w:hAnsi="Times New Roman" w:cs="Times New Roman"/>
          <w:color w:val="000000" w:themeColor="text1"/>
          <w:sz w:val="24"/>
          <w:szCs w:val="24"/>
          <w:lang w:val="en-US"/>
        </w:rPr>
        <w:t xml:space="preserve"> </w:t>
      </w:r>
      <w:r w:rsidRPr="00AE1834">
        <w:rPr>
          <w:rFonts w:ascii="Times New Roman" w:hAnsi="Times New Roman" w:cs="Times New Roman"/>
          <w:color w:val="000000" w:themeColor="text1"/>
          <w:sz w:val="24"/>
          <w:szCs w:val="24"/>
          <w:lang w:val="en-US"/>
        </w:rPr>
        <w:t>=</w:t>
      </w:r>
      <w:r w:rsidR="00FA6433" w:rsidRPr="00AE1834">
        <w:rPr>
          <w:rFonts w:ascii="Times New Roman" w:hAnsi="Times New Roman" w:cs="Times New Roman"/>
          <w:color w:val="000000" w:themeColor="text1"/>
          <w:sz w:val="24"/>
          <w:szCs w:val="24"/>
          <w:lang w:val="en-US"/>
        </w:rPr>
        <w:t xml:space="preserve"> </w:t>
      </w:r>
      <w:r w:rsidRPr="00AE1834">
        <w:rPr>
          <w:rFonts w:ascii="Times New Roman" w:hAnsi="Times New Roman" w:cs="Times New Roman"/>
          <w:color w:val="000000" w:themeColor="text1"/>
          <w:sz w:val="24"/>
          <w:szCs w:val="24"/>
          <w:lang w:val="en-US"/>
        </w:rPr>
        <w:t>0, Fig. 4</w:t>
      </w:r>
      <w:r w:rsidR="00A87A67">
        <w:rPr>
          <w:rFonts w:ascii="Times New Roman" w:hAnsi="Times New Roman" w:cs="Times New Roman"/>
          <w:color w:val="000000" w:themeColor="text1"/>
          <w:sz w:val="24"/>
          <w:szCs w:val="24"/>
          <w:lang w:val="en-US"/>
        </w:rPr>
        <w:t>c</w:t>
      </w:r>
      <w:r w:rsidRPr="00AE1834">
        <w:rPr>
          <w:rFonts w:ascii="Times New Roman" w:hAnsi="Times New Roman" w:cs="Times New Roman"/>
          <w:color w:val="000000" w:themeColor="text1"/>
          <w:sz w:val="24"/>
          <w:szCs w:val="24"/>
          <w:lang w:val="en-US"/>
        </w:rPr>
        <w:t>).</w:t>
      </w:r>
      <w:r w:rsidRPr="00850320">
        <w:rPr>
          <w:rFonts w:ascii="Times New Roman" w:hAnsi="Times New Roman" w:cs="Times New Roman"/>
          <w:color w:val="000000" w:themeColor="text1"/>
          <w:sz w:val="24"/>
          <w:szCs w:val="24"/>
          <w:lang w:val="en-US"/>
        </w:rPr>
        <w:t xml:space="preserve"> </w:t>
      </w:r>
      <w:r w:rsidR="00586AD5" w:rsidRPr="00850320">
        <w:rPr>
          <w:rFonts w:ascii="Times New Roman" w:hAnsi="Times New Roman" w:cs="Times New Roman"/>
          <w:color w:val="000000" w:themeColor="text1"/>
          <w:sz w:val="24"/>
          <w:szCs w:val="24"/>
          <w:lang w:val="en-US"/>
        </w:rPr>
        <w:t>Among the 1</w:t>
      </w:r>
      <w:r w:rsidR="000F1092">
        <w:rPr>
          <w:rFonts w:ascii="Times New Roman" w:hAnsi="Times New Roman" w:cs="Times New Roman"/>
          <w:color w:val="000000" w:themeColor="text1"/>
          <w:sz w:val="24"/>
          <w:szCs w:val="24"/>
          <w:lang w:val="en-US"/>
        </w:rPr>
        <w:t>2</w:t>
      </w:r>
      <w:r w:rsidR="00586AD5" w:rsidRPr="00850320">
        <w:rPr>
          <w:rFonts w:ascii="Times New Roman" w:hAnsi="Times New Roman" w:cs="Times New Roman"/>
          <w:color w:val="000000" w:themeColor="text1"/>
          <w:sz w:val="24"/>
          <w:szCs w:val="24"/>
          <w:lang w:val="en-US"/>
        </w:rPr>
        <w:t xml:space="preserve"> carcasses of adults and subadults</w:t>
      </w:r>
      <w:r w:rsidR="007B054A" w:rsidRPr="00850320">
        <w:rPr>
          <w:rFonts w:ascii="Times New Roman" w:hAnsi="Times New Roman" w:cs="Times New Roman"/>
          <w:color w:val="000000" w:themeColor="text1"/>
          <w:sz w:val="24"/>
          <w:szCs w:val="24"/>
          <w:lang w:val="en-US"/>
        </w:rPr>
        <w:t>,</w:t>
      </w:r>
      <w:r w:rsidR="00586AD5" w:rsidRPr="00850320">
        <w:rPr>
          <w:rFonts w:ascii="Times New Roman" w:hAnsi="Times New Roman" w:cs="Times New Roman"/>
          <w:color w:val="000000" w:themeColor="text1"/>
          <w:sz w:val="24"/>
          <w:szCs w:val="24"/>
          <w:lang w:val="en-US"/>
        </w:rPr>
        <w:t xml:space="preserve"> </w:t>
      </w:r>
      <w:r w:rsidR="00F505E2">
        <w:rPr>
          <w:rFonts w:ascii="Times New Roman" w:hAnsi="Times New Roman" w:cs="Times New Roman"/>
          <w:color w:val="000000" w:themeColor="text1"/>
          <w:sz w:val="24"/>
          <w:szCs w:val="24"/>
          <w:lang w:val="en-US"/>
        </w:rPr>
        <w:t>9</w:t>
      </w:r>
      <w:r w:rsidR="00552201" w:rsidRPr="00643D4D">
        <w:rPr>
          <w:rFonts w:ascii="Times New Roman" w:hAnsi="Times New Roman" w:cs="Times New Roman"/>
          <w:color w:val="000000" w:themeColor="text1"/>
          <w:sz w:val="24"/>
          <w:szCs w:val="24"/>
          <w:lang w:val="en-US"/>
        </w:rPr>
        <w:t xml:space="preserve"> died outside their clan territory, </w:t>
      </w:r>
      <w:r w:rsidR="007B054A" w:rsidRPr="00643D4D">
        <w:rPr>
          <w:rFonts w:ascii="Times New Roman" w:hAnsi="Times New Roman" w:cs="Times New Roman"/>
          <w:color w:val="000000" w:themeColor="text1"/>
          <w:sz w:val="24"/>
          <w:szCs w:val="24"/>
          <w:lang w:val="en-US"/>
        </w:rPr>
        <w:t xml:space="preserve">i.e. </w:t>
      </w:r>
      <w:r w:rsidR="00D73A58" w:rsidRPr="00643D4D">
        <w:rPr>
          <w:rFonts w:ascii="Times New Roman" w:hAnsi="Times New Roman" w:cs="Times New Roman"/>
          <w:color w:val="000000" w:themeColor="text1"/>
          <w:sz w:val="24"/>
          <w:szCs w:val="24"/>
          <w:lang w:val="en-US"/>
        </w:rPr>
        <w:t>during commuting</w:t>
      </w:r>
      <w:r w:rsidR="00807A9C">
        <w:rPr>
          <w:rFonts w:ascii="Times New Roman" w:hAnsi="Times New Roman" w:cs="Times New Roman"/>
          <w:color w:val="000000" w:themeColor="text1"/>
          <w:sz w:val="24"/>
          <w:szCs w:val="24"/>
          <w:lang w:val="en-US"/>
        </w:rPr>
        <w:t xml:space="preserve"> (</w:t>
      </w:r>
      <w:r w:rsidR="00807A9C" w:rsidRPr="00607237">
        <w:rPr>
          <w:rFonts w:ascii="Times New Roman" w:hAnsi="Times New Roman" w:cs="Times New Roman"/>
          <w:color w:val="000000" w:themeColor="text1"/>
          <w:sz w:val="24"/>
          <w:szCs w:val="24"/>
          <w:lang w:val="en-US"/>
        </w:rPr>
        <w:t>Supporting</w:t>
      </w:r>
      <w:r w:rsidR="00807A9C" w:rsidRPr="00841FBB">
        <w:rPr>
          <w:rFonts w:ascii="Times New Roman" w:hAnsi="Times New Roman" w:cs="Times New Roman"/>
          <w:color w:val="000000" w:themeColor="text1"/>
          <w:sz w:val="24"/>
          <w:szCs w:val="24"/>
          <w:lang w:val="en-US"/>
        </w:rPr>
        <w:t xml:space="preserve"> </w:t>
      </w:r>
      <w:r w:rsidR="00607237">
        <w:rPr>
          <w:rFonts w:ascii="Times New Roman" w:hAnsi="Times New Roman" w:cs="Times New Roman"/>
          <w:color w:val="000000" w:themeColor="text1"/>
          <w:sz w:val="24"/>
          <w:szCs w:val="24"/>
          <w:lang w:val="en-US"/>
        </w:rPr>
        <w:t>I</w:t>
      </w:r>
      <w:r w:rsidR="00807A9C" w:rsidRPr="00841FBB">
        <w:rPr>
          <w:rFonts w:ascii="Times New Roman" w:hAnsi="Times New Roman" w:cs="Times New Roman"/>
          <w:color w:val="000000" w:themeColor="text1"/>
          <w:sz w:val="24"/>
          <w:szCs w:val="24"/>
          <w:lang w:val="en-US"/>
        </w:rPr>
        <w:t>nfo</w:t>
      </w:r>
      <w:r w:rsidR="00607237">
        <w:rPr>
          <w:rFonts w:ascii="Times New Roman" w:hAnsi="Times New Roman" w:cs="Times New Roman"/>
          <w:color w:val="000000" w:themeColor="text1"/>
          <w:sz w:val="24"/>
          <w:szCs w:val="24"/>
          <w:lang w:val="en-US"/>
        </w:rPr>
        <w:t>rmation</w:t>
      </w:r>
      <w:r w:rsidR="00807A9C">
        <w:rPr>
          <w:rFonts w:ascii="Times New Roman" w:hAnsi="Times New Roman" w:cs="Times New Roman"/>
          <w:color w:val="000000" w:themeColor="text1"/>
          <w:sz w:val="24"/>
          <w:szCs w:val="24"/>
          <w:lang w:val="en-US"/>
        </w:rPr>
        <w:t>)</w:t>
      </w:r>
      <w:r w:rsidR="00D73A58" w:rsidRPr="00643D4D">
        <w:rPr>
          <w:rFonts w:ascii="Times New Roman" w:hAnsi="Times New Roman" w:cs="Times New Roman"/>
          <w:color w:val="000000" w:themeColor="text1"/>
          <w:sz w:val="24"/>
          <w:szCs w:val="24"/>
          <w:lang w:val="en-US"/>
        </w:rPr>
        <w:t>.</w:t>
      </w:r>
    </w:p>
    <w:p w14:paraId="240DC623" w14:textId="560FEB25" w:rsidR="00C31F50" w:rsidRDefault="00C31F50" w:rsidP="00C31F50">
      <w:pPr>
        <w:pStyle w:val="Heading1"/>
        <w:rPr>
          <w:lang w:val="en-US"/>
        </w:rPr>
      </w:pPr>
      <w:bookmarkStart w:id="77" w:name="_Hlk66776385"/>
      <w:r>
        <w:rPr>
          <w:lang w:val="en-US"/>
        </w:rPr>
        <w:t>Discussion</w:t>
      </w:r>
    </w:p>
    <w:p w14:paraId="78DB0492" w14:textId="538B5A23" w:rsidR="004672B3" w:rsidRDefault="00EE2A36" w:rsidP="008F3643">
      <w:pPr>
        <w:spacing w:line="600" w:lineRule="auto"/>
        <w:rPr>
          <w:rFonts w:ascii="Times New Roman" w:hAnsi="Times New Roman" w:cs="Times New Roman"/>
          <w:b/>
          <w:sz w:val="24"/>
          <w:szCs w:val="24"/>
          <w:lang w:val="en-US"/>
        </w:rPr>
      </w:pPr>
      <w:r w:rsidRPr="00850320">
        <w:rPr>
          <w:rFonts w:ascii="Times New Roman" w:hAnsi="Times New Roman" w:cs="Times New Roman"/>
          <w:b/>
          <w:sz w:val="24"/>
          <w:szCs w:val="24"/>
          <w:lang w:val="en-US"/>
        </w:rPr>
        <w:t xml:space="preserve">DISCUSSION </w:t>
      </w:r>
    </w:p>
    <w:p w14:paraId="691C7985" w14:textId="76F97241" w:rsidR="00ED569C" w:rsidRPr="004672B3" w:rsidRDefault="00567179" w:rsidP="008F3643">
      <w:pPr>
        <w:spacing w:line="600" w:lineRule="auto"/>
        <w:rPr>
          <w:rFonts w:ascii="Times New Roman" w:hAnsi="Times New Roman" w:cs="Times New Roman"/>
          <w:b/>
          <w:sz w:val="24"/>
          <w:szCs w:val="24"/>
          <w:lang w:val="en-US"/>
        </w:rPr>
      </w:pPr>
      <w:r>
        <w:rPr>
          <w:rFonts w:ascii="Times New Roman" w:hAnsi="Times New Roman" w:cs="Times New Roman"/>
          <w:color w:val="000000" w:themeColor="text1"/>
          <w:sz w:val="24"/>
          <w:szCs w:val="24"/>
          <w:lang w:val="en-US"/>
        </w:rPr>
        <w:t xml:space="preserve">Using three decades of roadkill data of spotted hyenas in the Serengeti NP, we showed that the main risk </w:t>
      </w:r>
      <w:r w:rsidR="00ED3B63">
        <w:rPr>
          <w:rFonts w:ascii="Times New Roman" w:hAnsi="Times New Roman" w:cs="Times New Roman"/>
          <w:color w:val="000000" w:themeColor="text1"/>
          <w:sz w:val="24"/>
          <w:szCs w:val="24"/>
          <w:lang w:val="en-US"/>
        </w:rPr>
        <w:t>was</w:t>
      </w:r>
      <w:r>
        <w:rPr>
          <w:rFonts w:ascii="Times New Roman" w:hAnsi="Times New Roman" w:cs="Times New Roman"/>
          <w:color w:val="000000" w:themeColor="text1"/>
          <w:sz w:val="24"/>
          <w:szCs w:val="24"/>
          <w:lang w:val="en-US"/>
        </w:rPr>
        <w:t xml:space="preserve"> posed by main roads in proximity to touristic amenities</w:t>
      </w:r>
      <w:r w:rsidR="006F76CD">
        <w:rPr>
          <w:rFonts w:ascii="Times New Roman" w:hAnsi="Times New Roman" w:cs="Times New Roman"/>
          <w:color w:val="000000" w:themeColor="text1"/>
          <w:sz w:val="24"/>
          <w:szCs w:val="24"/>
          <w:lang w:val="en-US"/>
        </w:rPr>
        <w:t xml:space="preserve"> and</w:t>
      </w:r>
      <w:r>
        <w:rPr>
          <w:rFonts w:ascii="Times New Roman" w:hAnsi="Times New Roman" w:cs="Times New Roman"/>
          <w:color w:val="000000" w:themeColor="text1"/>
          <w:sz w:val="24"/>
          <w:szCs w:val="24"/>
          <w:lang w:val="en-US"/>
        </w:rPr>
        <w:t xml:space="preserve"> water sources, </w:t>
      </w:r>
      <w:r w:rsidR="006F76CD">
        <w:rPr>
          <w:rFonts w:ascii="Times New Roman" w:hAnsi="Times New Roman" w:cs="Times New Roman"/>
          <w:color w:val="000000" w:themeColor="text1"/>
          <w:sz w:val="24"/>
          <w:szCs w:val="24"/>
          <w:lang w:val="en-US"/>
        </w:rPr>
        <w:t xml:space="preserve">and away from </w:t>
      </w:r>
      <w:r>
        <w:rPr>
          <w:rFonts w:ascii="Times New Roman" w:hAnsi="Times New Roman" w:cs="Times New Roman"/>
          <w:color w:val="000000" w:themeColor="text1"/>
          <w:sz w:val="24"/>
          <w:szCs w:val="24"/>
          <w:lang w:val="en-US"/>
        </w:rPr>
        <w:t xml:space="preserve">dense vegetation. Additionally, we found </w:t>
      </w:r>
      <w:r w:rsidR="00ED3B63">
        <w:rPr>
          <w:rFonts w:ascii="Times New Roman" w:hAnsi="Times New Roman" w:cs="Times New Roman"/>
          <w:color w:val="000000" w:themeColor="text1"/>
          <w:sz w:val="24"/>
          <w:szCs w:val="24"/>
          <w:lang w:val="en-US"/>
        </w:rPr>
        <w:t>that the</w:t>
      </w:r>
      <w:r>
        <w:rPr>
          <w:rFonts w:ascii="Times New Roman" w:hAnsi="Times New Roman" w:cs="Times New Roman"/>
          <w:color w:val="000000" w:themeColor="text1"/>
          <w:sz w:val="24"/>
          <w:szCs w:val="24"/>
          <w:lang w:val="en-US"/>
        </w:rPr>
        <w:t xml:space="preserve"> seasonal pattern of roadkills </w:t>
      </w:r>
      <w:r w:rsidR="00ED3B63">
        <w:rPr>
          <w:rFonts w:ascii="Times New Roman" w:hAnsi="Times New Roman" w:cs="Times New Roman"/>
          <w:color w:val="000000" w:themeColor="text1"/>
          <w:sz w:val="24"/>
          <w:szCs w:val="24"/>
          <w:lang w:val="en-US"/>
        </w:rPr>
        <w:t>reflected</w:t>
      </w:r>
      <w:r>
        <w:rPr>
          <w:rFonts w:ascii="Times New Roman" w:hAnsi="Times New Roman" w:cs="Times New Roman"/>
          <w:color w:val="000000" w:themeColor="text1"/>
          <w:sz w:val="24"/>
          <w:szCs w:val="24"/>
          <w:lang w:val="en-US"/>
        </w:rPr>
        <w:t xml:space="preserve"> the migration of the large herbivores, and </w:t>
      </w:r>
      <w:r w:rsidR="00ED569C">
        <w:rPr>
          <w:rFonts w:ascii="Times New Roman" w:hAnsi="Times New Roman" w:cs="Times New Roman"/>
          <w:color w:val="000000" w:themeColor="text1"/>
          <w:sz w:val="24"/>
          <w:szCs w:val="24"/>
          <w:lang w:val="en-US"/>
        </w:rPr>
        <w:t xml:space="preserve">that roadkill mortality disproportionally </w:t>
      </w:r>
      <w:r w:rsidR="006F76CD">
        <w:rPr>
          <w:rFonts w:ascii="Times New Roman" w:hAnsi="Times New Roman" w:cs="Times New Roman"/>
          <w:color w:val="000000" w:themeColor="text1"/>
          <w:sz w:val="24"/>
          <w:szCs w:val="24"/>
          <w:lang w:val="en-US"/>
        </w:rPr>
        <w:t>affect</w:t>
      </w:r>
      <w:r w:rsidR="00ED3B63">
        <w:rPr>
          <w:rFonts w:ascii="Times New Roman" w:hAnsi="Times New Roman" w:cs="Times New Roman"/>
          <w:color w:val="000000" w:themeColor="text1"/>
          <w:sz w:val="24"/>
          <w:szCs w:val="24"/>
          <w:lang w:val="en-US"/>
        </w:rPr>
        <w:t>ed</w:t>
      </w:r>
      <w:r w:rsidR="00ED569C">
        <w:rPr>
          <w:rFonts w:ascii="Times New Roman" w:hAnsi="Times New Roman" w:cs="Times New Roman"/>
          <w:color w:val="000000" w:themeColor="text1"/>
          <w:sz w:val="24"/>
          <w:szCs w:val="24"/>
          <w:lang w:val="en-US"/>
        </w:rPr>
        <w:t xml:space="preserve"> </w:t>
      </w:r>
      <w:r w:rsidR="004672B3">
        <w:rPr>
          <w:rFonts w:ascii="Times New Roman" w:hAnsi="Times New Roman" w:cs="Times New Roman"/>
          <w:color w:val="000000" w:themeColor="text1"/>
          <w:sz w:val="24"/>
          <w:szCs w:val="24"/>
          <w:lang w:val="en-US"/>
        </w:rPr>
        <w:t>high-ranking</w:t>
      </w:r>
      <w:r w:rsidR="00ED569C">
        <w:rPr>
          <w:rFonts w:ascii="Times New Roman" w:hAnsi="Times New Roman" w:cs="Times New Roman"/>
          <w:color w:val="000000" w:themeColor="text1"/>
          <w:sz w:val="24"/>
          <w:szCs w:val="24"/>
          <w:lang w:val="en-US"/>
        </w:rPr>
        <w:t xml:space="preserve"> adult females in the population.  </w:t>
      </w:r>
    </w:p>
    <w:p w14:paraId="1957CE8E" w14:textId="1AC7B47B" w:rsidR="00080EBA" w:rsidRPr="00071CE7" w:rsidRDefault="008F3643" w:rsidP="00DB5106">
      <w:pPr>
        <w:spacing w:line="600" w:lineRule="auto"/>
        <w:ind w:firstLine="720"/>
        <w:jc w:val="both"/>
        <w:rPr>
          <w:rFonts w:ascii="Times New Roman" w:hAnsi="Times New Roman" w:cs="Times New Roman"/>
          <w:color w:val="FF0000"/>
          <w:sz w:val="24"/>
          <w:szCs w:val="24"/>
          <w:lang w:val="en-US"/>
        </w:rPr>
      </w:pPr>
      <w:r w:rsidRPr="00850320">
        <w:rPr>
          <w:rFonts w:ascii="Times New Roman" w:hAnsi="Times New Roman" w:cs="Times New Roman"/>
          <w:color w:val="000000" w:themeColor="text1"/>
          <w:sz w:val="24"/>
          <w:szCs w:val="24"/>
          <w:lang w:val="en-US"/>
        </w:rPr>
        <w:t xml:space="preserve">In line with many studies on carnivore roadkills outside protected areas </w:t>
      </w:r>
      <w:r w:rsidRPr="00603F73">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{"citationID":"413FmVTc","properties":{"formattedCitation":"(Grilo et al. 2015; Bencin et al. 2019; Gunson et al. 2020; Dennehy et al. 2021)","plainCitation":"(Grilo et al. 2015; Bencin et al. 2019; Gunson et al. 2020; Dennehy et al. 2021)","noteIndex":0},"citationItems":[{"id":"3PXEn7Ky/OfUtP8Wm","uris":["http://zotero.org/users/5432491/items/WIQLM6Z2"],"itemData":{"id":"TXjNrann/reQgr20N","type":"chapter","abstract":"Carnivores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id":"3PXEn7Ky/QcILqwtw","uris":["http://zotero.org/users/5432491/items/RVRN5RPY"],"itemData":{"id":"TXjNrann/ilQ9BSGg","type":"article-journal","abstract":"Roadways pose challenges for conserving wide-ranging animal species. As bobcat (Lynx rufus) populations recover in Ohio, an accurate evaluation of population metrics is critical to understanding future population trajectories. In this study, we integrated multiple datasets to examine overall road mortality rates in Ohio. First, we utilized a long-term vehicle-strike dataset (1978–2017) to determine landscape and local predictors of road mortality. We found that bobcats were killed at higher rates on interstates regardless of surrounding landscape composition, but that landscape variables were useful at predicting mortality on lower-traffic roads. To explore road avoidance behaviors, we used GPS telemetry data from 18 individuals to compare road crossings along trajectory paths with random road crossings simulated using Correlated Random Walks. Bobcats exhibited avoidance of certain route types (county, municipal, and US routes). Finally, by integrating traffic volume data, road crossing behavior, and accounting for the proportion of each route type present in the study area, we estimated that a minimum of 6% and up to 18% of the bobcat population in Ohio is lost to vehicle-strikes annually. To fully understand the population level impacts of this mortality, we recommend further monitoring of age structure and sex of roadkill animals. Our results identify potential areas for mitigation of vehicle-strikes and emphasize the importance of accounting for road mortality when making management decisions for Ohio’s recovering bobcat population.","container-title":"Scientific Reports","DOI":"10.1038/s41598-019-50931-5","ISSN":"2045-2322","issue":"1","language":"en","note":"container-title: Scientific Reports\nnumber: 1\npublisher: Nature Publishing Group","page":"15391","source":"www.nature.com","title":"Roadkill and space use data predict vehicle-strike hotspots and mortality rates in a recovering bobcat ( Lynx rufus ) population","volume":"9","author":[{"family":"Bencin","given":"Heidi L."},{"family":"Prange","given":"Suzanne"},{"family":"Rose","given":"Christa"},{"family":"Popescu","given":"Viorel D."}],"issued":{"date-parts":[["2019",10,28]]}}},{"id":"3PXEn7Ky/zdG6lFSV","uris":["http://zotero.org/users/5432491/items/JLADNG7Z"],"itemData":{"id":2458,"type":"article-journal","abstract":"In addition to posing a serious risk to motorist safety, vehicle collisions with wildlife are a significant threat for many species. Previous spatial modeling has concluded that wildlife-vehicle collisions (WVCs) exhibit clustering on roads, which is","container-title":"Journal of Environmental Management","ISSN":"0301-4797","issue":"4","language":"en","note":"number: 4\ncontainer-title: Journal of Environmental Management","page":"1074-1082","source":"www.academia.edu","title":"Spatial wildlife-vehicle collision models: A review of current work and its application to transportation mitigation projects","title-short":"Spatial wildlife-vehicle collision models","volume":"92","author":[{"family":"Gunson","given":"Kari E."},{"family":"Mountrakis","given":"Giorgos"},{"family":"Quackenbush","given":"Lindi J."}],"issued":{"date-parts":[["2020",3,9]]}}},{"id":"3PXEn7Ky/FP3GHWZG","uris":["http://zotero.org/users/5432491/items/JBHF3EBS"],"itemData":{"id":9039,"type":"article-journal","abstract":"In some regions of the world, large carnivores, such as wolves, persist in landscapes with dense networks of paved roads. However, beyond the general impacts of roads on wildlife, we still lack information on carnivore responses to different types of roads and traffic volume levels. Using wolves in NW Spain as a case study, we show how wolves respond differently to paved road classes depending on road size, speed limit and traffic volume. All wolves evaluated (25 GPS collared wolves) crossed paved roads. Overall, during 3,915 sampling days, we recorded 29,859 wolf crossings. Wolf crossings of all paved road classes were recorded at a mean rate of 0.022 crossings/day/km (95% CI 0.016–0.027). Wolves crossed low speed and low traffic volume roads more frequently, and more often during the night, in order to lessen the chances of encountering traffic. We found mortality to be highest on roads with high speed and high traffic volume. How wolves interact with paved roads should be considered in landscape planning strategies in order to guarantee wolf long-term persistence in human-dominated landscapes. In our case, our results support an increasing focus on primary roads (class II) to identify segments of these roads where road mitigation efforts should be prioritised. Our study also highlights the importance of considering paved road classes when studying the impact of roads on wildlife.","container-title":"Biodiversity and Conservation","DOI":"10.1007/s10531-021-02239-y","ISSN":"1572-9710","journalAbbreviation":"Biodivers Conserv","language":"en","source":"Springer Link","title":"Contrasting wolf responses to different paved roads and traffic volume levels","URL":"https://doi.org/10.1007/s10531-021-02239-y","author":[{"family":"Dennehy","given":"Emma"},{"family":"Llaneza","given":"Luis"},{"family":"López-Bao","given":"José Vicente"}],"accessed":{"date-parts":[["2021",8,9]]},"issued":{"date-parts":[["2021",7,13]]}}}],"schema":"https://github.com/citation-style-language/schema/raw/master/csl-citation.json"} </w:instrText>
      </w:r>
      <w:r w:rsidRPr="00603F73">
        <w:rPr>
          <w:rFonts w:ascii="Times New Roman" w:hAnsi="Times New Roman" w:cs="Times New Roman"/>
          <w:color w:val="000000" w:themeColor="text1"/>
          <w:sz w:val="24"/>
          <w:szCs w:val="24"/>
          <w:lang w:val="en-US"/>
        </w:rPr>
        <w:fldChar w:fldCharType="separate"/>
      </w:r>
      <w:r w:rsidR="00344322" w:rsidRPr="00B04563">
        <w:rPr>
          <w:rFonts w:ascii="Times New Roman" w:hAnsi="Times New Roman" w:cs="Times New Roman"/>
          <w:sz w:val="24"/>
          <w:lang w:val="en-US"/>
        </w:rPr>
        <w:t>(Grilo et al. 2015; Bencin et al. 2019; Gunson et al. 2020; Dennehy et al. 2021)</w:t>
      </w:r>
      <w:r w:rsidRPr="00603F73">
        <w:rPr>
          <w:rFonts w:ascii="Times New Roman" w:hAnsi="Times New Roman" w:cs="Times New Roman"/>
          <w:color w:val="000000" w:themeColor="text1"/>
          <w:sz w:val="24"/>
          <w:szCs w:val="24"/>
          <w:lang w:val="en-US"/>
        </w:rPr>
        <w:fldChar w:fldCharType="end"/>
      </w:r>
      <w:r w:rsidRPr="00850320">
        <w:rPr>
          <w:rFonts w:ascii="Times New Roman" w:hAnsi="Times New Roman" w:cs="Times New Roman"/>
          <w:color w:val="000000" w:themeColor="text1"/>
          <w:sz w:val="24"/>
          <w:szCs w:val="24"/>
          <w:lang w:val="en-US"/>
        </w:rPr>
        <w:t xml:space="preserve">, we found a higher incidence </w:t>
      </w:r>
      <w:r w:rsidRPr="00850320">
        <w:rPr>
          <w:rFonts w:ascii="Times New Roman" w:hAnsi="Times New Roman" w:cs="Times New Roman"/>
          <w:color w:val="000000" w:themeColor="text1"/>
          <w:sz w:val="24"/>
          <w:szCs w:val="24"/>
          <w:lang w:val="en-US"/>
        </w:rPr>
        <w:lastRenderedPageBreak/>
        <w:t xml:space="preserve">of hyena roadkills on </w:t>
      </w:r>
      <w:r w:rsidR="009222C5">
        <w:rPr>
          <w:rFonts w:ascii="Times New Roman" w:hAnsi="Times New Roman" w:cs="Times New Roman"/>
          <w:color w:val="000000" w:themeColor="text1"/>
          <w:sz w:val="24"/>
          <w:szCs w:val="24"/>
          <w:lang w:val="en-US"/>
        </w:rPr>
        <w:t>main</w:t>
      </w:r>
      <w:r w:rsidR="00E9305A">
        <w:rPr>
          <w:rFonts w:ascii="Times New Roman" w:hAnsi="Times New Roman" w:cs="Times New Roman"/>
          <w:color w:val="000000" w:themeColor="text1"/>
          <w:sz w:val="24"/>
          <w:szCs w:val="24"/>
          <w:lang w:val="en-US"/>
        </w:rPr>
        <w:t xml:space="preserve"> roads</w:t>
      </w:r>
      <w:r w:rsidRPr="00850320">
        <w:rPr>
          <w:rFonts w:ascii="Times New Roman" w:hAnsi="Times New Roman" w:cs="Times New Roman"/>
          <w:color w:val="000000" w:themeColor="text1"/>
          <w:sz w:val="24"/>
          <w:szCs w:val="24"/>
          <w:lang w:val="en-US"/>
        </w:rPr>
        <w:t xml:space="preserve">, where traffic volume and speed are </w:t>
      </w:r>
      <w:r w:rsidR="009222C5">
        <w:rPr>
          <w:rFonts w:ascii="Times New Roman" w:hAnsi="Times New Roman" w:cs="Times New Roman"/>
          <w:color w:val="000000" w:themeColor="text1"/>
          <w:sz w:val="24"/>
          <w:szCs w:val="24"/>
          <w:lang w:val="en-US"/>
        </w:rPr>
        <w:t xml:space="preserve">typically </w:t>
      </w:r>
      <w:r w:rsidRPr="00850320">
        <w:rPr>
          <w:rFonts w:ascii="Times New Roman" w:hAnsi="Times New Roman" w:cs="Times New Roman"/>
          <w:color w:val="000000" w:themeColor="text1"/>
          <w:sz w:val="24"/>
          <w:szCs w:val="24"/>
          <w:lang w:val="en-US"/>
        </w:rPr>
        <w:t>high</w:t>
      </w:r>
      <w:r w:rsidR="00AB72D6">
        <w:rPr>
          <w:rFonts w:ascii="Times New Roman" w:hAnsi="Times New Roman" w:cs="Times New Roman"/>
          <w:color w:val="000000" w:themeColor="text1"/>
          <w:sz w:val="24"/>
          <w:szCs w:val="24"/>
          <w:lang w:val="en-US"/>
        </w:rPr>
        <w:t xml:space="preserve">er, than on </w:t>
      </w:r>
      <w:r w:rsidR="003E37B0">
        <w:rPr>
          <w:rFonts w:ascii="Times New Roman" w:hAnsi="Times New Roman" w:cs="Times New Roman"/>
          <w:color w:val="000000" w:themeColor="text1"/>
          <w:sz w:val="24"/>
          <w:szCs w:val="24"/>
          <w:lang w:val="en-US"/>
        </w:rPr>
        <w:t xml:space="preserve">side </w:t>
      </w:r>
      <w:r w:rsidR="00AB72D6">
        <w:rPr>
          <w:rFonts w:ascii="Times New Roman" w:hAnsi="Times New Roman" w:cs="Times New Roman"/>
          <w:color w:val="000000" w:themeColor="text1"/>
          <w:sz w:val="24"/>
          <w:szCs w:val="24"/>
          <w:lang w:val="en-US"/>
        </w:rPr>
        <w:t>tracks</w:t>
      </w:r>
      <w:r w:rsidRPr="00850320">
        <w:rPr>
          <w:rFonts w:ascii="Times New Roman" w:hAnsi="Times New Roman" w:cs="Times New Roman"/>
          <w:color w:val="000000" w:themeColor="text1"/>
          <w:sz w:val="24"/>
          <w:szCs w:val="24"/>
          <w:lang w:val="en-US"/>
        </w:rPr>
        <w:t xml:space="preserve"> (Fig. 1b,c, Fig. 2a). </w:t>
      </w:r>
      <w:r w:rsidR="00DB5106">
        <w:rPr>
          <w:rFonts w:ascii="Times New Roman" w:hAnsi="Times New Roman" w:cs="Times New Roman"/>
          <w:color w:val="000000" w:themeColor="text1"/>
          <w:sz w:val="24"/>
          <w:szCs w:val="24"/>
          <w:lang w:val="en-US"/>
        </w:rPr>
        <w:t xml:space="preserve">This result is also consistent with a recent roadkill survey in the Serengeti NP that reported that 69.4% of wildlife roadkills occurred on roads in a good condition and with a high volume of traffic (Lyamuya et al. 2021). </w:t>
      </w:r>
      <w:r w:rsidRPr="00850320">
        <w:rPr>
          <w:rFonts w:ascii="Times New Roman" w:hAnsi="Times New Roman" w:cs="Times New Roman"/>
          <w:color w:val="000000" w:themeColor="text1"/>
          <w:sz w:val="24"/>
          <w:szCs w:val="24"/>
          <w:lang w:val="en-US"/>
        </w:rPr>
        <w:t xml:space="preserve">Roadkill incidence </w:t>
      </w:r>
      <w:r w:rsidR="00757DC0">
        <w:rPr>
          <w:rFonts w:ascii="Times New Roman" w:hAnsi="Times New Roman" w:cs="Times New Roman"/>
          <w:color w:val="000000" w:themeColor="text1"/>
          <w:sz w:val="24"/>
          <w:szCs w:val="24"/>
          <w:lang w:val="en-US"/>
        </w:rPr>
        <w:t>was also</w:t>
      </w:r>
      <w:r w:rsidRPr="00850320">
        <w:rPr>
          <w:rFonts w:ascii="Times New Roman" w:hAnsi="Times New Roman" w:cs="Times New Roman"/>
          <w:color w:val="000000" w:themeColor="text1"/>
          <w:sz w:val="24"/>
          <w:szCs w:val="24"/>
          <w:lang w:val="en-US"/>
        </w:rPr>
        <w:t xml:space="preserve"> higher close to </w:t>
      </w:r>
      <w:r w:rsidR="00177CD5">
        <w:rPr>
          <w:rFonts w:ascii="Times New Roman" w:hAnsi="Times New Roman" w:cs="Times New Roman"/>
          <w:color w:val="000000" w:themeColor="text1"/>
          <w:sz w:val="24"/>
          <w:szCs w:val="24"/>
          <w:lang w:val="en-US"/>
        </w:rPr>
        <w:t>amenities</w:t>
      </w:r>
      <w:r w:rsidRPr="00850320">
        <w:rPr>
          <w:rFonts w:ascii="Times New Roman" w:hAnsi="Times New Roman" w:cs="Times New Roman"/>
          <w:color w:val="000000" w:themeColor="text1"/>
          <w:sz w:val="24"/>
          <w:szCs w:val="24"/>
          <w:lang w:val="en-US"/>
        </w:rPr>
        <w:t xml:space="preserve"> (Fig. 2b), possibly because hyenas are attracted to anthropogenic food associated with housing</w:t>
      </w:r>
      <w:r w:rsidR="009222C5">
        <w:rPr>
          <w:rFonts w:ascii="Times New Roman" w:hAnsi="Times New Roman" w:cs="Times New Roman"/>
          <w:color w:val="000000" w:themeColor="text1"/>
          <w:sz w:val="24"/>
          <w:szCs w:val="24"/>
          <w:lang w:val="en-US"/>
        </w:rPr>
        <w:t xml:space="preserve"> and</w:t>
      </w:r>
      <w:r w:rsidRPr="00850320">
        <w:rPr>
          <w:rFonts w:ascii="Times New Roman" w:hAnsi="Times New Roman" w:cs="Times New Roman"/>
          <w:color w:val="000000" w:themeColor="text1"/>
          <w:sz w:val="24"/>
          <w:szCs w:val="24"/>
          <w:lang w:val="en-US"/>
        </w:rPr>
        <w:t xml:space="preserve"> </w:t>
      </w:r>
      <w:r w:rsidR="009222C5">
        <w:rPr>
          <w:rFonts w:ascii="Times New Roman" w:hAnsi="Times New Roman" w:cs="Times New Roman"/>
          <w:color w:val="000000" w:themeColor="text1"/>
          <w:sz w:val="24"/>
          <w:szCs w:val="24"/>
          <w:lang w:val="en-US"/>
        </w:rPr>
        <w:t>tourist accommodation</w:t>
      </w:r>
      <w:r w:rsidR="00C21846">
        <w:rPr>
          <w:rFonts w:ascii="Times New Roman" w:hAnsi="Times New Roman" w:cs="Times New Roman"/>
          <w:color w:val="000000" w:themeColor="text1"/>
          <w:sz w:val="24"/>
          <w:szCs w:val="24"/>
          <w:lang w:val="en-US"/>
        </w:rPr>
        <w:t xml:space="preserve"> </w:t>
      </w:r>
      <w:r w:rsidR="004672B3">
        <w:rPr>
          <w:rFonts w:ascii="Times New Roman" w:hAnsi="Times New Roman" w:cs="Times New Roman"/>
          <w:color w:val="000000" w:themeColor="text1"/>
          <w:sz w:val="24"/>
          <w:szCs w:val="24"/>
          <w:lang w:val="en-US"/>
        </w:rPr>
        <w:t xml:space="preserve"> </w:t>
      </w:r>
      <w:r w:rsidR="004672B3">
        <w:rPr>
          <w:rFonts w:ascii="Times New Roman" w:hAnsi="Times New Roman" w:cs="Times New Roman"/>
          <w:color w:val="000000" w:themeColor="text1"/>
          <w:sz w:val="24"/>
          <w:szCs w:val="24"/>
          <w:lang w:val="en-US"/>
        </w:rPr>
        <w:fldChar w:fldCharType="begin"/>
      </w:r>
      <w:r w:rsidR="00DA0FDF">
        <w:rPr>
          <w:rFonts w:ascii="Times New Roman" w:hAnsi="Times New Roman" w:cs="Times New Roman"/>
          <w:color w:val="000000" w:themeColor="text1"/>
          <w:sz w:val="24"/>
          <w:szCs w:val="24"/>
          <w:lang w:val="en-US"/>
        </w:rPr>
        <w:instrText xml:space="preserve"> ADDIN ZOTERO_ITEM CSL_CITATION {"citationID":"KYwvg9or","properties":{"formattedCitation":"(Kolowski &amp; Holekamp 2008; Yirga et al. 2012; Kalyahe et al. 2022)","plainCitation":"(Kolowski &amp; Holekamp 2008; Yirga et al. 2012; Kalyahe et al. 2022)","noteIndex":0},"citationItems":[{"id":2193,"uris":["http://zotero.org/users/local/9XAuDGlL/items/C6D54Q32"],"itemData":{"id":2193,"type":"article-journal","abstract":"Although the use of anthropogenic food sources by carnivores is well documented, few studies have investigated the potential for these sites to influence the movements of livestock predators. We capitalized on a natural experiment in which a refuse pit, utilized by a group of intensively monitored spotted hyenas (Crocuta crocuta) in the Masai Mara National Reserve, Kenya, was closed midway through monitoring efforts. We compared hyena space use patterns before and after closure, while controlling for other variables, to investigate the influence of the pit on home range size, core area size and location, and the proximity of hyenas to dens and the refuse pit itself. We also investigated the influence of prey abundance and the social ranks of individual hyenas on variation in frequency of pit utilization. We found home range size to increase and core area size to decrease following pit closure. Space use was clearly influenced by the pit, as the group core area included the refuse site only while it was in operation, and hyenas were found closer to the pit before than after its closure. The most common rank group observed feeding at the pit were low-ranking females, and regular pit users were more likely to be found near the pit during times of relative prey scarcity. We discuss the potential of human refuse at pastoral villages to increase livestock losses to hyenas.","container-title":"African Journal of Ecology","DOI":"https://doi.org/10.1111/j.1365-2028.2007.00846.x","ISSN":"1365-2028","issue":"3","language":"en","note":"number: 3\n_eprint: https://onlinelibrary.wiley.com/doi/pdf/10.1111/j.1365-2028.2007.00846.x","page":"341-349","source":"Wiley Online Library","title":"Effects of an open refuse pit on space use patterns of spotted hyenas","volume":"46","author":[{"family":"Kolowski","given":"J. M."},{"family":"Holekamp","given":"K. E."}],"issued":{"date-parts":[["2008"]]}}},{"id":927,"uris":["http://zotero.org/users/local/9XAuDGlL/items/FDHP3J8K"],"itemData":{"id":927,"type":"article-journal","container-title":"Journal of Animal Ecology","DOI":"10.1111/j.1365-2656.2012.01977.x","ISSN":"1365-2656","issue":"5","language":"en","note":"number: 5\n_eprint: https://onlinelibrary.wiley.com/doi/pdf/10.1111/j.1365-2656.2012.01977.x","page":"1052-1055","source":"Wiley Online Library","title":"Adaptability of large carnivores to changing anthropogenic food sources: diet change of spotted hyena (Crocuta crocuta) during Christian fasting period in northern Ethiopia","title-short":"Adaptability of large carnivores to changing anthropogenic food sources","volume":"81","author":[{"family":"Yirga","given":"Gidey"},{"family":"Iongh","given":"Hans H. De"},{"family":"Leirs","given":"Herwig"},{"family":"Gebrihiwot","given":"Kindeya"},{"family":"Deckers","given":"Jozef"},{"family":"Bauer","given":"Hans"}],"issued":{"date-parts":[["2012"]]}}},{"id":3956,"uris":["http://zotero.org/users/local/9XAuDGlL/items/8ASAI2SJ"],"itemData":{"id":3956,"type":"article-journal","abstract":"Wild carnivores are threatened by human activities, particularly by lethal responses to livestock predation. As natural prey populations decline, predation of livestock and consumption of discarded livestock ‘waste’ (carcasses and body parts) should increase. We investigated whether parameters linked to the production of livestock waste affected the likelihood of livestock predation. We interviewed 160 households near Ruaha National Park in Tanzania to obtain information on households, livestock ownership, predation and parameters linked to livestock waste production. Our analysis identified parameters that affected the likelihood of predation on cattle, sheep and goats. When these parameters were controlled for, we found an increased likelihood of cattle predation as waste from diseased and slaughtered cattle increased. Sheep predation was more likely and cattle predation was less likely as sheep deaths from starvation increased. Goat predation was more likely in medium-sized than smaller or larger villages, suggesting a trade-off to predators between the increasing benefit of more livestock waste and the costs of higher human disturbance and diminishing natural prey abundance as village size category increased. Our findings suggest that improved disposal of livestock waste from slaughtered cattle and measures to decrease cattle deaths from disease should reduce predation of highly prized cattle.","container-title":"Environmental Conservation","DOI":"10.1017/S037689292200008X","ISSN":"0376-8929, 1469-4387","language":"en","note":"publisher: Cambridge University Press","page":"1-9","source":"Cambridge University Press","title":"Do anthropogenic sources of food increase livestock predation in the area surrounding Ruaha National Park?","author":[{"family":"Kalyahe","given":"Montan M."},{"family":"Hofer","given":"Heribert"},{"family":"East","given":"Marion L."}],"issued":{"date-parts":[["2022",3,16]]}}}],"schema":"https://github.com/citation-style-language/schema/raw/master/csl-citation.json"} </w:instrText>
      </w:r>
      <w:r w:rsidR="004672B3">
        <w:rPr>
          <w:rFonts w:ascii="Times New Roman" w:hAnsi="Times New Roman" w:cs="Times New Roman"/>
          <w:color w:val="000000" w:themeColor="text1"/>
          <w:sz w:val="24"/>
          <w:szCs w:val="24"/>
          <w:lang w:val="en-US"/>
        </w:rPr>
        <w:fldChar w:fldCharType="separate"/>
      </w:r>
      <w:r w:rsidR="00DA0FDF" w:rsidRPr="0081546A">
        <w:rPr>
          <w:rFonts w:ascii="Times New Roman" w:hAnsi="Times New Roman" w:cs="Times New Roman"/>
          <w:sz w:val="24"/>
          <w:lang w:val="en-US"/>
        </w:rPr>
        <w:t>(Kolowski &amp; Holekamp 2008; Yirga et al. 2012; Kalyahe et al. 2022)</w:t>
      </w:r>
      <w:r w:rsidR="004672B3">
        <w:rPr>
          <w:rFonts w:ascii="Times New Roman" w:hAnsi="Times New Roman" w:cs="Times New Roman"/>
          <w:color w:val="000000" w:themeColor="text1"/>
          <w:sz w:val="24"/>
          <w:szCs w:val="24"/>
          <w:lang w:val="en-US"/>
        </w:rPr>
        <w:fldChar w:fldCharType="end"/>
      </w:r>
      <w:r w:rsidR="00BA3DA5">
        <w:rPr>
          <w:rFonts w:ascii="Times New Roman" w:hAnsi="Times New Roman" w:cs="Times New Roman"/>
          <w:color w:val="000000" w:themeColor="text1"/>
          <w:sz w:val="24"/>
          <w:szCs w:val="24"/>
          <w:lang w:val="en-US"/>
        </w:rPr>
        <w:t xml:space="preserve"> </w:t>
      </w:r>
      <w:r w:rsidR="00C21846">
        <w:rPr>
          <w:rFonts w:ascii="Times New Roman" w:hAnsi="Times New Roman" w:cs="Times New Roman"/>
          <w:color w:val="000000" w:themeColor="text1"/>
          <w:sz w:val="24"/>
          <w:szCs w:val="24"/>
          <w:lang w:val="en-US"/>
        </w:rPr>
        <w:t xml:space="preserve">and typically access facilities using </w:t>
      </w:r>
      <w:r w:rsidR="00C21846" w:rsidRPr="00827C6A">
        <w:rPr>
          <w:rFonts w:ascii="Times New Roman" w:hAnsi="Times New Roman" w:cs="Times New Roman"/>
          <w:sz w:val="24"/>
          <w:szCs w:val="24"/>
          <w:lang w:val="en-US"/>
        </w:rPr>
        <w:t>vehicle track</w:t>
      </w:r>
      <w:r w:rsidR="004672B3" w:rsidRPr="00827C6A">
        <w:rPr>
          <w:rFonts w:ascii="Times New Roman" w:hAnsi="Times New Roman" w:cs="Times New Roman"/>
          <w:sz w:val="24"/>
          <w:szCs w:val="24"/>
          <w:lang w:val="en-US"/>
        </w:rPr>
        <w:t>s</w:t>
      </w:r>
      <w:r w:rsidR="00C21846" w:rsidRPr="00827C6A">
        <w:rPr>
          <w:rFonts w:ascii="Times New Roman" w:hAnsi="Times New Roman" w:cs="Times New Roman"/>
          <w:sz w:val="24"/>
          <w:szCs w:val="24"/>
          <w:lang w:val="en-US"/>
        </w:rPr>
        <w:t xml:space="preserve"> which would increase their chance of encountering vehicles approaching and leaving these amenities</w:t>
      </w:r>
      <w:r w:rsidRPr="00827C6A">
        <w:rPr>
          <w:rFonts w:ascii="Times New Roman" w:hAnsi="Times New Roman" w:cs="Times New Roman"/>
          <w:sz w:val="24"/>
          <w:szCs w:val="24"/>
          <w:lang w:val="en-US"/>
        </w:rPr>
        <w:t>.</w:t>
      </w:r>
      <w:r w:rsidR="00080EBA" w:rsidRPr="00827C6A">
        <w:rPr>
          <w:rFonts w:ascii="Times New Roman" w:hAnsi="Times New Roman" w:cs="Times New Roman"/>
          <w:sz w:val="24"/>
          <w:szCs w:val="24"/>
          <w:lang w:val="en-US"/>
        </w:rPr>
        <w:t xml:space="preserve"> </w:t>
      </w:r>
      <w:r w:rsidR="006F76CD" w:rsidRPr="00827C6A">
        <w:rPr>
          <w:rFonts w:ascii="Times New Roman" w:hAnsi="Times New Roman" w:cs="Times New Roman"/>
          <w:sz w:val="24"/>
          <w:szCs w:val="24"/>
          <w:lang w:val="en-US"/>
        </w:rPr>
        <w:t xml:space="preserve">Moreover, </w:t>
      </w:r>
      <w:r w:rsidR="00827C6A" w:rsidRPr="00827C6A">
        <w:rPr>
          <w:rFonts w:ascii="Times New Roman" w:hAnsi="Times New Roman" w:cs="Times New Roman"/>
          <w:sz w:val="24"/>
          <w:szCs w:val="24"/>
          <w:lang w:val="en-US"/>
        </w:rPr>
        <w:t xml:space="preserve">traffic is particularly high close to amenities at dawn and dusk – when </w:t>
      </w:r>
      <w:r w:rsidR="00335799" w:rsidRPr="00827C6A">
        <w:rPr>
          <w:rFonts w:ascii="Times New Roman" w:hAnsi="Times New Roman" w:cs="Times New Roman"/>
          <w:sz w:val="24"/>
          <w:szCs w:val="24"/>
          <w:lang w:val="en-US"/>
        </w:rPr>
        <w:t xml:space="preserve">hyenas are </w:t>
      </w:r>
      <w:r w:rsidR="00827C6A" w:rsidRPr="00827C6A">
        <w:rPr>
          <w:rFonts w:ascii="Times New Roman" w:hAnsi="Times New Roman" w:cs="Times New Roman"/>
          <w:sz w:val="24"/>
          <w:szCs w:val="24"/>
          <w:lang w:val="en-US"/>
        </w:rPr>
        <w:t>a</w:t>
      </w:r>
      <w:r w:rsidR="00335799" w:rsidRPr="00827C6A">
        <w:rPr>
          <w:rFonts w:ascii="Times New Roman" w:hAnsi="Times New Roman" w:cs="Times New Roman"/>
          <w:sz w:val="24"/>
          <w:szCs w:val="24"/>
          <w:lang w:val="en-US"/>
        </w:rPr>
        <w:t>ctive</w:t>
      </w:r>
      <w:r w:rsidR="00827C6A" w:rsidRPr="00827C6A">
        <w:rPr>
          <w:rFonts w:ascii="Times New Roman" w:hAnsi="Times New Roman" w:cs="Times New Roman"/>
          <w:sz w:val="24"/>
          <w:szCs w:val="24"/>
          <w:lang w:val="en-US"/>
        </w:rPr>
        <w:t xml:space="preserve"> and highly mobile</w:t>
      </w:r>
      <w:r w:rsidR="00335799" w:rsidRPr="00827C6A">
        <w:rPr>
          <w:rFonts w:ascii="Times New Roman" w:hAnsi="Times New Roman" w:cs="Times New Roman"/>
          <w:sz w:val="24"/>
          <w:szCs w:val="24"/>
          <w:lang w:val="en-US"/>
        </w:rPr>
        <w:t xml:space="preserve"> </w:t>
      </w:r>
      <w:r w:rsidR="00335799" w:rsidRPr="00827C6A">
        <w:rPr>
          <w:rFonts w:ascii="Times New Roman" w:hAnsi="Times New Roman" w:cs="Times New Roman"/>
          <w:sz w:val="24"/>
          <w:szCs w:val="24"/>
          <w:lang w:val="en-US"/>
        </w:rPr>
        <w:fldChar w:fldCharType="begin"/>
      </w:r>
      <w:r w:rsidR="00A555AB">
        <w:rPr>
          <w:rFonts w:ascii="Times New Roman" w:hAnsi="Times New Roman" w:cs="Times New Roman"/>
          <w:sz w:val="24"/>
          <w:szCs w:val="24"/>
          <w:lang w:val="en-US"/>
        </w:rPr>
        <w:instrText xml:space="preserve"> ADDIN ZOTERO_ITEM CSL_CITATION {"citationID":"zfBR7YiV","properties":{"formattedCitation":"(Kruuk 1972)","plainCitation":"(Kruuk 1972)","noteIndex":0},"citationItems":[{"id":"3PXEn7Ky/kyC77GBU","uris":["http://zotero.org/users/5432491/items/XYKV92IQ"],"itemData":{"id":"1OY9volh/0VsAZfQT","type":"book","language":"eng","number-of-pages":"394","publisher":"Chicago, University of Chicago Press","source":"Internet Archive","title":"The spotted hyena; a study of predation and social behavior","URL":"http://archive.org/details/spottedhyenastud0000kruu","author":[{"family":"Kruuk","given":"H. (Hans)"}],"accessed":{"date-parts":[["2020",5,18]]},"issued":{"date-parts":[["1972"]]}}}],"schema":"https://github.com/citation-style-language/schema/raw/master/csl-citation.json"} </w:instrText>
      </w:r>
      <w:r w:rsidR="00335799" w:rsidRPr="00827C6A">
        <w:rPr>
          <w:rFonts w:ascii="Times New Roman" w:hAnsi="Times New Roman" w:cs="Times New Roman"/>
          <w:sz w:val="24"/>
          <w:szCs w:val="24"/>
          <w:lang w:val="en-US"/>
        </w:rPr>
        <w:fldChar w:fldCharType="separate"/>
      </w:r>
      <w:r w:rsidR="00335799" w:rsidRPr="0081546A">
        <w:rPr>
          <w:rFonts w:ascii="Times New Roman" w:hAnsi="Times New Roman" w:cs="Times New Roman"/>
          <w:sz w:val="24"/>
          <w:lang w:val="en-US"/>
        </w:rPr>
        <w:t>(Kruuk 1972)</w:t>
      </w:r>
      <w:r w:rsidR="00335799" w:rsidRPr="00827C6A">
        <w:rPr>
          <w:rFonts w:ascii="Times New Roman" w:hAnsi="Times New Roman" w:cs="Times New Roman"/>
          <w:sz w:val="24"/>
          <w:szCs w:val="24"/>
          <w:lang w:val="en-US"/>
        </w:rPr>
        <w:fldChar w:fldCharType="end"/>
      </w:r>
      <w:r w:rsidR="00827C6A" w:rsidRPr="00827C6A">
        <w:rPr>
          <w:rFonts w:ascii="Times New Roman" w:hAnsi="Times New Roman" w:cs="Times New Roman"/>
          <w:sz w:val="24"/>
          <w:szCs w:val="24"/>
          <w:lang w:val="en-US"/>
        </w:rPr>
        <w:t xml:space="preserve"> – as tourist cars and support vehicles typically leave early and arrive late, which likely exacerbates roadkill risk close to amenities. Ro</w:t>
      </w:r>
      <w:r w:rsidR="00080EBA" w:rsidRPr="00827C6A">
        <w:rPr>
          <w:rFonts w:ascii="Times New Roman" w:hAnsi="Times New Roman" w:cs="Times New Roman"/>
          <w:sz w:val="24"/>
          <w:szCs w:val="24"/>
          <w:lang w:val="en-US"/>
        </w:rPr>
        <w:t>adkill incidence was also higher close to riverine habitat</w:t>
      </w:r>
      <w:r w:rsidR="002B38C7" w:rsidRPr="00827C6A">
        <w:rPr>
          <w:rFonts w:ascii="Times New Roman" w:hAnsi="Times New Roman" w:cs="Times New Roman"/>
          <w:sz w:val="24"/>
          <w:szCs w:val="24"/>
          <w:lang w:val="en-US"/>
        </w:rPr>
        <w:t xml:space="preserve"> and potential water</w:t>
      </w:r>
      <w:r w:rsidR="00080EBA" w:rsidRPr="00827C6A">
        <w:rPr>
          <w:rFonts w:ascii="Times New Roman" w:hAnsi="Times New Roman" w:cs="Times New Roman"/>
          <w:sz w:val="24"/>
          <w:szCs w:val="24"/>
          <w:lang w:val="en-US"/>
        </w:rPr>
        <w:t xml:space="preserve">, </w:t>
      </w:r>
      <w:commentRangeStart w:id="78"/>
      <w:r w:rsidR="003E37B0" w:rsidRPr="00827C6A">
        <w:rPr>
          <w:rFonts w:ascii="Times New Roman" w:hAnsi="Times New Roman" w:cs="Times New Roman"/>
          <w:sz w:val="24"/>
          <w:szCs w:val="24"/>
          <w:lang w:val="en-US"/>
        </w:rPr>
        <w:t xml:space="preserve">probably </w:t>
      </w:r>
      <w:r w:rsidR="00080EBA" w:rsidRPr="00827C6A">
        <w:rPr>
          <w:rFonts w:ascii="Times New Roman" w:hAnsi="Times New Roman" w:cs="Times New Roman"/>
          <w:sz w:val="24"/>
          <w:szCs w:val="24"/>
          <w:lang w:val="en-US"/>
        </w:rPr>
        <w:t xml:space="preserve">because hyenas </w:t>
      </w:r>
      <w:r w:rsidR="00080EBA">
        <w:rPr>
          <w:rFonts w:ascii="Times New Roman" w:hAnsi="Times New Roman" w:cs="Times New Roman"/>
          <w:color w:val="000000" w:themeColor="text1"/>
          <w:sz w:val="24"/>
          <w:szCs w:val="24"/>
          <w:lang w:val="en-US"/>
        </w:rPr>
        <w:t>are directly attracted there (</w:t>
      </w:r>
      <w:r w:rsidR="004C2B95">
        <w:rPr>
          <w:rFonts w:ascii="Times New Roman" w:hAnsi="Times New Roman" w:cs="Times New Roman"/>
          <w:color w:val="000000" w:themeColor="text1"/>
          <w:sz w:val="24"/>
          <w:szCs w:val="24"/>
          <w:lang w:val="en-US"/>
        </w:rPr>
        <w:t>to drink</w:t>
      </w:r>
      <w:r w:rsidR="002C01A6">
        <w:rPr>
          <w:rFonts w:ascii="Times New Roman" w:hAnsi="Times New Roman" w:cs="Times New Roman"/>
          <w:color w:val="000000" w:themeColor="text1"/>
          <w:sz w:val="24"/>
          <w:szCs w:val="24"/>
          <w:lang w:val="en-US"/>
        </w:rPr>
        <w:t xml:space="preserve"> </w:t>
      </w:r>
      <w:r w:rsidR="00BE6473">
        <w:rPr>
          <w:rFonts w:ascii="Times New Roman" w:hAnsi="Times New Roman" w:cs="Times New Roman"/>
          <w:color w:val="000000" w:themeColor="text1"/>
          <w:sz w:val="24"/>
          <w:szCs w:val="24"/>
          <w:lang w:val="en-US"/>
        </w:rPr>
        <w:t xml:space="preserve">and/or </w:t>
      </w:r>
      <w:r w:rsidR="00080EBA">
        <w:rPr>
          <w:rFonts w:ascii="Times New Roman" w:hAnsi="Times New Roman" w:cs="Times New Roman"/>
          <w:color w:val="000000" w:themeColor="text1"/>
          <w:sz w:val="24"/>
          <w:szCs w:val="24"/>
          <w:lang w:val="en-US"/>
        </w:rPr>
        <w:t>rest</w:t>
      </w:r>
      <w:r w:rsidR="00DA0FDF">
        <w:rPr>
          <w:rFonts w:ascii="Times New Roman" w:hAnsi="Times New Roman" w:cs="Times New Roman"/>
          <w:color w:val="000000" w:themeColor="text1"/>
          <w:sz w:val="24"/>
          <w:szCs w:val="24"/>
          <w:lang w:val="en-US"/>
        </w:rPr>
        <w:t xml:space="preserve"> </w:t>
      </w:r>
      <w:r w:rsidR="00DA0FDF">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{"citationID":"ZjqL2E8E","properties":{"formattedCitation":"(Kolowski &amp; Holekamp 2009)","plainCitation":"(Kolowski &amp; Holekamp 2009)","noteIndex":0},"citationItems":[{"id":"3PXEn7Ky/NkptYzJ5","uris":["http://zotero.org/users/5432491/items/6WJ9CKMD"],"itemData":{"id":"wPown72c/gZ8biCSp","type":"article-journal","abstract":"Due to increasing human encroachment into the remaining habitat of many large carnivore species, there is an immediate need to understand the ecological and anthropogenic factors influencing carnivore space use decisions. In particular, knowledge of changes in space use in response to disturbance, and the costs associated with these changes, will be critical in guiding conservation efforts. To investigate the ecological factors influencing carnivore space use, we intensively radiotracked members of two large social groups (clans) of spotted hyaenas Crocuta crocuta in the Masai Mara National Reserve, Kenya. In addition, we studied the influence of livestock grazing by comparing space use between two study clans that differed dramatically in exposure to grazing. Logistic regression modeling indicated that space use in the absence of livestock was most influenced by the location of the clan's communal den. However, hyaenas were also found to select shrubland, areas of high prey density, and proximity to seasonal streams. Movements of hyaenas exposed to livestock grazing were most influenced by vegetation type, with a strong avoidance of open grass plains. Den location and prey density had less influence on space use decisions in the disturbed than the undisturbed clan. Livestock distribution did not directly influence hyaena movements either during daytime, when livestock were present, or at night. We suggest that direct livestock avoidance was unnecessary due to the observed increased use of vegetative cover by hyaenas exposed to grazing livestock. The greater distances from the den, and from areas of high prey density at which hyaenas were found in disturbed than undisturbed areas indicates potential energetic costs incurred by disturbed hyaenas. Our results therefore suggest that reduced vegetative cover, as is often found outside protected areas, may result in more dramatic modifications of hyaena movements in the presence of livestock.","container-title":"Journal of Zoology","DOI":"10.1111/j.1469-7998.2008.00505.x","ISSN":"1469-7998","issue":"1","language":"en","note":"number: 1\n_eprint: https://onlinelibrary.wiley.com/doi/pdf/10.1111/j.1469-7998.2008.00505.x","page":"23-36","source":"Wiley Online Library","title":"Ecological and anthropogenic influences on space use by spotted hyaenas","volume":"277","author":[{"family":"Kolowski","given":"J. M."},{"family":"Holekamp","given":"K. E."}],"issued":{"date-parts":[["2009"]]}}}],"schema":"https://github.com/citation-style-language/schema/raw/master/csl-citation.json"} </w:instrText>
      </w:r>
      <w:r w:rsidR="00DA0FDF">
        <w:rPr>
          <w:rFonts w:ascii="Times New Roman" w:hAnsi="Times New Roman" w:cs="Times New Roman"/>
          <w:color w:val="000000" w:themeColor="text1"/>
          <w:sz w:val="24"/>
          <w:szCs w:val="24"/>
          <w:lang w:val="en-US"/>
        </w:rPr>
        <w:fldChar w:fldCharType="separate"/>
      </w:r>
      <w:r w:rsidR="00DA0FDF" w:rsidRPr="0081546A">
        <w:rPr>
          <w:rFonts w:ascii="Times New Roman" w:hAnsi="Times New Roman" w:cs="Times New Roman"/>
          <w:sz w:val="24"/>
          <w:lang w:val="en-US"/>
        </w:rPr>
        <w:t>(Kolowski &amp; Holekamp 2009)</w:t>
      </w:r>
      <w:r w:rsidR="00DA0FDF">
        <w:rPr>
          <w:rFonts w:ascii="Times New Roman" w:hAnsi="Times New Roman" w:cs="Times New Roman"/>
          <w:color w:val="000000" w:themeColor="text1"/>
          <w:sz w:val="24"/>
          <w:szCs w:val="24"/>
          <w:lang w:val="en-US"/>
        </w:rPr>
        <w:fldChar w:fldCharType="end"/>
      </w:r>
      <w:r w:rsidR="00DA0FDF">
        <w:rPr>
          <w:rFonts w:ascii="Times New Roman" w:hAnsi="Times New Roman" w:cs="Times New Roman"/>
          <w:color w:val="000000" w:themeColor="text1"/>
          <w:sz w:val="24"/>
          <w:szCs w:val="24"/>
          <w:lang w:val="en-US"/>
        </w:rPr>
        <w:t>)</w:t>
      </w:r>
      <w:r w:rsidR="00080EBA">
        <w:rPr>
          <w:rFonts w:ascii="Times New Roman" w:hAnsi="Times New Roman" w:cs="Times New Roman"/>
          <w:color w:val="000000" w:themeColor="text1"/>
          <w:sz w:val="24"/>
          <w:szCs w:val="24"/>
          <w:lang w:val="en-US"/>
        </w:rPr>
        <w:t xml:space="preserve">. </w:t>
      </w:r>
      <w:commentRangeEnd w:id="78"/>
      <w:r w:rsidR="00E832F4">
        <w:rPr>
          <w:rStyle w:val="CommentReference"/>
        </w:rPr>
        <w:commentReference w:id="78"/>
      </w:r>
      <w:r w:rsidR="00080EBA">
        <w:rPr>
          <w:rFonts w:ascii="Times New Roman" w:hAnsi="Times New Roman" w:cs="Times New Roman"/>
          <w:color w:val="000000" w:themeColor="text1"/>
          <w:sz w:val="24"/>
          <w:szCs w:val="24"/>
          <w:lang w:val="en-US"/>
        </w:rPr>
        <w:t xml:space="preserve">Roadkill incidence </w:t>
      </w:r>
      <w:r w:rsidR="004E1547">
        <w:rPr>
          <w:rFonts w:ascii="Times New Roman" w:hAnsi="Times New Roman" w:cs="Times New Roman"/>
          <w:color w:val="000000" w:themeColor="text1"/>
          <w:sz w:val="24"/>
          <w:szCs w:val="24"/>
          <w:lang w:val="en-US"/>
        </w:rPr>
        <w:t xml:space="preserve">was lower on woodland-surrounded roads and tracks, potentially because </w:t>
      </w:r>
      <w:r w:rsidR="00EC6A60">
        <w:rPr>
          <w:rFonts w:ascii="Times New Roman" w:hAnsi="Times New Roman" w:cs="Times New Roman"/>
          <w:color w:val="000000" w:themeColor="text1"/>
          <w:sz w:val="24"/>
          <w:szCs w:val="24"/>
          <w:lang w:val="en-US"/>
        </w:rPr>
        <w:t>the density of hyenas is</w:t>
      </w:r>
      <w:ins w:id="79" w:author="Sarah Benhaiem" w:date="2022-05-24T10:43:00Z">
        <w:r w:rsidR="003F1E2C">
          <w:rPr>
            <w:rFonts w:ascii="Times New Roman" w:hAnsi="Times New Roman" w:cs="Times New Roman"/>
            <w:color w:val="000000" w:themeColor="text1"/>
            <w:sz w:val="24"/>
            <w:szCs w:val="24"/>
            <w:lang w:val="en-US"/>
          </w:rPr>
          <w:t xml:space="preserve"> much</w:t>
        </w:r>
      </w:ins>
      <w:r w:rsidR="00EC6A60">
        <w:rPr>
          <w:rFonts w:ascii="Times New Roman" w:hAnsi="Times New Roman" w:cs="Times New Roman"/>
          <w:color w:val="000000" w:themeColor="text1"/>
          <w:sz w:val="24"/>
          <w:szCs w:val="24"/>
          <w:lang w:val="en-US"/>
        </w:rPr>
        <w:t xml:space="preserve"> lower there</w:t>
      </w:r>
      <w:r w:rsidR="00185A55">
        <w:rPr>
          <w:rFonts w:ascii="Times New Roman" w:hAnsi="Times New Roman" w:cs="Times New Roman"/>
          <w:color w:val="000000" w:themeColor="text1"/>
          <w:sz w:val="24"/>
          <w:szCs w:val="24"/>
          <w:lang w:val="en-US"/>
        </w:rPr>
        <w:t xml:space="preserve"> </w:t>
      </w:r>
      <w:r w:rsidR="00185A55">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{"citationID":"MthHRKn6","properties":{"formattedCitation":"(Hofer &amp; East 1995)","plainCitation":"(Hofer &amp; East 1995)","noteIndex":0},"citationItems":[{"id":"3PXEn7Ky/4XdXPYVp","uris":["http://zotero.org/users/5432491/items/ILWAQKLD"],"itemData":{"id":2510,"type":"chapter","collection-title":"Serengeti","container-title":"Serengeti II: Dynamics, Management, and Conservation of an Ecosystem","language":"en","page":"665","publisher":"University of Chicago Press","title":"Population Dynamics, Population Size, and the Commuting System of Serengeti Spotted Hyenas","title-short":"Serengeti II","volume":"II","author":[{"family":"Hofer","given":"Heribert"},{"family":"East","given":"Marion"}],"issued":{"date-parts":[["1995",8]]}}}],"schema":"https://github.com/citation-style-language/schema/raw/master/csl-citation.json"} </w:instrText>
      </w:r>
      <w:r w:rsidR="00185A55">
        <w:rPr>
          <w:rFonts w:ascii="Times New Roman" w:hAnsi="Times New Roman" w:cs="Times New Roman"/>
          <w:color w:val="000000" w:themeColor="text1"/>
          <w:sz w:val="24"/>
          <w:szCs w:val="24"/>
          <w:lang w:val="en-US"/>
        </w:rPr>
        <w:fldChar w:fldCharType="separate"/>
      </w:r>
      <w:r w:rsidR="00185A55" w:rsidRPr="00B04563">
        <w:rPr>
          <w:rFonts w:ascii="Times New Roman" w:hAnsi="Times New Roman" w:cs="Times New Roman"/>
          <w:sz w:val="24"/>
          <w:lang w:val="en-US"/>
        </w:rPr>
        <w:t>(Hofer &amp; East 1995)</w:t>
      </w:r>
      <w:r w:rsidR="00185A55">
        <w:rPr>
          <w:rFonts w:ascii="Times New Roman" w:hAnsi="Times New Roman" w:cs="Times New Roman"/>
          <w:color w:val="000000" w:themeColor="text1"/>
          <w:sz w:val="24"/>
          <w:szCs w:val="24"/>
          <w:lang w:val="en-US"/>
        </w:rPr>
        <w:fldChar w:fldCharType="end"/>
      </w:r>
      <w:r w:rsidR="00185A55">
        <w:rPr>
          <w:rFonts w:ascii="Times New Roman" w:hAnsi="Times New Roman" w:cs="Times New Roman"/>
          <w:color w:val="000000" w:themeColor="text1"/>
          <w:sz w:val="24"/>
          <w:szCs w:val="24"/>
          <w:lang w:val="en-US"/>
        </w:rPr>
        <w:t>.</w:t>
      </w:r>
      <w:r w:rsidR="00E3355A">
        <w:rPr>
          <w:rFonts w:ascii="Times New Roman" w:hAnsi="Times New Roman" w:cs="Times New Roman"/>
          <w:color w:val="000000" w:themeColor="text1"/>
          <w:sz w:val="24"/>
          <w:szCs w:val="24"/>
          <w:lang w:val="en-US"/>
        </w:rPr>
        <w:t xml:space="preserve"> </w:t>
      </w:r>
      <w:r w:rsidR="00E3355A" w:rsidRPr="00071CE7">
        <w:rPr>
          <w:rFonts w:ascii="Times New Roman" w:hAnsi="Times New Roman" w:cs="Times New Roman"/>
          <w:color w:val="FF0000"/>
          <w:sz w:val="24"/>
          <w:szCs w:val="24"/>
          <w:lang w:val="en-US"/>
        </w:rPr>
        <w:t xml:space="preserve">Importantly, the probability of detecting a carcass </w:t>
      </w:r>
      <w:r w:rsidR="00071CE7" w:rsidRPr="00071CE7">
        <w:rPr>
          <w:rFonts w:ascii="Times New Roman" w:hAnsi="Times New Roman" w:cs="Times New Roman"/>
          <w:color w:val="FF0000"/>
          <w:sz w:val="24"/>
          <w:szCs w:val="24"/>
          <w:lang w:val="en-US"/>
        </w:rPr>
        <w:t xml:space="preserve">may have been heterogenous over our study area, meaning that some of our results may have arisen </w:t>
      </w:r>
      <w:r w:rsidR="00BD1023">
        <w:rPr>
          <w:rFonts w:ascii="Times New Roman" w:hAnsi="Times New Roman" w:cs="Times New Roman"/>
          <w:color w:val="FF0000"/>
          <w:sz w:val="24"/>
          <w:szCs w:val="24"/>
          <w:lang w:val="en-US"/>
        </w:rPr>
        <w:t>partly because</w:t>
      </w:r>
      <w:r w:rsidR="00071CE7" w:rsidRPr="00071CE7">
        <w:rPr>
          <w:rFonts w:ascii="Times New Roman" w:hAnsi="Times New Roman" w:cs="Times New Roman"/>
          <w:color w:val="FF0000"/>
          <w:sz w:val="24"/>
          <w:szCs w:val="24"/>
          <w:lang w:val="en-US"/>
        </w:rPr>
        <w:t xml:space="preserve"> </w:t>
      </w:r>
      <w:ins w:id="80" w:author="Sarah Benhaiem" w:date="2022-05-24T10:39:00Z">
        <w:r w:rsidR="00E832F4">
          <w:rPr>
            <w:rFonts w:ascii="Times New Roman" w:hAnsi="Times New Roman" w:cs="Times New Roman"/>
            <w:color w:val="FF0000"/>
            <w:sz w:val="24"/>
            <w:szCs w:val="24"/>
            <w:lang w:val="en-US"/>
          </w:rPr>
          <w:t xml:space="preserve">of </w:t>
        </w:r>
      </w:ins>
      <w:r w:rsidR="00071CE7" w:rsidRPr="00071CE7">
        <w:rPr>
          <w:rFonts w:ascii="Times New Roman" w:hAnsi="Times New Roman" w:cs="Times New Roman"/>
          <w:color w:val="FF0000"/>
          <w:sz w:val="24"/>
          <w:szCs w:val="24"/>
          <w:lang w:val="en-US"/>
        </w:rPr>
        <w:t xml:space="preserve">biases in detection. Notably, </w:t>
      </w:r>
      <w:r w:rsidR="00BD1023" w:rsidRPr="00BD1023">
        <w:rPr>
          <w:rFonts w:ascii="Times New Roman" w:hAnsi="Times New Roman" w:cs="Times New Roman"/>
          <w:color w:val="FF0000"/>
          <w:sz w:val="24"/>
          <w:szCs w:val="24"/>
          <w:lang w:val="en-US"/>
        </w:rPr>
        <w:t>woodland-surrounded roads and tracks</w:t>
      </w:r>
      <w:r w:rsidR="00BD1023">
        <w:rPr>
          <w:rFonts w:ascii="Times New Roman" w:hAnsi="Times New Roman" w:cs="Times New Roman"/>
          <w:color w:val="FF0000"/>
          <w:sz w:val="24"/>
          <w:szCs w:val="24"/>
          <w:lang w:val="en-US"/>
        </w:rPr>
        <w:t xml:space="preserve"> are mostly located at the edge of our study area, where detectability may have been lower, which could </w:t>
      </w:r>
      <w:r w:rsidR="000B6990">
        <w:rPr>
          <w:rFonts w:ascii="Times New Roman" w:hAnsi="Times New Roman" w:cs="Times New Roman"/>
          <w:color w:val="FF0000"/>
          <w:sz w:val="24"/>
          <w:szCs w:val="24"/>
          <w:lang w:val="en-US"/>
        </w:rPr>
        <w:t xml:space="preserve">partly drive </w:t>
      </w:r>
      <w:r w:rsidR="00071CE7" w:rsidRPr="00071CE7">
        <w:rPr>
          <w:rFonts w:ascii="Times New Roman" w:hAnsi="Times New Roman" w:cs="Times New Roman"/>
          <w:color w:val="FF0000"/>
          <w:sz w:val="24"/>
          <w:szCs w:val="24"/>
          <w:lang w:val="en-US"/>
        </w:rPr>
        <w:t>the negative relationship between woodland cover and roadkill incidence</w:t>
      </w:r>
      <w:r w:rsidR="00BD1023">
        <w:rPr>
          <w:rFonts w:ascii="Times New Roman" w:hAnsi="Times New Roman" w:cs="Times New Roman"/>
          <w:color w:val="FF0000"/>
          <w:sz w:val="24"/>
          <w:szCs w:val="24"/>
          <w:lang w:val="en-US"/>
        </w:rPr>
        <w:t xml:space="preserve">. </w:t>
      </w:r>
    </w:p>
    <w:p w14:paraId="72DE4D87" w14:textId="527878C1" w:rsidR="00AF5B65" w:rsidRPr="00F205FD" w:rsidRDefault="00FE7B0C" w:rsidP="00414083">
      <w:pPr>
        <w:spacing w:line="600" w:lineRule="auto"/>
        <w:ind w:firstLine="720"/>
        <w:jc w:val="both"/>
        <w:rPr>
          <w:rFonts w:ascii="Times New Roman" w:hAnsi="Times New Roman" w:cs="Times New Roman"/>
          <w:color w:val="FF0000"/>
          <w:sz w:val="24"/>
          <w:szCs w:val="24"/>
          <w:lang w:val="en-US"/>
        </w:rPr>
      </w:pPr>
      <w:r>
        <w:rPr>
          <w:rFonts w:ascii="Times New Roman" w:hAnsi="Times New Roman" w:cs="Times New Roman"/>
          <w:color w:val="000000" w:themeColor="text1"/>
          <w:sz w:val="24"/>
          <w:szCs w:val="24"/>
          <w:lang w:val="en-US"/>
        </w:rPr>
        <w:lastRenderedPageBreak/>
        <w:t>As predicted, o</w:t>
      </w:r>
      <w:r w:rsidR="00ED569C">
        <w:rPr>
          <w:rFonts w:ascii="Times New Roman" w:hAnsi="Times New Roman" w:cs="Times New Roman"/>
          <w:color w:val="000000" w:themeColor="text1"/>
          <w:sz w:val="24"/>
          <w:szCs w:val="24"/>
          <w:lang w:val="en-US"/>
        </w:rPr>
        <w:t xml:space="preserve">ur results </w:t>
      </w:r>
      <w:r w:rsidR="00DA0FDF">
        <w:rPr>
          <w:rFonts w:ascii="Times New Roman" w:hAnsi="Times New Roman" w:cs="Times New Roman"/>
          <w:color w:val="000000" w:themeColor="text1"/>
          <w:sz w:val="24"/>
          <w:szCs w:val="24"/>
          <w:lang w:val="en-US"/>
        </w:rPr>
        <w:t>suggest</w:t>
      </w:r>
      <w:r w:rsidR="00ED569C">
        <w:rPr>
          <w:rFonts w:ascii="Times New Roman" w:hAnsi="Times New Roman" w:cs="Times New Roman"/>
          <w:color w:val="000000" w:themeColor="text1"/>
          <w:sz w:val="24"/>
          <w:szCs w:val="24"/>
          <w:lang w:val="en-US"/>
        </w:rPr>
        <w:t xml:space="preserve"> </w:t>
      </w:r>
      <w:r w:rsidR="008F3643" w:rsidRPr="00850320">
        <w:rPr>
          <w:rFonts w:ascii="Times New Roman" w:hAnsi="Times New Roman" w:cs="Times New Roman"/>
          <w:color w:val="000000" w:themeColor="text1"/>
          <w:sz w:val="24"/>
          <w:szCs w:val="24"/>
          <w:lang w:val="en-US"/>
        </w:rPr>
        <w:t xml:space="preserve">that </w:t>
      </w:r>
      <w:r w:rsidR="00D03915">
        <w:rPr>
          <w:rFonts w:ascii="Times New Roman" w:hAnsi="Times New Roman" w:cs="Times New Roman"/>
          <w:color w:val="000000" w:themeColor="text1"/>
          <w:sz w:val="24"/>
          <w:szCs w:val="24"/>
          <w:lang w:val="en-US"/>
        </w:rPr>
        <w:t xml:space="preserve">the </w:t>
      </w:r>
      <w:r w:rsidR="009222C5">
        <w:rPr>
          <w:rFonts w:ascii="Times New Roman" w:hAnsi="Times New Roman" w:cs="Times New Roman"/>
          <w:color w:val="000000" w:themeColor="text1"/>
          <w:sz w:val="24"/>
          <w:szCs w:val="24"/>
          <w:lang w:val="en-US"/>
        </w:rPr>
        <w:t xml:space="preserve">long-distance </w:t>
      </w:r>
      <w:r w:rsidR="008F3643" w:rsidRPr="00850320">
        <w:rPr>
          <w:rFonts w:ascii="Times New Roman" w:hAnsi="Times New Roman" w:cs="Times New Roman"/>
          <w:color w:val="000000" w:themeColor="text1"/>
          <w:sz w:val="24"/>
          <w:szCs w:val="24"/>
          <w:lang w:val="en-US"/>
        </w:rPr>
        <w:t xml:space="preserve">commuting </w:t>
      </w:r>
      <w:r w:rsidR="009222C5">
        <w:rPr>
          <w:rFonts w:ascii="Times New Roman" w:hAnsi="Times New Roman" w:cs="Times New Roman"/>
          <w:color w:val="000000" w:themeColor="text1"/>
          <w:sz w:val="24"/>
          <w:szCs w:val="24"/>
          <w:lang w:val="en-US"/>
        </w:rPr>
        <w:t xml:space="preserve">behavior </w:t>
      </w:r>
      <w:r w:rsidR="00D03915">
        <w:rPr>
          <w:rFonts w:ascii="Times New Roman" w:hAnsi="Times New Roman" w:cs="Times New Roman"/>
          <w:color w:val="000000" w:themeColor="text1"/>
          <w:sz w:val="24"/>
          <w:szCs w:val="24"/>
          <w:lang w:val="en-US"/>
        </w:rPr>
        <w:t>of</w:t>
      </w:r>
      <w:r w:rsidR="009222C5">
        <w:rPr>
          <w:rFonts w:ascii="Times New Roman" w:hAnsi="Times New Roman" w:cs="Times New Roman"/>
          <w:color w:val="000000" w:themeColor="text1"/>
          <w:sz w:val="24"/>
          <w:szCs w:val="24"/>
          <w:lang w:val="en-US"/>
        </w:rPr>
        <w:t xml:space="preserve"> hyenas to and from </w:t>
      </w:r>
      <w:r w:rsidR="00D03915">
        <w:rPr>
          <w:rFonts w:ascii="Times New Roman" w:hAnsi="Times New Roman" w:cs="Times New Roman"/>
          <w:color w:val="000000" w:themeColor="text1"/>
          <w:sz w:val="24"/>
          <w:szCs w:val="24"/>
          <w:lang w:val="en-US"/>
        </w:rPr>
        <w:t>areas containing</w:t>
      </w:r>
      <w:r w:rsidR="008F3643" w:rsidRPr="00850320">
        <w:rPr>
          <w:rFonts w:ascii="Times New Roman" w:hAnsi="Times New Roman" w:cs="Times New Roman"/>
          <w:color w:val="000000" w:themeColor="text1"/>
          <w:sz w:val="24"/>
          <w:szCs w:val="24"/>
          <w:lang w:val="en-US"/>
        </w:rPr>
        <w:t xml:space="preserve"> </w:t>
      </w:r>
      <w:r w:rsidR="009222C5">
        <w:rPr>
          <w:rFonts w:ascii="Times New Roman" w:hAnsi="Times New Roman" w:cs="Times New Roman"/>
          <w:color w:val="000000" w:themeColor="text1"/>
          <w:sz w:val="24"/>
          <w:szCs w:val="24"/>
          <w:lang w:val="en-US"/>
        </w:rPr>
        <w:t xml:space="preserve">large </w:t>
      </w:r>
      <w:r w:rsidR="008F3643" w:rsidRPr="00850320">
        <w:rPr>
          <w:rFonts w:ascii="Times New Roman" w:hAnsi="Times New Roman" w:cs="Times New Roman"/>
          <w:color w:val="000000" w:themeColor="text1"/>
          <w:sz w:val="24"/>
          <w:szCs w:val="24"/>
          <w:lang w:val="en-US"/>
        </w:rPr>
        <w:t xml:space="preserve">migratory </w:t>
      </w:r>
      <w:r w:rsidR="009222C5">
        <w:rPr>
          <w:rFonts w:ascii="Times New Roman" w:hAnsi="Times New Roman" w:cs="Times New Roman"/>
          <w:color w:val="000000" w:themeColor="text1"/>
          <w:sz w:val="24"/>
          <w:szCs w:val="24"/>
          <w:lang w:val="en-US"/>
        </w:rPr>
        <w:t xml:space="preserve">herds </w:t>
      </w:r>
      <w:r w:rsidR="006024C4">
        <w:rPr>
          <w:rFonts w:ascii="Times New Roman" w:hAnsi="Times New Roman" w:cs="Times New Roman"/>
          <w:color w:val="000000" w:themeColor="text1"/>
          <w:sz w:val="24"/>
          <w:szCs w:val="24"/>
          <w:lang w:val="en-US"/>
        </w:rPr>
        <w:t xml:space="preserve">contribute to the </w:t>
      </w:r>
      <w:r w:rsidR="009222C5">
        <w:rPr>
          <w:rFonts w:ascii="Times New Roman" w:hAnsi="Times New Roman" w:cs="Times New Roman"/>
          <w:color w:val="000000" w:themeColor="text1"/>
          <w:sz w:val="24"/>
          <w:szCs w:val="24"/>
          <w:lang w:val="en-US"/>
        </w:rPr>
        <w:t xml:space="preserve">hyena </w:t>
      </w:r>
      <w:r w:rsidR="008F3643" w:rsidRPr="00850320">
        <w:rPr>
          <w:rFonts w:ascii="Times New Roman" w:hAnsi="Times New Roman" w:cs="Times New Roman"/>
          <w:color w:val="000000" w:themeColor="text1"/>
          <w:sz w:val="24"/>
          <w:szCs w:val="24"/>
          <w:lang w:val="en-US"/>
        </w:rPr>
        <w:t>roadkill patterns. First, the</w:t>
      </w:r>
      <w:r w:rsidR="006024C4">
        <w:rPr>
          <w:rFonts w:ascii="Times New Roman" w:hAnsi="Times New Roman" w:cs="Times New Roman"/>
          <w:color w:val="000000" w:themeColor="text1"/>
          <w:sz w:val="24"/>
          <w:szCs w:val="24"/>
          <w:lang w:val="en-US"/>
        </w:rPr>
        <w:t xml:space="preserve"> </w:t>
      </w:r>
      <w:r w:rsidR="008F3643" w:rsidRPr="00850320">
        <w:rPr>
          <w:rFonts w:ascii="Times New Roman" w:hAnsi="Times New Roman" w:cs="Times New Roman"/>
          <w:color w:val="000000" w:themeColor="text1"/>
          <w:sz w:val="24"/>
          <w:szCs w:val="24"/>
          <w:lang w:val="en-US"/>
        </w:rPr>
        <w:t>location</w:t>
      </w:r>
      <w:r w:rsidR="00DF0BEF">
        <w:rPr>
          <w:rFonts w:ascii="Times New Roman" w:hAnsi="Times New Roman" w:cs="Times New Roman"/>
          <w:color w:val="000000" w:themeColor="text1"/>
          <w:sz w:val="24"/>
          <w:szCs w:val="24"/>
          <w:lang w:val="en-US"/>
        </w:rPr>
        <w:t>s</w:t>
      </w:r>
      <w:r w:rsidR="008F3643" w:rsidRPr="00850320">
        <w:rPr>
          <w:rFonts w:ascii="Times New Roman" w:hAnsi="Times New Roman" w:cs="Times New Roman"/>
          <w:color w:val="000000" w:themeColor="text1"/>
          <w:sz w:val="24"/>
          <w:szCs w:val="24"/>
          <w:lang w:val="en-US"/>
        </w:rPr>
        <w:t xml:space="preserve"> of hyena roadkills </w:t>
      </w:r>
      <w:r w:rsidR="00D03915">
        <w:rPr>
          <w:rFonts w:ascii="Times New Roman" w:hAnsi="Times New Roman" w:cs="Times New Roman"/>
          <w:color w:val="000000" w:themeColor="text1"/>
          <w:sz w:val="24"/>
          <w:szCs w:val="24"/>
          <w:lang w:val="en-US"/>
        </w:rPr>
        <w:t xml:space="preserve">were </w:t>
      </w:r>
      <w:r w:rsidR="008F1C72">
        <w:rPr>
          <w:rFonts w:ascii="Times New Roman" w:hAnsi="Times New Roman" w:cs="Times New Roman"/>
          <w:color w:val="000000" w:themeColor="text1"/>
          <w:sz w:val="24"/>
          <w:szCs w:val="24"/>
          <w:lang w:val="en-US"/>
        </w:rPr>
        <w:t>linked</w:t>
      </w:r>
      <w:r w:rsidR="00D03915">
        <w:rPr>
          <w:rFonts w:ascii="Times New Roman" w:hAnsi="Times New Roman" w:cs="Times New Roman"/>
          <w:color w:val="000000" w:themeColor="text1"/>
          <w:sz w:val="24"/>
          <w:szCs w:val="24"/>
          <w:lang w:val="en-US"/>
        </w:rPr>
        <w:t xml:space="preserve"> </w:t>
      </w:r>
      <w:r w:rsidR="00DA0FDF">
        <w:rPr>
          <w:rFonts w:ascii="Times New Roman" w:hAnsi="Times New Roman" w:cs="Times New Roman"/>
          <w:color w:val="000000" w:themeColor="text1"/>
          <w:sz w:val="24"/>
          <w:szCs w:val="24"/>
          <w:lang w:val="en-US"/>
        </w:rPr>
        <w:t xml:space="preserve">to </w:t>
      </w:r>
      <w:r w:rsidR="00D03915">
        <w:rPr>
          <w:rFonts w:ascii="Times New Roman" w:hAnsi="Times New Roman" w:cs="Times New Roman"/>
          <w:color w:val="000000" w:themeColor="text1"/>
          <w:sz w:val="24"/>
          <w:szCs w:val="24"/>
          <w:lang w:val="en-US"/>
        </w:rPr>
        <w:t xml:space="preserve">the location of </w:t>
      </w:r>
      <w:r w:rsidR="008F3643" w:rsidRPr="00850320">
        <w:rPr>
          <w:rFonts w:ascii="Times New Roman" w:hAnsi="Times New Roman" w:cs="Times New Roman"/>
          <w:color w:val="000000" w:themeColor="text1"/>
          <w:sz w:val="24"/>
          <w:szCs w:val="24"/>
          <w:lang w:val="en-US"/>
        </w:rPr>
        <w:t xml:space="preserve">migratory herds (Fig. </w:t>
      </w:r>
      <w:r w:rsidR="001F4AC3">
        <w:rPr>
          <w:rFonts w:ascii="Times New Roman" w:hAnsi="Times New Roman" w:cs="Times New Roman"/>
          <w:color w:val="000000" w:themeColor="text1"/>
          <w:sz w:val="24"/>
          <w:szCs w:val="24"/>
          <w:lang w:val="en-US"/>
        </w:rPr>
        <w:t>1b</w:t>
      </w:r>
      <w:r w:rsidR="008F3643" w:rsidRPr="00850320">
        <w:rPr>
          <w:rFonts w:ascii="Times New Roman" w:hAnsi="Times New Roman" w:cs="Times New Roman"/>
          <w:color w:val="000000" w:themeColor="text1"/>
          <w:sz w:val="24"/>
          <w:szCs w:val="24"/>
          <w:lang w:val="en-US"/>
        </w:rPr>
        <w:t>, 3</w:t>
      </w:r>
      <w:r w:rsidR="00E36789">
        <w:rPr>
          <w:rFonts w:ascii="Times New Roman" w:hAnsi="Times New Roman" w:cs="Times New Roman"/>
          <w:color w:val="000000" w:themeColor="text1"/>
          <w:sz w:val="24"/>
          <w:szCs w:val="24"/>
          <w:lang w:val="en-US"/>
        </w:rPr>
        <w:t>c</w:t>
      </w:r>
      <w:r w:rsidR="008F3643" w:rsidRPr="00850320">
        <w:rPr>
          <w:rFonts w:ascii="Times New Roman" w:hAnsi="Times New Roman" w:cs="Times New Roman"/>
          <w:color w:val="000000" w:themeColor="text1"/>
          <w:sz w:val="24"/>
          <w:szCs w:val="24"/>
          <w:lang w:val="en-US"/>
        </w:rPr>
        <w:t>)</w:t>
      </w:r>
      <w:r w:rsidR="009222C5">
        <w:rPr>
          <w:rFonts w:ascii="Times New Roman" w:hAnsi="Times New Roman" w:cs="Times New Roman"/>
          <w:color w:val="000000" w:themeColor="text1"/>
          <w:sz w:val="24"/>
          <w:szCs w:val="24"/>
          <w:lang w:val="en-US"/>
        </w:rPr>
        <w:t>.</w:t>
      </w:r>
      <w:r w:rsidR="006024C4">
        <w:rPr>
          <w:rFonts w:ascii="Times New Roman" w:hAnsi="Times New Roman" w:cs="Times New Roman"/>
          <w:color w:val="000000" w:themeColor="text1"/>
          <w:sz w:val="24"/>
          <w:szCs w:val="24"/>
          <w:lang w:val="en-US"/>
        </w:rPr>
        <w:t xml:space="preserve"> </w:t>
      </w:r>
      <w:r w:rsidR="00213B71">
        <w:rPr>
          <w:rFonts w:ascii="Times New Roman" w:hAnsi="Times New Roman" w:cs="Times New Roman"/>
          <w:color w:val="000000" w:themeColor="text1"/>
          <w:sz w:val="24"/>
          <w:szCs w:val="24"/>
          <w:lang w:val="en-US"/>
        </w:rPr>
        <w:t xml:space="preserve">The </w:t>
      </w:r>
      <w:r w:rsidR="00213B71" w:rsidRPr="00850320">
        <w:rPr>
          <w:rFonts w:ascii="Times New Roman" w:hAnsi="Times New Roman" w:cs="Times New Roman"/>
          <w:color w:val="000000" w:themeColor="text1"/>
          <w:sz w:val="24"/>
          <w:szCs w:val="24"/>
          <w:lang w:val="en-US"/>
        </w:rPr>
        <w:t xml:space="preserve">incidence </w:t>
      </w:r>
      <w:r w:rsidR="00213B71">
        <w:rPr>
          <w:rFonts w:ascii="Times New Roman" w:hAnsi="Times New Roman" w:cs="Times New Roman"/>
          <w:color w:val="000000" w:themeColor="text1"/>
          <w:sz w:val="24"/>
          <w:szCs w:val="24"/>
          <w:lang w:val="en-US"/>
        </w:rPr>
        <w:t>of roadkills was higher during the wet season, w</w:t>
      </w:r>
      <w:r w:rsidR="007A2582">
        <w:rPr>
          <w:rFonts w:ascii="Times New Roman" w:hAnsi="Times New Roman" w:cs="Times New Roman"/>
          <w:color w:val="000000" w:themeColor="text1"/>
          <w:sz w:val="24"/>
          <w:szCs w:val="24"/>
          <w:lang w:val="en-US"/>
        </w:rPr>
        <w:t xml:space="preserve">hen the migratory herds </w:t>
      </w:r>
      <w:r w:rsidR="00213B71">
        <w:rPr>
          <w:rFonts w:ascii="Times New Roman" w:hAnsi="Times New Roman" w:cs="Times New Roman"/>
          <w:color w:val="000000" w:themeColor="text1"/>
          <w:sz w:val="24"/>
          <w:szCs w:val="24"/>
          <w:lang w:val="en-US"/>
        </w:rPr>
        <w:t>are clumped</w:t>
      </w:r>
      <w:r w:rsidR="007A2582">
        <w:rPr>
          <w:rFonts w:ascii="Times New Roman" w:hAnsi="Times New Roman" w:cs="Times New Roman"/>
          <w:color w:val="000000" w:themeColor="text1"/>
          <w:sz w:val="24"/>
          <w:szCs w:val="24"/>
          <w:lang w:val="en-US"/>
        </w:rPr>
        <w:t xml:space="preserve"> </w:t>
      </w:r>
      <w:r w:rsidR="00567D2C">
        <w:rPr>
          <w:rFonts w:ascii="Times New Roman" w:hAnsi="Times New Roman" w:cs="Times New Roman"/>
          <w:color w:val="000000" w:themeColor="text1"/>
          <w:sz w:val="24"/>
          <w:szCs w:val="24"/>
          <w:lang w:val="en-US"/>
        </w:rPr>
        <w:t>i</w:t>
      </w:r>
      <w:r w:rsidR="007A2582">
        <w:rPr>
          <w:rFonts w:ascii="Times New Roman" w:hAnsi="Times New Roman" w:cs="Times New Roman"/>
          <w:color w:val="000000" w:themeColor="text1"/>
          <w:sz w:val="24"/>
          <w:szCs w:val="24"/>
          <w:lang w:val="en-US"/>
        </w:rPr>
        <w:t xml:space="preserve">n the short-grass plains in the </w:t>
      </w:r>
      <w:r w:rsidR="00567D2C">
        <w:rPr>
          <w:rFonts w:ascii="Times New Roman" w:hAnsi="Times New Roman" w:cs="Times New Roman"/>
          <w:color w:val="000000" w:themeColor="text1"/>
          <w:sz w:val="24"/>
          <w:szCs w:val="24"/>
          <w:lang w:val="en-US"/>
        </w:rPr>
        <w:t xml:space="preserve">southeast </w:t>
      </w:r>
      <w:r w:rsidR="008F3643" w:rsidRPr="00850320">
        <w:rPr>
          <w:rFonts w:ascii="Times New Roman" w:hAnsi="Times New Roman" w:cs="Times New Roman"/>
          <w:color w:val="000000" w:themeColor="text1"/>
          <w:sz w:val="24"/>
          <w:szCs w:val="24"/>
          <w:lang w:val="en-US"/>
        </w:rPr>
        <w:t>(Fig. 3b)</w:t>
      </w:r>
      <w:r w:rsidR="007A2582">
        <w:rPr>
          <w:rFonts w:ascii="Times New Roman" w:hAnsi="Times New Roman" w:cs="Times New Roman"/>
          <w:color w:val="000000" w:themeColor="text1"/>
          <w:sz w:val="24"/>
          <w:szCs w:val="24"/>
          <w:lang w:val="en-US"/>
        </w:rPr>
        <w:t>.</w:t>
      </w:r>
      <w:r w:rsidR="008F3643" w:rsidRPr="00850320">
        <w:rPr>
          <w:rFonts w:ascii="Times New Roman" w:hAnsi="Times New Roman" w:cs="Times New Roman"/>
          <w:color w:val="000000" w:themeColor="text1"/>
          <w:sz w:val="24"/>
          <w:szCs w:val="24"/>
          <w:lang w:val="en-US"/>
        </w:rPr>
        <w:t xml:space="preserve"> </w:t>
      </w:r>
      <w:r w:rsidR="007A2582">
        <w:rPr>
          <w:rFonts w:ascii="Times New Roman" w:hAnsi="Times New Roman" w:cs="Times New Roman"/>
          <w:color w:val="000000" w:themeColor="text1"/>
          <w:sz w:val="24"/>
          <w:szCs w:val="24"/>
          <w:lang w:val="en-US"/>
        </w:rPr>
        <w:t xml:space="preserve">This is probably because </w:t>
      </w:r>
      <w:r w:rsidR="008F3643" w:rsidRPr="00850320">
        <w:rPr>
          <w:rFonts w:ascii="Times New Roman" w:hAnsi="Times New Roman" w:cs="Times New Roman"/>
          <w:color w:val="000000" w:themeColor="text1"/>
          <w:sz w:val="24"/>
          <w:szCs w:val="24"/>
          <w:lang w:val="en-US"/>
        </w:rPr>
        <w:t>the</w:t>
      </w:r>
      <w:r w:rsidR="006024C4">
        <w:rPr>
          <w:rFonts w:ascii="Times New Roman" w:hAnsi="Times New Roman" w:cs="Times New Roman"/>
          <w:color w:val="000000" w:themeColor="text1"/>
          <w:sz w:val="24"/>
          <w:szCs w:val="24"/>
          <w:lang w:val="en-US"/>
        </w:rPr>
        <w:t xml:space="preserve"> </w:t>
      </w:r>
      <w:r w:rsidR="008F3643" w:rsidRPr="00850320" w:rsidDel="000F3ED8">
        <w:rPr>
          <w:rFonts w:ascii="Times New Roman" w:hAnsi="Times New Roman" w:cs="Times New Roman"/>
          <w:color w:val="000000" w:themeColor="text1"/>
          <w:sz w:val="24"/>
          <w:szCs w:val="24"/>
          <w:lang w:val="en-US"/>
        </w:rPr>
        <w:t>southeast</w:t>
      </w:r>
      <w:r w:rsidR="008F3643" w:rsidRPr="00031640">
        <w:rPr>
          <w:rFonts w:ascii="Times New Roman" w:hAnsi="Times New Roman" w:cs="Times New Roman"/>
          <w:color w:val="000000" w:themeColor="text1"/>
          <w:sz w:val="24"/>
          <w:szCs w:val="24"/>
          <w:lang w:val="en-US"/>
        </w:rPr>
        <w:t xml:space="preserve"> </w:t>
      </w:r>
      <w:r w:rsidR="009222C5">
        <w:rPr>
          <w:rFonts w:ascii="Times New Roman" w:hAnsi="Times New Roman" w:cs="Times New Roman"/>
          <w:color w:val="000000" w:themeColor="text1"/>
          <w:sz w:val="24"/>
          <w:szCs w:val="24"/>
          <w:lang w:val="en-US"/>
        </w:rPr>
        <w:t xml:space="preserve">to northwest main road </w:t>
      </w:r>
      <w:r w:rsidR="00C93BC8" w:rsidRPr="00850320">
        <w:rPr>
          <w:rFonts w:ascii="Times New Roman" w:hAnsi="Times New Roman" w:cs="Times New Roman"/>
          <w:color w:val="000000" w:themeColor="text1"/>
          <w:sz w:val="24"/>
          <w:szCs w:val="24"/>
          <w:lang w:val="en-US"/>
        </w:rPr>
        <w:t>serve</w:t>
      </w:r>
      <w:r w:rsidR="00C93BC8">
        <w:rPr>
          <w:rFonts w:ascii="Times New Roman" w:hAnsi="Times New Roman" w:cs="Times New Roman"/>
          <w:color w:val="000000" w:themeColor="text1"/>
          <w:sz w:val="24"/>
          <w:szCs w:val="24"/>
          <w:lang w:val="en-US"/>
        </w:rPr>
        <w:t>s</w:t>
      </w:r>
      <w:r w:rsidR="00C93BC8" w:rsidRPr="00850320">
        <w:rPr>
          <w:rFonts w:ascii="Times New Roman" w:hAnsi="Times New Roman" w:cs="Times New Roman"/>
          <w:color w:val="000000" w:themeColor="text1"/>
          <w:sz w:val="24"/>
          <w:szCs w:val="24"/>
          <w:lang w:val="en-US"/>
        </w:rPr>
        <w:t xml:space="preserve"> </w:t>
      </w:r>
      <w:r w:rsidR="008F3643" w:rsidRPr="00850320">
        <w:rPr>
          <w:rFonts w:ascii="Times New Roman" w:hAnsi="Times New Roman" w:cs="Times New Roman"/>
          <w:color w:val="000000" w:themeColor="text1"/>
          <w:sz w:val="24"/>
          <w:szCs w:val="24"/>
          <w:lang w:val="en-US"/>
        </w:rPr>
        <w:t>as a</w:t>
      </w:r>
      <w:r w:rsidR="009222C5">
        <w:rPr>
          <w:rFonts w:ascii="Times New Roman" w:hAnsi="Times New Roman" w:cs="Times New Roman"/>
          <w:color w:val="000000" w:themeColor="text1"/>
          <w:sz w:val="24"/>
          <w:szCs w:val="24"/>
          <w:lang w:val="en-US"/>
        </w:rPr>
        <w:t>n important commuting route</w:t>
      </w:r>
      <w:r w:rsidR="008F3643" w:rsidRPr="00850320">
        <w:rPr>
          <w:rFonts w:ascii="Times New Roman" w:hAnsi="Times New Roman" w:cs="Times New Roman"/>
          <w:color w:val="000000" w:themeColor="text1"/>
          <w:sz w:val="24"/>
          <w:szCs w:val="24"/>
          <w:lang w:val="en-US"/>
        </w:rPr>
        <w:t xml:space="preserve"> for hyenas</w:t>
      </w:r>
      <w:r w:rsidR="009222C5">
        <w:rPr>
          <w:rFonts w:ascii="Times New Roman" w:hAnsi="Times New Roman" w:cs="Times New Roman"/>
          <w:color w:val="000000" w:themeColor="text1"/>
          <w:sz w:val="24"/>
          <w:szCs w:val="24"/>
          <w:lang w:val="en-US"/>
        </w:rPr>
        <w:t xml:space="preserve"> belonging to clans in the north and west of the park </w:t>
      </w:r>
      <w:r w:rsidR="007C426E">
        <w:rPr>
          <w:rFonts w:ascii="Times New Roman" w:hAnsi="Times New Roman" w:cs="Times New Roman"/>
          <w:color w:val="000000" w:themeColor="text1"/>
          <w:sz w:val="24"/>
          <w:szCs w:val="24"/>
          <w:lang w:val="en-US"/>
        </w:rPr>
        <w:t>that</w:t>
      </w:r>
      <w:r w:rsidR="008F3643" w:rsidRPr="00850320">
        <w:rPr>
          <w:rFonts w:ascii="Times New Roman" w:hAnsi="Times New Roman" w:cs="Times New Roman"/>
          <w:color w:val="000000" w:themeColor="text1"/>
          <w:sz w:val="24"/>
          <w:szCs w:val="24"/>
          <w:lang w:val="en-US"/>
        </w:rPr>
        <w:t xml:space="preserve"> </w:t>
      </w:r>
      <w:r w:rsidR="009222C5">
        <w:rPr>
          <w:rFonts w:ascii="Times New Roman" w:hAnsi="Times New Roman" w:cs="Times New Roman"/>
          <w:color w:val="000000" w:themeColor="text1"/>
          <w:sz w:val="24"/>
          <w:szCs w:val="24"/>
          <w:lang w:val="en-US"/>
        </w:rPr>
        <w:t xml:space="preserve">travel to and from the short-grass plains </w:t>
      </w:r>
      <w:r w:rsidR="008F3643" w:rsidRPr="00850320">
        <w:rPr>
          <w:rFonts w:ascii="Times New Roman" w:hAnsi="Times New Roman" w:cs="Times New Roman"/>
          <w:color w:val="000000" w:themeColor="text1"/>
          <w:sz w:val="24"/>
          <w:szCs w:val="24"/>
          <w:lang w:val="en-US"/>
        </w:rPr>
        <w:t xml:space="preserve">(Fig. 1c). </w:t>
      </w:r>
      <w:r w:rsidR="007451B4">
        <w:rPr>
          <w:rFonts w:ascii="Times New Roman" w:hAnsi="Times New Roman" w:cs="Times New Roman"/>
          <w:color w:val="000000" w:themeColor="text1"/>
          <w:sz w:val="24"/>
          <w:szCs w:val="24"/>
          <w:lang w:val="en-US"/>
        </w:rPr>
        <w:t>C</w:t>
      </w:r>
      <w:r w:rsidR="00394775">
        <w:rPr>
          <w:rFonts w:ascii="Times New Roman" w:hAnsi="Times New Roman" w:cs="Times New Roman"/>
          <w:color w:val="000000" w:themeColor="text1"/>
          <w:sz w:val="24"/>
          <w:szCs w:val="24"/>
          <w:lang w:val="en-US"/>
        </w:rPr>
        <w:t>oupled with</w:t>
      </w:r>
      <w:r w:rsidR="008F3643" w:rsidRPr="00850320">
        <w:rPr>
          <w:rFonts w:ascii="Times New Roman" w:hAnsi="Times New Roman" w:cs="Times New Roman"/>
          <w:color w:val="000000" w:themeColor="text1"/>
          <w:sz w:val="24"/>
          <w:szCs w:val="24"/>
          <w:lang w:val="en-US"/>
        </w:rPr>
        <w:t xml:space="preserve"> increased </w:t>
      </w:r>
      <w:r w:rsidR="007C426E">
        <w:rPr>
          <w:rFonts w:ascii="Times New Roman" w:hAnsi="Times New Roman" w:cs="Times New Roman"/>
          <w:color w:val="000000" w:themeColor="text1"/>
          <w:sz w:val="24"/>
          <w:szCs w:val="24"/>
          <w:lang w:val="en-US"/>
        </w:rPr>
        <w:t>tourist</w:t>
      </w:r>
      <w:r w:rsidR="008F3643" w:rsidRPr="00850320">
        <w:rPr>
          <w:rFonts w:ascii="Times New Roman" w:hAnsi="Times New Roman" w:cs="Times New Roman"/>
          <w:color w:val="000000" w:themeColor="text1"/>
          <w:sz w:val="24"/>
          <w:szCs w:val="24"/>
          <w:lang w:val="en-US"/>
        </w:rPr>
        <w:t xml:space="preserve"> traffic </w:t>
      </w:r>
      <w:r w:rsidR="00394775">
        <w:rPr>
          <w:rFonts w:ascii="Times New Roman" w:hAnsi="Times New Roman" w:cs="Times New Roman"/>
          <w:color w:val="000000" w:themeColor="text1"/>
          <w:sz w:val="24"/>
          <w:szCs w:val="24"/>
          <w:lang w:val="en-US"/>
        </w:rPr>
        <w:t>in areas containing</w:t>
      </w:r>
      <w:r w:rsidR="007C426E">
        <w:rPr>
          <w:rFonts w:ascii="Times New Roman" w:hAnsi="Times New Roman" w:cs="Times New Roman"/>
          <w:color w:val="000000" w:themeColor="text1"/>
          <w:sz w:val="24"/>
          <w:szCs w:val="24"/>
          <w:lang w:val="en-US"/>
        </w:rPr>
        <w:t xml:space="preserve"> large </w:t>
      </w:r>
      <w:r w:rsidR="008F3643" w:rsidRPr="00850320">
        <w:rPr>
          <w:rFonts w:ascii="Times New Roman" w:hAnsi="Times New Roman" w:cs="Times New Roman"/>
          <w:color w:val="000000" w:themeColor="text1"/>
          <w:sz w:val="24"/>
          <w:szCs w:val="24"/>
          <w:lang w:val="en-US"/>
        </w:rPr>
        <w:t>migratory herds (Larsen et al. 2020)</w:t>
      </w:r>
      <w:r w:rsidR="00C93BC8">
        <w:rPr>
          <w:rFonts w:ascii="Times New Roman" w:hAnsi="Times New Roman" w:cs="Times New Roman"/>
          <w:color w:val="000000" w:themeColor="text1"/>
          <w:sz w:val="24"/>
          <w:szCs w:val="24"/>
          <w:lang w:val="en-US"/>
        </w:rPr>
        <w:t>, this</w:t>
      </w:r>
      <w:r w:rsidR="008F3643" w:rsidRPr="00850320">
        <w:rPr>
          <w:rFonts w:ascii="Times New Roman" w:hAnsi="Times New Roman" w:cs="Times New Roman"/>
          <w:color w:val="000000" w:themeColor="text1"/>
          <w:sz w:val="24"/>
          <w:szCs w:val="24"/>
          <w:lang w:val="en-US"/>
        </w:rPr>
        <w:t xml:space="preserve"> may </w:t>
      </w:r>
      <w:r w:rsidR="007C426E">
        <w:rPr>
          <w:rFonts w:ascii="Times New Roman" w:hAnsi="Times New Roman" w:cs="Times New Roman"/>
          <w:color w:val="000000" w:themeColor="text1"/>
          <w:sz w:val="24"/>
          <w:szCs w:val="24"/>
          <w:lang w:val="en-US"/>
        </w:rPr>
        <w:t>contribute to the</w:t>
      </w:r>
      <w:r w:rsidR="006024C4">
        <w:rPr>
          <w:rFonts w:ascii="Times New Roman" w:hAnsi="Times New Roman" w:cs="Times New Roman"/>
          <w:color w:val="000000" w:themeColor="text1"/>
          <w:sz w:val="24"/>
          <w:szCs w:val="24"/>
          <w:lang w:val="en-US"/>
        </w:rPr>
        <w:t xml:space="preserve"> </w:t>
      </w:r>
      <w:r w:rsidR="007C426E">
        <w:rPr>
          <w:rFonts w:ascii="Times New Roman" w:hAnsi="Times New Roman" w:cs="Times New Roman"/>
          <w:color w:val="000000" w:themeColor="text1"/>
          <w:sz w:val="24"/>
          <w:szCs w:val="24"/>
          <w:lang w:val="en-US"/>
        </w:rPr>
        <w:t>concentration of roadkills in the south of the Serengeti NP</w:t>
      </w:r>
      <w:r w:rsidR="00021C5F">
        <w:rPr>
          <w:rFonts w:ascii="Times New Roman" w:hAnsi="Times New Roman" w:cs="Times New Roman"/>
          <w:color w:val="000000" w:themeColor="text1"/>
          <w:sz w:val="24"/>
          <w:szCs w:val="24"/>
          <w:lang w:val="en-US"/>
        </w:rPr>
        <w:t xml:space="preserve"> in</w:t>
      </w:r>
      <w:r w:rsidR="002A490A">
        <w:rPr>
          <w:rFonts w:ascii="Times New Roman" w:hAnsi="Times New Roman" w:cs="Times New Roman"/>
          <w:color w:val="000000" w:themeColor="text1"/>
          <w:sz w:val="24"/>
          <w:szCs w:val="24"/>
          <w:lang w:val="en-US"/>
        </w:rPr>
        <w:t xml:space="preserve"> the wet season</w:t>
      </w:r>
      <w:r w:rsidR="002E3545">
        <w:rPr>
          <w:rFonts w:ascii="Times New Roman" w:hAnsi="Times New Roman" w:cs="Times New Roman"/>
          <w:color w:val="000000" w:themeColor="text1"/>
          <w:sz w:val="24"/>
          <w:szCs w:val="24"/>
          <w:lang w:val="en-US"/>
        </w:rPr>
        <w:t>.</w:t>
      </w:r>
      <w:r w:rsidR="008F3643" w:rsidRPr="00850320">
        <w:rPr>
          <w:rFonts w:ascii="Times New Roman" w:hAnsi="Times New Roman" w:cs="Times New Roman"/>
          <w:sz w:val="24"/>
          <w:szCs w:val="24"/>
          <w:lang w:val="en-US"/>
        </w:rPr>
        <w:t xml:space="preserve"> </w:t>
      </w:r>
      <w:r w:rsidR="009222C5">
        <w:rPr>
          <w:rFonts w:ascii="Times New Roman" w:hAnsi="Times New Roman" w:cs="Times New Roman"/>
          <w:sz w:val="24"/>
          <w:szCs w:val="24"/>
          <w:lang w:val="en-US"/>
        </w:rPr>
        <w:t xml:space="preserve">In the dry season, the migratory herds move to their </w:t>
      </w:r>
      <w:r w:rsidR="000150CF">
        <w:rPr>
          <w:rFonts w:ascii="Times New Roman" w:hAnsi="Times New Roman" w:cs="Times New Roman"/>
          <w:sz w:val="24"/>
          <w:szCs w:val="24"/>
          <w:lang w:val="en-US"/>
        </w:rPr>
        <w:t xml:space="preserve">wider </w:t>
      </w:r>
      <w:r w:rsidR="009222C5">
        <w:rPr>
          <w:rFonts w:ascii="Times New Roman" w:hAnsi="Times New Roman" w:cs="Times New Roman"/>
          <w:sz w:val="24"/>
          <w:szCs w:val="24"/>
          <w:lang w:val="en-US"/>
        </w:rPr>
        <w:t>dry season refug</w:t>
      </w:r>
      <w:r w:rsidR="00394775">
        <w:rPr>
          <w:rFonts w:ascii="Times New Roman" w:hAnsi="Times New Roman" w:cs="Times New Roman"/>
          <w:sz w:val="24"/>
          <w:szCs w:val="24"/>
          <w:lang w:val="en-US"/>
        </w:rPr>
        <w:t xml:space="preserve">es in the </w:t>
      </w:r>
      <w:r w:rsidR="009222C5">
        <w:rPr>
          <w:rFonts w:ascii="Times New Roman" w:hAnsi="Times New Roman" w:cs="Times New Roman"/>
          <w:sz w:val="24"/>
          <w:szCs w:val="24"/>
          <w:lang w:val="en-US"/>
        </w:rPr>
        <w:t>north</w:t>
      </w:r>
      <w:r w:rsidR="00394775">
        <w:rPr>
          <w:rFonts w:ascii="Times New Roman" w:hAnsi="Times New Roman" w:cs="Times New Roman"/>
          <w:sz w:val="24"/>
          <w:szCs w:val="24"/>
          <w:lang w:val="en-US"/>
        </w:rPr>
        <w:t>west</w:t>
      </w:r>
      <w:r w:rsidR="009222C5">
        <w:rPr>
          <w:rFonts w:ascii="Times New Roman" w:hAnsi="Times New Roman" w:cs="Times New Roman"/>
          <w:sz w:val="24"/>
          <w:szCs w:val="24"/>
          <w:lang w:val="en-US"/>
        </w:rPr>
        <w:t>, where</w:t>
      </w:r>
      <w:r w:rsidR="007451B4">
        <w:rPr>
          <w:rFonts w:ascii="Times New Roman" w:hAnsi="Times New Roman" w:cs="Times New Roman"/>
          <w:sz w:val="24"/>
          <w:szCs w:val="24"/>
          <w:lang w:val="en-US"/>
        </w:rPr>
        <w:t xml:space="preserve"> they are more sparsely distributed</w:t>
      </w:r>
      <w:r w:rsidR="00ED569C">
        <w:rPr>
          <w:rFonts w:ascii="Times New Roman" w:hAnsi="Times New Roman" w:cs="Times New Roman"/>
          <w:sz w:val="24"/>
          <w:szCs w:val="24"/>
          <w:lang w:val="en-US"/>
        </w:rPr>
        <w:t xml:space="preserve"> </w:t>
      </w:r>
      <w:r w:rsidR="007451B4">
        <w:rPr>
          <w:rFonts w:ascii="Times New Roman" w:hAnsi="Times New Roman" w:cs="Times New Roman"/>
          <w:sz w:val="24"/>
          <w:szCs w:val="24"/>
          <w:lang w:val="en-US"/>
        </w:rPr>
        <w:t xml:space="preserve">and where </w:t>
      </w:r>
      <w:r w:rsidR="009222C5">
        <w:rPr>
          <w:rFonts w:ascii="Times New Roman" w:hAnsi="Times New Roman" w:cs="Times New Roman"/>
          <w:sz w:val="24"/>
          <w:szCs w:val="24"/>
          <w:lang w:val="en-US"/>
        </w:rPr>
        <w:t xml:space="preserve">there are fewer roads. </w:t>
      </w:r>
      <w:r w:rsidR="008F3643" w:rsidRPr="00850320">
        <w:rPr>
          <w:rFonts w:ascii="Times New Roman" w:hAnsi="Times New Roman" w:cs="Times New Roman"/>
          <w:sz w:val="24"/>
          <w:szCs w:val="24"/>
          <w:lang w:val="en-US"/>
        </w:rPr>
        <w:t>Second</w:t>
      </w:r>
      <w:r w:rsidR="008F3643" w:rsidRPr="00850320">
        <w:rPr>
          <w:rFonts w:ascii="Times New Roman" w:hAnsi="Times New Roman" w:cs="Times New Roman"/>
          <w:color w:val="000000" w:themeColor="text1"/>
          <w:sz w:val="24"/>
          <w:szCs w:val="24"/>
          <w:lang w:val="en-US"/>
        </w:rPr>
        <w:t xml:space="preserve">, </w:t>
      </w:r>
      <w:r w:rsidR="00394775">
        <w:rPr>
          <w:rFonts w:ascii="Times New Roman" w:hAnsi="Times New Roman" w:cs="Times New Roman"/>
          <w:color w:val="000000" w:themeColor="text1"/>
          <w:sz w:val="24"/>
          <w:szCs w:val="24"/>
          <w:lang w:val="en-US"/>
        </w:rPr>
        <w:t xml:space="preserve">most </w:t>
      </w:r>
      <w:r w:rsidR="009222C5">
        <w:rPr>
          <w:rFonts w:ascii="Times New Roman" w:hAnsi="Times New Roman" w:cs="Times New Roman"/>
          <w:color w:val="000000" w:themeColor="text1"/>
          <w:sz w:val="24"/>
          <w:szCs w:val="24"/>
          <w:lang w:val="en-US"/>
        </w:rPr>
        <w:t xml:space="preserve">roadkills </w:t>
      </w:r>
      <w:r w:rsidR="00ED569C">
        <w:rPr>
          <w:rFonts w:ascii="Times New Roman" w:hAnsi="Times New Roman" w:cs="Times New Roman"/>
          <w:color w:val="000000" w:themeColor="text1"/>
          <w:sz w:val="24"/>
          <w:szCs w:val="24"/>
          <w:lang w:val="en-US"/>
        </w:rPr>
        <w:t>of</w:t>
      </w:r>
      <w:r w:rsidR="009222C5">
        <w:rPr>
          <w:rFonts w:ascii="Times New Roman" w:hAnsi="Times New Roman" w:cs="Times New Roman"/>
          <w:color w:val="000000" w:themeColor="text1"/>
          <w:sz w:val="24"/>
          <w:szCs w:val="24"/>
          <w:lang w:val="en-US"/>
        </w:rPr>
        <w:t xml:space="preserve"> adult and subadult </w:t>
      </w:r>
      <w:r w:rsidR="00DF3B4B" w:rsidRPr="00850320">
        <w:rPr>
          <w:rFonts w:ascii="Times New Roman" w:hAnsi="Times New Roman" w:cs="Times New Roman"/>
          <w:color w:val="000000" w:themeColor="text1"/>
          <w:sz w:val="24"/>
          <w:szCs w:val="24"/>
          <w:lang w:val="en-US"/>
        </w:rPr>
        <w:t xml:space="preserve">clan </w:t>
      </w:r>
      <w:r w:rsidR="00DF0BEF" w:rsidRPr="00850320">
        <w:rPr>
          <w:rFonts w:ascii="Times New Roman" w:hAnsi="Times New Roman" w:cs="Times New Roman"/>
          <w:color w:val="000000" w:themeColor="text1"/>
          <w:sz w:val="24"/>
          <w:szCs w:val="24"/>
          <w:lang w:val="en-US"/>
        </w:rPr>
        <w:t>members</w:t>
      </w:r>
      <w:r w:rsidR="00807A9C">
        <w:rPr>
          <w:rFonts w:ascii="Times New Roman" w:hAnsi="Times New Roman" w:cs="Times New Roman"/>
          <w:color w:val="000000" w:themeColor="text1"/>
          <w:sz w:val="24"/>
          <w:szCs w:val="24"/>
          <w:lang w:val="en-US"/>
        </w:rPr>
        <w:t xml:space="preserve"> </w:t>
      </w:r>
      <w:r w:rsidR="00ED569C">
        <w:rPr>
          <w:rFonts w:ascii="Times New Roman" w:hAnsi="Times New Roman" w:cs="Times New Roman"/>
          <w:color w:val="000000" w:themeColor="text1"/>
          <w:sz w:val="24"/>
          <w:szCs w:val="24"/>
          <w:lang w:val="en-US"/>
        </w:rPr>
        <w:t xml:space="preserve">happened </w:t>
      </w:r>
      <w:r w:rsidR="008F3643" w:rsidRPr="00850320">
        <w:rPr>
          <w:rFonts w:ascii="Times New Roman" w:hAnsi="Times New Roman" w:cs="Times New Roman"/>
          <w:color w:val="000000" w:themeColor="text1"/>
          <w:sz w:val="24"/>
          <w:szCs w:val="24"/>
          <w:lang w:val="en-US"/>
        </w:rPr>
        <w:t xml:space="preserve">outside their </w:t>
      </w:r>
      <w:r w:rsidR="00394775">
        <w:rPr>
          <w:rFonts w:ascii="Times New Roman" w:hAnsi="Times New Roman" w:cs="Times New Roman"/>
          <w:color w:val="000000" w:themeColor="text1"/>
          <w:sz w:val="24"/>
          <w:szCs w:val="24"/>
          <w:lang w:val="en-US"/>
        </w:rPr>
        <w:t>clan</w:t>
      </w:r>
      <w:r w:rsidR="008F3643" w:rsidRPr="00850320">
        <w:rPr>
          <w:rFonts w:ascii="Times New Roman" w:hAnsi="Times New Roman" w:cs="Times New Roman"/>
          <w:color w:val="000000" w:themeColor="text1"/>
          <w:sz w:val="24"/>
          <w:szCs w:val="24"/>
          <w:lang w:val="en-US"/>
        </w:rPr>
        <w:t xml:space="preserve"> territories, </w:t>
      </w:r>
      <w:r w:rsidR="009222C5">
        <w:rPr>
          <w:rFonts w:ascii="Times New Roman" w:hAnsi="Times New Roman" w:cs="Times New Roman"/>
          <w:color w:val="000000" w:themeColor="text1"/>
          <w:sz w:val="24"/>
          <w:szCs w:val="24"/>
          <w:lang w:val="en-US"/>
        </w:rPr>
        <w:t>suggesting hyenas are particularly vulnerable when</w:t>
      </w:r>
      <w:r w:rsidR="008F3643" w:rsidRPr="00850320">
        <w:rPr>
          <w:rFonts w:ascii="Times New Roman" w:hAnsi="Times New Roman" w:cs="Times New Roman"/>
          <w:color w:val="000000" w:themeColor="text1"/>
          <w:sz w:val="24"/>
          <w:szCs w:val="24"/>
          <w:lang w:val="en-US"/>
        </w:rPr>
        <w:t xml:space="preserve"> commuting </w:t>
      </w:r>
      <w:r w:rsidR="008F3643" w:rsidRPr="00031640">
        <w:rPr>
          <w:rFonts w:ascii="Times New Roman" w:hAnsi="Times New Roman" w:cs="Times New Roman"/>
          <w:color w:val="000000" w:themeColor="text1"/>
          <w:sz w:val="24"/>
          <w:szCs w:val="24"/>
          <w:lang w:val="en-US"/>
        </w:rPr>
        <w:t>(</w:t>
      </w:r>
      <w:r w:rsidR="00884DB4" w:rsidRPr="00850320">
        <w:rPr>
          <w:rFonts w:ascii="Times New Roman" w:hAnsi="Times New Roman" w:cs="Times New Roman"/>
          <w:color w:val="000000" w:themeColor="text1"/>
          <w:sz w:val="24"/>
          <w:szCs w:val="24"/>
          <w:lang w:val="en-US"/>
        </w:rPr>
        <w:t xml:space="preserve">see </w:t>
      </w:r>
      <w:r w:rsidR="00C93BC8">
        <w:rPr>
          <w:rFonts w:ascii="Times New Roman" w:hAnsi="Times New Roman" w:cs="Times New Roman"/>
          <w:color w:val="000000" w:themeColor="text1"/>
          <w:sz w:val="24"/>
          <w:szCs w:val="24"/>
          <w:lang w:val="en-US"/>
        </w:rPr>
        <w:t>s</w:t>
      </w:r>
      <w:r w:rsidR="00C93BC8" w:rsidRPr="00850320">
        <w:rPr>
          <w:rFonts w:ascii="Times New Roman" w:hAnsi="Times New Roman" w:cs="Times New Roman"/>
          <w:color w:val="000000" w:themeColor="text1"/>
          <w:sz w:val="24"/>
          <w:szCs w:val="24"/>
          <w:lang w:val="en-US"/>
        </w:rPr>
        <w:t xml:space="preserve">upporting </w:t>
      </w:r>
      <w:r w:rsidR="00C93BC8">
        <w:rPr>
          <w:rFonts w:ascii="Times New Roman" w:hAnsi="Times New Roman" w:cs="Times New Roman"/>
          <w:color w:val="000000" w:themeColor="text1"/>
          <w:sz w:val="24"/>
          <w:szCs w:val="24"/>
          <w:lang w:val="en-US"/>
        </w:rPr>
        <w:t>i</w:t>
      </w:r>
      <w:r w:rsidR="00C93BC8" w:rsidRPr="00850320">
        <w:rPr>
          <w:rFonts w:ascii="Times New Roman" w:hAnsi="Times New Roman" w:cs="Times New Roman"/>
          <w:color w:val="000000" w:themeColor="text1"/>
          <w:sz w:val="24"/>
          <w:szCs w:val="24"/>
          <w:lang w:val="en-US"/>
        </w:rPr>
        <w:t xml:space="preserve">nformation </w:t>
      </w:r>
      <w:r w:rsidR="008F3643" w:rsidRPr="00850320">
        <w:rPr>
          <w:rFonts w:ascii="Times New Roman" w:hAnsi="Times New Roman" w:cs="Times New Roman"/>
          <w:color w:val="000000" w:themeColor="text1"/>
          <w:sz w:val="24"/>
          <w:szCs w:val="24"/>
          <w:lang w:val="en-US"/>
        </w:rPr>
        <w:t>for further details). Third</w:t>
      </w:r>
      <w:r w:rsidR="00DF0BEF">
        <w:rPr>
          <w:rFonts w:ascii="Times New Roman" w:hAnsi="Times New Roman" w:cs="Times New Roman"/>
          <w:color w:val="000000" w:themeColor="text1"/>
          <w:sz w:val="24"/>
          <w:szCs w:val="24"/>
          <w:lang w:val="en-US"/>
        </w:rPr>
        <w:t xml:space="preserve">, </w:t>
      </w:r>
      <w:r w:rsidR="009222C5">
        <w:rPr>
          <w:rFonts w:ascii="Times New Roman" w:hAnsi="Times New Roman" w:cs="Times New Roman"/>
          <w:color w:val="000000" w:themeColor="text1"/>
          <w:sz w:val="24"/>
          <w:szCs w:val="24"/>
          <w:lang w:val="en-US"/>
        </w:rPr>
        <w:t>age and sex categories</w:t>
      </w:r>
      <w:r w:rsidR="00EE559C">
        <w:rPr>
          <w:rFonts w:ascii="Times New Roman" w:hAnsi="Times New Roman" w:cs="Times New Roman"/>
          <w:color w:val="000000" w:themeColor="text1"/>
          <w:sz w:val="24"/>
          <w:szCs w:val="24"/>
          <w:lang w:val="en-US"/>
        </w:rPr>
        <w:t xml:space="preserve"> of hyenas</w:t>
      </w:r>
      <w:r w:rsidR="009222C5">
        <w:rPr>
          <w:rFonts w:ascii="Times New Roman" w:hAnsi="Times New Roman" w:cs="Times New Roman"/>
          <w:color w:val="000000" w:themeColor="text1"/>
          <w:sz w:val="24"/>
          <w:szCs w:val="24"/>
          <w:lang w:val="en-US"/>
        </w:rPr>
        <w:t xml:space="preserve"> that commute more often</w:t>
      </w:r>
      <w:r w:rsidR="00394775">
        <w:rPr>
          <w:rFonts w:ascii="Times New Roman" w:hAnsi="Times New Roman" w:cs="Times New Roman"/>
          <w:color w:val="000000" w:themeColor="text1"/>
          <w:sz w:val="24"/>
          <w:szCs w:val="24"/>
          <w:lang w:val="en-US"/>
        </w:rPr>
        <w:t xml:space="preserve"> were more likely to be killed by vehicle</w:t>
      </w:r>
      <w:r w:rsidR="008F3643" w:rsidRPr="00850320">
        <w:rPr>
          <w:rFonts w:ascii="Times New Roman" w:hAnsi="Times New Roman" w:cs="Times New Roman"/>
          <w:color w:val="000000" w:themeColor="text1"/>
          <w:sz w:val="24"/>
          <w:szCs w:val="24"/>
          <w:lang w:val="en-US"/>
        </w:rPr>
        <w:t>, i.e</w:t>
      </w:r>
      <w:r w:rsidR="00807A9C">
        <w:rPr>
          <w:rFonts w:ascii="Times New Roman" w:hAnsi="Times New Roman" w:cs="Times New Roman"/>
          <w:color w:val="000000" w:themeColor="text1"/>
          <w:sz w:val="24"/>
          <w:szCs w:val="24"/>
          <w:lang w:val="en-US"/>
        </w:rPr>
        <w:t>.</w:t>
      </w:r>
      <w:r w:rsidR="008F3643" w:rsidRPr="00850320">
        <w:rPr>
          <w:rFonts w:ascii="Times New Roman" w:hAnsi="Times New Roman" w:cs="Times New Roman"/>
          <w:color w:val="000000" w:themeColor="text1"/>
          <w:sz w:val="24"/>
          <w:szCs w:val="24"/>
          <w:lang w:val="en-US"/>
        </w:rPr>
        <w:t xml:space="preserve"> adults and subadults as opposed to cubs (Fig. 4a) and adult females as opposed to adult males (Fig. 4b). </w:t>
      </w:r>
      <w:r w:rsidR="00E469B1" w:rsidRPr="00F205FD">
        <w:rPr>
          <w:rFonts w:ascii="Times New Roman" w:hAnsi="Times New Roman" w:cs="Times New Roman"/>
          <w:color w:val="FF0000"/>
          <w:sz w:val="24"/>
          <w:szCs w:val="24"/>
          <w:lang w:val="en-US"/>
        </w:rPr>
        <w:t>Our results ar</w:t>
      </w:r>
      <w:r w:rsidR="00414083" w:rsidRPr="00F205FD">
        <w:rPr>
          <w:rFonts w:ascii="Times New Roman" w:hAnsi="Times New Roman" w:cs="Times New Roman"/>
          <w:color w:val="FF0000"/>
          <w:sz w:val="24"/>
          <w:szCs w:val="24"/>
          <w:lang w:val="en-US"/>
        </w:rPr>
        <w:t xml:space="preserve">e consistent </w:t>
      </w:r>
      <w:r w:rsidR="00E469B1" w:rsidRPr="00F205FD">
        <w:rPr>
          <w:rFonts w:ascii="Times New Roman" w:hAnsi="Times New Roman" w:cs="Times New Roman"/>
          <w:color w:val="FF0000"/>
          <w:sz w:val="24"/>
          <w:szCs w:val="24"/>
          <w:lang w:val="en-US"/>
        </w:rPr>
        <w:t xml:space="preserve">with studies indicating </w:t>
      </w:r>
      <w:r w:rsidRPr="00F205FD">
        <w:rPr>
          <w:rFonts w:ascii="Times New Roman" w:hAnsi="Times New Roman" w:cs="Times New Roman"/>
          <w:color w:val="FF0000"/>
          <w:sz w:val="24"/>
          <w:szCs w:val="24"/>
          <w:lang w:val="en-US"/>
        </w:rPr>
        <w:t xml:space="preserve">that </w:t>
      </w:r>
      <w:r w:rsidR="005C1EEE" w:rsidRPr="00F205FD">
        <w:rPr>
          <w:rFonts w:ascii="Times New Roman" w:hAnsi="Times New Roman" w:cs="Times New Roman"/>
          <w:color w:val="FF0000"/>
          <w:sz w:val="24"/>
          <w:szCs w:val="24"/>
          <w:lang w:val="en-US"/>
        </w:rPr>
        <w:t>the risk of being killed by a vehicle increases with mobility</w:t>
      </w:r>
      <w:r w:rsidR="00C93BC8" w:rsidRPr="00F205FD">
        <w:rPr>
          <w:rFonts w:ascii="Times New Roman" w:hAnsi="Times New Roman" w:cs="Times New Roman"/>
          <w:color w:val="FF0000"/>
          <w:sz w:val="24"/>
          <w:szCs w:val="24"/>
          <w:lang w:val="en-US"/>
        </w:rPr>
        <w:t>,</w:t>
      </w:r>
      <w:r w:rsidR="005C1EEE" w:rsidRPr="00F205FD">
        <w:rPr>
          <w:rFonts w:ascii="Times New Roman" w:hAnsi="Times New Roman" w:cs="Times New Roman"/>
          <w:color w:val="FF0000"/>
          <w:sz w:val="24"/>
          <w:szCs w:val="24"/>
          <w:lang w:val="en-US"/>
        </w:rPr>
        <w:t xml:space="preserve"> distance travelled</w:t>
      </w:r>
      <w:r w:rsidR="00807A9C" w:rsidRPr="00F205FD">
        <w:rPr>
          <w:rFonts w:ascii="Times New Roman" w:hAnsi="Times New Roman" w:cs="Times New Roman"/>
          <w:color w:val="FF0000"/>
          <w:sz w:val="24"/>
          <w:szCs w:val="24"/>
          <w:lang w:val="en-US"/>
        </w:rPr>
        <w:t xml:space="preserve"> or range size </w:t>
      </w:r>
      <w:r w:rsidR="00807A9C" w:rsidRPr="00F205FD">
        <w:rPr>
          <w:rFonts w:ascii="Times New Roman" w:hAnsi="Times New Roman" w:cs="Times New Roman"/>
          <w:color w:val="FF0000"/>
          <w:sz w:val="24"/>
          <w:szCs w:val="24"/>
          <w:lang w:val="en-US"/>
        </w:rPr>
        <w:fldChar w:fldCharType="begin"/>
      </w:r>
      <w:r w:rsidR="00A555AB">
        <w:rPr>
          <w:rFonts w:ascii="Times New Roman" w:hAnsi="Times New Roman" w:cs="Times New Roman"/>
          <w:color w:val="FF0000"/>
          <w:sz w:val="24"/>
          <w:szCs w:val="24"/>
          <w:lang w:val="en-US"/>
        </w:rPr>
        <w:instrText xml:space="preserve"> ADDIN ZOTERO_ITEM CSL_CITATION {"citationID":"P75RVPET","properties":{"formattedCitation":"(Davies et al. 1987; Philcox et al. 1999; Grilo et al. 2015)","plainCitation":"(Davies et al. 1987; Philcox et al. 1999; Grilo et al. 2015)","noteIndex":0},"citationItems":[{"id":"3PXEn7Ky/GOd4O81C","uris":["http://zotero.org/users/5432491/items/EPK5ITNJ"],"itemData":{"id":"wPown72c/FeAZJTl8","type":"article-journal","abstract":"Data from 984 road-killed badgers collected in the south of England during 1984 show a bimodal distribution in mortality for both sexes, with peaks in mortality occurring in spring and late summer. There was no significant difference between the total number of males and females killed, and no difference in the seasonal distribution of deaths between the two sexes. Nor was there evidence that dispersal of young animals contributes to either of the seasonal peaks in mortality. We suggest that the seasonal peaks in mortality reflect increased activity in conjunction with mating.","container-title":"Journal of Zoology","DOI":"10.1111/j.1469-7998.1987.tb01550.x","ISSN":"1469-7998","issue":"3","language":"en","note":"_eprint: https://zslpublications.onlinelibrary.wiley.com/doi/pdf/10.1111/j.1469-7998.1987.tb01550.x","page":"525-529","source":"Wiley Online Library","title":"Seasonal distribution of road kills in the European badger (Meles meles)","volume":"211","author":[{"family":"Davies","given":"J. M."},{"family":"Roper","given":"T. J."},{"family":"Shepherdson","given":"D. J."}],"issued":{"date-parts":[["1987"]]}}},{"id":"3PXEn7Ky/zHWqHiJy","uris":["http://zotero.org/users/5432491/items/EYD54X28"],"itemData":{"id":"wPown72c/PIUYciGv","type":"article-journal","abstract":"1. This paper examines patterns of otter road traffic accidents and the possibilities for reducing this mortality. 2. Records of otter road casualties in Britain (673 between 1971 and 1996) were compiled and accident sites were plotted on 1:50000 scale Ordnance Survey maps. Casualty records were categorized by geographical region, road type, distance to watercourses and presence and type of river crossings. The data were analysed for demographic, seasonal, temporal and spatial trends. 3. A rapid increase in numbers of road traffic accident records has occurred since 1983. Fifty-six per cent of fatalities were males, representing a statistically significant bias. 4. The number, but not the sex ratio, of otter road casualties differed between seasons and in all areas was positively correlated with either seasonal rainfall or river flow. 5. Significant effects of geographical region, road density and year were found on the annual number of casualties recorded in mainland regions, and the regional rates of increase in numbers of road traffic accidents were significantly different. There is also evidence that road traffic accidents are influenced by otter site occupancy of a region. 6. Trunk and A-roads accounted for 57% of road traffic accident records, even though they comprise only 13% of the road network. 7. A 100-m wide zone surrounding fresh water and the coast accounted for 67% of all casualty records. Measures to reduce road mortality should target this zone. 8. The seasonal correlations of otter road traffic accidents with rainfall and river flow, and the fact that 91% of accidents occurred where a road crossed a watercourse, suggest that substantial reductions in road mortality could be achieved by improving the design of road crossings of watercourses. 9. We suggest that the optimal approach to road crossing design is to maintain a continuous, and where possible, natural bank above the level of high flows, using either wide-span bridges, over-sized culverts or artificial ledges. 10. The use of otter-proof fencing may be required to reduce mortality where roads pass close to watercourses, but care must be taken that this does not create a barrier to all movements of otters and other wildlife.","container-title":"Journal of Applied Ecology","DOI":"https://doi.org/10.1046/j.1365-2664.1999.00441.x","ISSN":"1365-2664","issue":"5","language":"en","note":"_eprint: https://besjournals.onlinelibrary.wiley.com/doi/pdf/10.1046/j.1365-2664.1999.00441.x","page":"748-761","source":"Wiley Online Library","title":"Patterns of otter Lutra lutra road mortality in Britain","volume":"36","author":[{"family":"Philcox","given":"C. K."},{"family":"Grogan","given":"A. L."},{"family":"Macdonald","given":"D. W."}],"issued":{"date-parts":[["1999"]]}}},{"id":"3PXEn7Ky/OfUtP8Wm","uris":["http://zotero.org/users/5432491/items/WIQLM6Z2"],"itemData":{"id":"wPown72c/YRjSV9eN","type":"chapter","abstract":"Carnivores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J."},{"family":"Klar","given":"Nina"}],"accessed":{"date-parts":[["2020",5,18]]},"issued":{"date-parts":[["2015"]]}}}],"schema":"https://github.com/citation-style-language/schema/raw/master/csl-citation.json"} </w:instrText>
      </w:r>
      <w:r w:rsidR="00807A9C" w:rsidRPr="00F205FD">
        <w:rPr>
          <w:rFonts w:ascii="Times New Roman" w:hAnsi="Times New Roman" w:cs="Times New Roman"/>
          <w:color w:val="FF0000"/>
          <w:sz w:val="24"/>
          <w:szCs w:val="24"/>
          <w:lang w:val="en-US"/>
        </w:rPr>
        <w:fldChar w:fldCharType="separate"/>
      </w:r>
      <w:r w:rsidR="00807A9C" w:rsidRPr="00F205FD">
        <w:rPr>
          <w:rFonts w:ascii="Times New Roman" w:hAnsi="Times New Roman" w:cs="Times New Roman"/>
          <w:color w:val="FF0000"/>
          <w:sz w:val="24"/>
          <w:lang w:val="en-US"/>
        </w:rPr>
        <w:t>(Davies et al. 1987; Philcox et al. 1999; Grilo et al. 2015)</w:t>
      </w:r>
      <w:r w:rsidR="00807A9C" w:rsidRPr="00F205FD">
        <w:rPr>
          <w:rFonts w:ascii="Times New Roman" w:hAnsi="Times New Roman" w:cs="Times New Roman"/>
          <w:color w:val="FF0000"/>
          <w:sz w:val="24"/>
          <w:szCs w:val="24"/>
          <w:lang w:val="en-US"/>
        </w:rPr>
        <w:fldChar w:fldCharType="end"/>
      </w:r>
      <w:r w:rsidR="00893966" w:rsidRPr="00F205FD">
        <w:rPr>
          <w:rFonts w:ascii="Times New Roman" w:hAnsi="Times New Roman" w:cs="Times New Roman"/>
          <w:color w:val="FF0000"/>
          <w:sz w:val="24"/>
          <w:szCs w:val="24"/>
          <w:lang w:val="en-US"/>
        </w:rPr>
        <w:t>.</w:t>
      </w:r>
      <w:r w:rsidR="00E469B1" w:rsidRPr="00F205FD">
        <w:rPr>
          <w:rFonts w:ascii="Times New Roman" w:hAnsi="Times New Roman" w:cs="Times New Roman"/>
          <w:color w:val="FF0000"/>
          <w:sz w:val="24"/>
          <w:szCs w:val="24"/>
          <w:lang w:val="en-US"/>
        </w:rPr>
        <w:t xml:space="preserve"> Our findings </w:t>
      </w:r>
      <w:r w:rsidR="0083535F" w:rsidRPr="00F205FD">
        <w:rPr>
          <w:rFonts w:ascii="Times New Roman" w:hAnsi="Times New Roman" w:cs="Times New Roman"/>
          <w:color w:val="FF0000"/>
          <w:sz w:val="24"/>
          <w:szCs w:val="24"/>
          <w:lang w:val="en-US"/>
        </w:rPr>
        <w:t>also</w:t>
      </w:r>
      <w:r w:rsidR="00E469B1" w:rsidRPr="00F205FD">
        <w:rPr>
          <w:rFonts w:ascii="Times New Roman" w:hAnsi="Times New Roman" w:cs="Times New Roman"/>
          <w:color w:val="FF0000"/>
          <w:sz w:val="24"/>
          <w:szCs w:val="24"/>
          <w:lang w:val="en-US"/>
        </w:rPr>
        <w:t xml:space="preserve"> provide </w:t>
      </w:r>
      <w:r w:rsidR="00AC1AB1" w:rsidRPr="00F205FD">
        <w:rPr>
          <w:rFonts w:ascii="Times New Roman" w:hAnsi="Times New Roman" w:cs="Times New Roman"/>
          <w:color w:val="FF0000"/>
          <w:sz w:val="24"/>
          <w:szCs w:val="24"/>
          <w:lang w:val="en-US"/>
        </w:rPr>
        <w:t xml:space="preserve">the first example of how </w:t>
      </w:r>
      <w:r w:rsidR="00414083" w:rsidRPr="00F205FD">
        <w:rPr>
          <w:rFonts w:ascii="Times New Roman" w:hAnsi="Times New Roman" w:cs="Times New Roman"/>
          <w:color w:val="FF0000"/>
          <w:sz w:val="24"/>
          <w:szCs w:val="24"/>
          <w:lang w:val="en-US"/>
        </w:rPr>
        <w:t>large-scale changes in prey distribution can influence roadkill patterns, in line with previous findings that prey distribution affects roadkill risk at smaller scale</w:t>
      </w:r>
      <w:r w:rsidR="00E469B1" w:rsidRPr="00F205FD">
        <w:rPr>
          <w:rFonts w:ascii="Times New Roman" w:hAnsi="Times New Roman" w:cs="Times New Roman"/>
          <w:color w:val="FF0000"/>
          <w:sz w:val="24"/>
          <w:szCs w:val="24"/>
          <w:lang w:val="en-US"/>
        </w:rPr>
        <w:t xml:space="preserve"> </w:t>
      </w:r>
      <w:r w:rsidR="00E469B1" w:rsidRPr="00F205FD">
        <w:rPr>
          <w:rFonts w:ascii="Times New Roman" w:hAnsi="Times New Roman" w:cs="Times New Roman"/>
          <w:color w:val="FF0000"/>
          <w:sz w:val="24"/>
          <w:szCs w:val="24"/>
          <w:lang w:val="en-US"/>
        </w:rPr>
        <w:lastRenderedPageBreak/>
        <w:fldChar w:fldCharType="begin"/>
      </w:r>
      <w:r w:rsidR="00A555AB">
        <w:rPr>
          <w:rFonts w:ascii="Times New Roman" w:hAnsi="Times New Roman" w:cs="Times New Roman"/>
          <w:color w:val="FF0000"/>
          <w:sz w:val="24"/>
          <w:szCs w:val="24"/>
          <w:lang w:val="en-US"/>
        </w:rPr>
        <w:instrText xml:space="preserve"> ADDIN ZOTERO_ITEM CSL_CITATION {"citationID":"Q7TrXbYL","properties":{"formattedCitation":"(Barrientos &amp; Bolonio 2009; Planillo et al. 2018)","plainCitation":"(Barrientos &amp; Bolonio 2009; Planillo et al. 2018)","noteIndex":0},"citationItems":[{"id":2034,"uris":["http://zotero.org/users/local/9XAuDGlL/items/YRZ8SSKU"],"itemData":{"id":2034,"type":"article-journal","abstract":"Road mortality is an increasing problem for terrestrial vertebrate conservation due to the increase of both road numbers and vehicle Xow. We hypothesize that the probability of a predator being killed on the road is related to the presence of its prey adjacent to the road, which is likely to be related to the use that these predators make of road verges. We aim to identify the features of speciWc stretches of road where road-kills of a predator (European polecat) occur in Mediterranean landscapes, including the presence of its main prey (European rabbit) and landscape and road features. We compared 85 100 m long stretches of road where at least one road-kill was recorded with 104 stretches without any road-kill in a dry agricultural landscape in central Spain. We used regression analysis to investigate the relationship between road-kill occurrence and the features in the 67% of the cases. Road-kill stretches were characterised by greater numbers of rabbit burrows in the road verges and by higher traYc Xow and speed (i.e. higher speed limit, lower proportion of heavy vehicles, wider road and lower proportion of unbroken central lines). Road-kill stretches also had more metres built over bridges and lower densities of people. We validated our best model with a dataset (the 33% of the cases) not included in its development, which correctly classiWed 82% of road-kill stretches and 89% of non-road kill stretches. Our results highlight the need for taking into account food resource distribution when studying causes of animal road-kills.","container-title":"Biodivers Conserv","language":"en","page":"14","source":"Zotero","title":"The presence of rabbits adjacent to roads increases polecat road mortality","author":[{"family":"Barrientos","given":"R"},{"family":"Bolonio","given":"L"}],"issued":{"date-parts":[["2009"]]}}},{"id":"3PXEn7Ky/Q4V80T2U","uris":["http://zotero.org/users/5432491/items/TUXLB6H6"],"itemData":{"id":"1OY9volh/vqoyln9s","type":"article-journal","abstract":"Landscape disturbance by roads may increase abundance of prey in verges (i.e., strips of terrain adjacent to roadways) or create other features that can attract carnivores and expose them to a higher risk of mortality by vehicle collision. We studied a system that included European rabbits (Oryctolagus cuniculus) and their predators in central Spain near 3 motorways during 2011 and 2012. We analyzed carnivore and rabbit abundance and the potential effect of prey populations on carnivore roadkill. We estimated rabbit and carnivore abundance index by surveying scats in 1-km transects in the landscape, and calculated a roadkill index in motorway stretches parallel to the transects from roadkill data obtained in a roadkill monitoring survey from 2007 to 2011. We analyzed carnivore response for the entire carnivore community and for 2 groups of species: the red fox, which is the most synanthropic carnivore in our study area, and the other carnivores. Fox abundance was higher near motorways compared to control sites, whereas the abundance of other species was related only to rabbit abundance. Furthermore, motorway stretches with higher carnivore abundance presented higher values of carnivore roadkills. Thus, motorways are a source of mortality for carnivores that should be managed carefully. The potential cascading effect of food resources near roads on carnivore mortality should be considered in management and food abundance near roads should be minimized in areas inhabited by carnivores of conservation concern. © 2017 The Wildlife Society.","container-title":"The Journal of Wildlife Management","DOI":"https://doi.org/10.1002/jwmg.21384","ISSN":"1937-2817","issue":"2","language":"en","note":"_eprint: https://onlinelibrary.wiley.com/doi/pdf/10.1002/jwmg.21384","page":"319-327","source":"Wiley Online Library","title":"Carnivore abundance near motorways related to prey and roadkills","volume":"82","author":[{"family":"Planillo","given":"Aimara"},{"family":"Mata","given":"Cristina"},{"family":"Manica","given":"Andrea"},{"family":"Malo","given":"Juan E."}],"issued":{"date-parts":[["2018"]]}}}],"schema":"https://github.com/citation-style-language/schema/raw/master/csl-citation.json"} </w:instrText>
      </w:r>
      <w:r w:rsidR="00E469B1" w:rsidRPr="00F205FD">
        <w:rPr>
          <w:rFonts w:ascii="Times New Roman" w:hAnsi="Times New Roman" w:cs="Times New Roman"/>
          <w:color w:val="FF0000"/>
          <w:sz w:val="24"/>
          <w:szCs w:val="24"/>
          <w:lang w:val="en-US"/>
        </w:rPr>
        <w:fldChar w:fldCharType="separate"/>
      </w:r>
      <w:r w:rsidR="00E469B1" w:rsidRPr="00F205FD">
        <w:rPr>
          <w:rFonts w:ascii="Times New Roman" w:hAnsi="Times New Roman" w:cs="Times New Roman"/>
          <w:color w:val="FF0000"/>
          <w:sz w:val="24"/>
          <w:szCs w:val="24"/>
          <w:lang w:val="en-US"/>
        </w:rPr>
        <w:t>(Barrientos &amp; Bolonio 2009; Planillo et al. 2018)</w:t>
      </w:r>
      <w:r w:rsidR="00E469B1" w:rsidRPr="00F205FD">
        <w:rPr>
          <w:rFonts w:ascii="Times New Roman" w:hAnsi="Times New Roman" w:cs="Times New Roman"/>
          <w:color w:val="FF0000"/>
          <w:sz w:val="24"/>
          <w:szCs w:val="24"/>
          <w:lang w:val="en-US"/>
        </w:rPr>
        <w:fldChar w:fldCharType="end"/>
      </w:r>
      <w:r w:rsidR="00A555AB">
        <w:rPr>
          <w:rFonts w:ascii="Times New Roman" w:hAnsi="Times New Roman" w:cs="Times New Roman"/>
          <w:color w:val="FF0000"/>
          <w:sz w:val="24"/>
          <w:szCs w:val="24"/>
          <w:lang w:val="en-US"/>
        </w:rPr>
        <w:t xml:space="preserve">. </w:t>
      </w:r>
      <w:r w:rsidR="009B78C1">
        <w:rPr>
          <w:rFonts w:ascii="Times New Roman" w:hAnsi="Times New Roman" w:cs="Times New Roman"/>
          <w:color w:val="FF0000"/>
          <w:sz w:val="24"/>
          <w:szCs w:val="24"/>
          <w:lang w:val="en-US"/>
        </w:rPr>
        <w:t xml:space="preserve">Other large carnivores in the Serengeti NP, including lions </w:t>
      </w:r>
      <w:r w:rsidR="009B78C1" w:rsidRPr="009B78C1">
        <w:rPr>
          <w:rFonts w:ascii="Times New Roman" w:hAnsi="Times New Roman" w:cs="Times New Roman"/>
          <w:color w:val="FF0000"/>
          <w:sz w:val="24"/>
          <w:szCs w:val="24"/>
          <w:lang w:val="en-US"/>
        </w:rPr>
        <w:t>(</w:t>
      </w:r>
      <w:r w:rsidR="009B78C1" w:rsidRPr="009B78C1">
        <w:rPr>
          <w:rFonts w:ascii="Times New Roman" w:hAnsi="Times New Roman" w:cs="Times New Roman"/>
          <w:i/>
          <w:iCs/>
          <w:color w:val="FF0000"/>
          <w:sz w:val="24"/>
          <w:szCs w:val="24"/>
          <w:lang w:val="en-US"/>
        </w:rPr>
        <w:t>Panthera leo</w:t>
      </w:r>
      <w:r w:rsidR="009B78C1">
        <w:rPr>
          <w:rFonts w:ascii="Times New Roman" w:hAnsi="Times New Roman" w:cs="Times New Roman"/>
          <w:color w:val="FF0000"/>
          <w:sz w:val="24"/>
          <w:szCs w:val="24"/>
          <w:lang w:val="en-US"/>
        </w:rPr>
        <w:t>) and cheetah (</w:t>
      </w:r>
      <w:r w:rsidR="009B78C1" w:rsidRPr="009B78C1">
        <w:rPr>
          <w:rFonts w:ascii="Times New Roman" w:hAnsi="Times New Roman" w:cs="Times New Roman"/>
          <w:i/>
          <w:iCs/>
          <w:color w:val="FF0000"/>
          <w:sz w:val="24"/>
          <w:szCs w:val="24"/>
          <w:lang w:val="en-US"/>
        </w:rPr>
        <w:t>Acinonyx jubatus</w:t>
      </w:r>
      <w:r w:rsidR="009B78C1">
        <w:rPr>
          <w:rFonts w:ascii="Times New Roman" w:hAnsi="Times New Roman" w:cs="Times New Roman"/>
          <w:color w:val="FF0000"/>
          <w:sz w:val="24"/>
          <w:szCs w:val="24"/>
          <w:lang w:val="en-US"/>
        </w:rPr>
        <w:t>) are known to shift their distribution in response to changes in locations of the migratory herds</w:t>
      </w:r>
      <w:r w:rsidR="00454416">
        <w:rPr>
          <w:rFonts w:ascii="Times New Roman" w:hAnsi="Times New Roman" w:cs="Times New Roman"/>
          <w:color w:val="FF0000"/>
          <w:sz w:val="24"/>
          <w:szCs w:val="24"/>
          <w:lang w:val="en-US"/>
        </w:rPr>
        <w:t xml:space="preserve"> </w:t>
      </w:r>
      <w:r w:rsidR="00454416">
        <w:rPr>
          <w:rFonts w:ascii="Times New Roman" w:hAnsi="Times New Roman" w:cs="Times New Roman"/>
          <w:color w:val="FF0000"/>
          <w:sz w:val="24"/>
          <w:szCs w:val="24"/>
          <w:lang w:val="en-US"/>
        </w:rPr>
        <w:fldChar w:fldCharType="begin"/>
      </w:r>
      <w:r w:rsidR="00454416">
        <w:rPr>
          <w:rFonts w:ascii="Times New Roman" w:hAnsi="Times New Roman" w:cs="Times New Roman"/>
          <w:color w:val="FF0000"/>
          <w:sz w:val="24"/>
          <w:szCs w:val="24"/>
          <w:lang w:val="en-US"/>
        </w:rPr>
        <w:instrText xml:space="preserve"> ADDIN ZOTERO_ITEM CSL_CITATION {"citationID":"6UuGNIg0","properties":{"formattedCitation":"(Craft et al. 2015)","plainCitation":"(Craft et al. 2015)","noteIndex":0},"citationItems":[{"id":4718,"uris":["http://zotero.org/users/local/9XAuDGlL/items/9RD7GJ4C"],"itemData":{"id":4718,"type":"chapter","abstract":"The Serengeti-Mara ecosystem harbors a rich community of carnivores, and we are making gains to understand their ecology and distribution. In this system seasonality is important in driving many of the large carnivores’ movements and abundance patterns, while the distribution of all carnivores is also influenced by the availability of their preferred habitats in the ecosystem. However, even in an ecosystem the size of the Serengeti, carnivores are still influenced by the impacts of humans. Human activities, particularly from higher density agropastoralist populations, severely impact the structure and composition of carnivore assemblages, with far-reaching consequences. Agropastoralist areas likely act as sinks for wide-ranging larger bodied carnivore species and potentially as sources for opportunistic omnivorous species, whereas carnivore guilds are more complete and diverse in pastoralist areas—further confirming their conservation value. Long-term trends in abundance can be detected using the methods we present here, and future cross-disciplinary research needs to be implemented to determine the drivers of these trends (for example, in our case, declines in golden jackal abundance).","container-title":"Serengeti IV","ISBN":"978-0-226-19583-4","language":"eng","note":"DOI: 10.7208/chicago/9780226196336.003.0015","publisher":"University of Chicago Press","source":"University Press Scholarship","title":"Carnivore Communities in the Greater Serengeti Ecosystem","URL":"https://chicago.universitypressscholarship.com/10.7208/chicago/9780226196336.001.0001/upso-9780226195834-chapter-15","author":[{"family":"Craft","given":"Meggan E."},{"family":"Hampson","given":"Katie"},{"family":"Ogutu","given":"Joseph O."},{"family":"Durant","given":"Sarah M."}],"accessed":{"date-parts":[["2022",5,23]]},"issued":{"date-parts":[["2015"]]}}}],"schema":"https://github.com/citation-style-language/schema/raw/master/csl-citation.json"} </w:instrText>
      </w:r>
      <w:r w:rsidR="00454416">
        <w:rPr>
          <w:rFonts w:ascii="Times New Roman" w:hAnsi="Times New Roman" w:cs="Times New Roman"/>
          <w:color w:val="FF0000"/>
          <w:sz w:val="24"/>
          <w:szCs w:val="24"/>
          <w:lang w:val="en-US"/>
        </w:rPr>
        <w:fldChar w:fldCharType="separate"/>
      </w:r>
      <w:r w:rsidR="00454416" w:rsidRPr="00BE4011">
        <w:rPr>
          <w:rFonts w:ascii="Times New Roman" w:hAnsi="Times New Roman" w:cs="Times New Roman"/>
          <w:sz w:val="24"/>
          <w:lang w:val="en-US"/>
          <w:rPrChange w:id="81" w:author="Sarah Benhaiem" w:date="2022-05-24T09:01:00Z">
            <w:rPr>
              <w:rFonts w:ascii="Times New Roman" w:hAnsi="Times New Roman" w:cs="Times New Roman"/>
              <w:sz w:val="24"/>
            </w:rPr>
          </w:rPrChange>
        </w:rPr>
        <w:t>(Craft et al. 2015)</w:t>
      </w:r>
      <w:r w:rsidR="00454416">
        <w:rPr>
          <w:rFonts w:ascii="Times New Roman" w:hAnsi="Times New Roman" w:cs="Times New Roman"/>
          <w:color w:val="FF0000"/>
          <w:sz w:val="24"/>
          <w:szCs w:val="24"/>
          <w:lang w:val="en-US"/>
        </w:rPr>
        <w:fldChar w:fldCharType="end"/>
      </w:r>
      <w:r w:rsidR="009B78C1">
        <w:rPr>
          <w:rFonts w:ascii="Times New Roman" w:hAnsi="Times New Roman" w:cs="Times New Roman"/>
          <w:color w:val="FF0000"/>
          <w:sz w:val="24"/>
          <w:szCs w:val="24"/>
          <w:lang w:val="en-US"/>
        </w:rPr>
        <w:t xml:space="preserve">. </w:t>
      </w:r>
      <w:r w:rsidR="00134965">
        <w:rPr>
          <w:rFonts w:ascii="Times New Roman" w:hAnsi="Times New Roman" w:cs="Times New Roman"/>
          <w:color w:val="FF0000"/>
          <w:sz w:val="24"/>
          <w:szCs w:val="24"/>
          <w:lang w:val="en-US"/>
        </w:rPr>
        <w:t>Our results may thus apply to these species as well</w:t>
      </w:r>
      <w:r w:rsidR="009B78C1">
        <w:rPr>
          <w:rFonts w:ascii="Times New Roman" w:hAnsi="Times New Roman" w:cs="Times New Roman"/>
          <w:color w:val="FF0000"/>
          <w:sz w:val="24"/>
          <w:szCs w:val="24"/>
          <w:lang w:val="en-US"/>
        </w:rPr>
        <w:t xml:space="preserve">. </w:t>
      </w:r>
      <w:r w:rsidR="00A555AB">
        <w:rPr>
          <w:rFonts w:ascii="Times New Roman" w:hAnsi="Times New Roman" w:cs="Times New Roman"/>
          <w:color w:val="FF0000"/>
          <w:sz w:val="24"/>
          <w:szCs w:val="24"/>
          <w:lang w:val="en-US"/>
        </w:rPr>
        <w:t xml:space="preserve">Similar results may arise in other contexts where predators adjust their movement in response to change in prey location </w:t>
      </w:r>
      <w:r w:rsidR="00A555AB">
        <w:rPr>
          <w:rFonts w:ascii="Times New Roman" w:hAnsi="Times New Roman" w:cs="Times New Roman"/>
          <w:color w:val="FF0000"/>
          <w:sz w:val="24"/>
          <w:szCs w:val="24"/>
          <w:lang w:val="en-US"/>
        </w:rPr>
        <w:fldChar w:fldCharType="begin"/>
      </w:r>
      <w:r w:rsidR="00A555AB">
        <w:rPr>
          <w:rFonts w:ascii="Times New Roman" w:hAnsi="Times New Roman" w:cs="Times New Roman"/>
          <w:color w:val="FF0000"/>
          <w:sz w:val="24"/>
          <w:szCs w:val="24"/>
          <w:lang w:val="en-US"/>
        </w:rPr>
        <w:instrText xml:space="preserve"> ADDIN ZOTERO_ITEM CSL_CITATION {"citationID":"ARDFxZks","properties":{"formattedCitation":"(Furey et al. 2018)","plainCitation":"(Furey et al. 2018)","noteIndex":0},"citationItems":[{"id":2326,"uris":["http://zotero.org/users/local/9XAuDGlL/items/JZMBJTJC"],"itemData":{"id":2326,"type":"article-journal","abstract":"Animal migrations act to couple ecosystems and are undertaken by some of the world’s most endangered taxa. Predators often exploit migrant prey, but the movements taken by these consumers are rarely studied or understood. We define such movements, where migrant prey induce large-scale movements of predators, as migratory coupling. Migratory coupling can have ecological consequences for the participating prey, predators and the communities they traverse across the landscape. We review examples of migratory coupling in the literature and provide hypotheses regarding conditions favourable for their occurrence. We also provide a framework for interactions induced by migratory coupling and demonstrate their potential community-level impacts by examining other forms of spatial shifts in predators. Migratory coupling integrates the fields of landscape, movement, food web and community ecologies, and represents an understudied frontier in ecology.","container-title":"Nature Ecology &amp; Evolution","DOI":"10.1038/s41559-018-0711-3","ISSN":"2397-334X","issue":"12","language":"en","note":"number: 12\npublisher: Nature Publishing Group","page":"1846-1853","source":"www-nature-com.inee.bib.cnrs.fr","title":"Migratory coupling between predators and prey","volume":"2","author":[{"family":"Furey","given":"Nathan B."},{"family":"Armstrong","given":"Jonathan B."},{"family":"Beauchamp","given":"David A."},{"family":"Hinch","given":"Scott G."}],"issued":{"date-parts":[["2018",12]]}}}],"schema":"https://github.com/citation-style-language/schema/raw/master/csl-citation.json"} </w:instrText>
      </w:r>
      <w:r w:rsidR="00A555AB">
        <w:rPr>
          <w:rFonts w:ascii="Times New Roman" w:hAnsi="Times New Roman" w:cs="Times New Roman"/>
          <w:color w:val="FF0000"/>
          <w:sz w:val="24"/>
          <w:szCs w:val="24"/>
          <w:lang w:val="en-US"/>
        </w:rPr>
        <w:fldChar w:fldCharType="separate"/>
      </w:r>
      <w:r w:rsidR="00A555AB" w:rsidRPr="00BE4011">
        <w:rPr>
          <w:rFonts w:ascii="Times New Roman" w:hAnsi="Times New Roman" w:cs="Times New Roman"/>
          <w:sz w:val="24"/>
          <w:lang w:val="en-US"/>
          <w:rPrChange w:id="82" w:author="Sarah Benhaiem" w:date="2022-05-24T09:01:00Z">
            <w:rPr>
              <w:rFonts w:ascii="Times New Roman" w:hAnsi="Times New Roman" w:cs="Times New Roman"/>
              <w:sz w:val="24"/>
            </w:rPr>
          </w:rPrChange>
        </w:rPr>
        <w:t>(Furey et al. 2018)</w:t>
      </w:r>
      <w:r w:rsidR="00A555AB">
        <w:rPr>
          <w:rFonts w:ascii="Times New Roman" w:hAnsi="Times New Roman" w:cs="Times New Roman"/>
          <w:color w:val="FF0000"/>
          <w:sz w:val="24"/>
          <w:szCs w:val="24"/>
          <w:lang w:val="en-US"/>
        </w:rPr>
        <w:fldChar w:fldCharType="end"/>
      </w:r>
      <w:r w:rsidR="00A555AB">
        <w:rPr>
          <w:rFonts w:ascii="Times New Roman" w:hAnsi="Times New Roman" w:cs="Times New Roman"/>
          <w:color w:val="FF0000"/>
          <w:sz w:val="24"/>
          <w:szCs w:val="24"/>
          <w:lang w:val="en-US"/>
        </w:rPr>
        <w:t xml:space="preserve">. </w:t>
      </w:r>
    </w:p>
    <w:p w14:paraId="5B989340" w14:textId="68192E72" w:rsidR="008F3643" w:rsidRPr="00323C4C" w:rsidRDefault="009222C5" w:rsidP="00FA0725">
      <w:pPr>
        <w:spacing w:line="600" w:lineRule="auto"/>
        <w:ind w:firstLine="720"/>
        <w:jc w:val="both"/>
        <w:rPr>
          <w:rFonts w:ascii="Times New Roman" w:hAnsi="Times New Roman" w:cs="Times New Roman"/>
          <w:color w:val="000000" w:themeColor="text1"/>
          <w:sz w:val="24"/>
          <w:szCs w:val="24"/>
          <w:lang w:val="en-US"/>
        </w:rPr>
      </w:pPr>
      <w:r w:rsidRPr="00414083">
        <w:rPr>
          <w:rFonts w:ascii="Times New Roman" w:hAnsi="Times New Roman" w:cs="Times New Roman"/>
          <w:color w:val="000000" w:themeColor="text1"/>
          <w:sz w:val="24"/>
          <w:szCs w:val="24"/>
          <w:lang w:val="en-US"/>
        </w:rPr>
        <w:t>Even though l</w:t>
      </w:r>
      <w:r w:rsidR="008F3643" w:rsidRPr="00414083">
        <w:rPr>
          <w:rFonts w:ascii="Times New Roman" w:hAnsi="Times New Roman" w:cs="Times New Roman"/>
          <w:color w:val="000000" w:themeColor="text1"/>
          <w:sz w:val="24"/>
          <w:szCs w:val="24"/>
          <w:lang w:val="en-US"/>
        </w:rPr>
        <w:t>ow-ranking adult females commute more often</w:t>
      </w:r>
      <w:r w:rsidRPr="00414083">
        <w:rPr>
          <w:rFonts w:ascii="Times New Roman" w:hAnsi="Times New Roman" w:cs="Times New Roman"/>
          <w:color w:val="000000" w:themeColor="text1"/>
          <w:sz w:val="24"/>
          <w:szCs w:val="24"/>
          <w:lang w:val="en-US"/>
        </w:rPr>
        <w:t xml:space="preserve"> than high-ranking </w:t>
      </w:r>
      <w:del w:id="83" w:author="Sarah Benhaiem" w:date="2022-05-24T10:46:00Z">
        <w:r w:rsidRPr="00414083" w:rsidDel="0023586A">
          <w:rPr>
            <w:rFonts w:ascii="Times New Roman" w:hAnsi="Times New Roman" w:cs="Times New Roman"/>
            <w:color w:val="000000" w:themeColor="text1"/>
            <w:sz w:val="24"/>
            <w:szCs w:val="24"/>
            <w:lang w:val="en-US"/>
          </w:rPr>
          <w:delText>females</w:delText>
        </w:r>
        <w:r w:rsidR="00895774" w:rsidRPr="00414083" w:rsidDel="0023586A">
          <w:rPr>
            <w:rFonts w:ascii="Times New Roman" w:hAnsi="Times New Roman" w:cs="Times New Roman"/>
            <w:color w:val="000000" w:themeColor="text1"/>
            <w:sz w:val="24"/>
            <w:szCs w:val="24"/>
            <w:lang w:val="en-US"/>
          </w:rPr>
          <w:delText xml:space="preserve"> </w:delText>
        </w:r>
      </w:del>
      <w:ins w:id="84" w:author="Sarah Benhaiem" w:date="2022-05-24T10:46:00Z">
        <w:r w:rsidR="0023586A">
          <w:rPr>
            <w:rFonts w:ascii="Times New Roman" w:hAnsi="Times New Roman" w:cs="Times New Roman"/>
            <w:color w:val="000000" w:themeColor="text1"/>
            <w:sz w:val="24"/>
            <w:szCs w:val="24"/>
            <w:lang w:val="en-US"/>
          </w:rPr>
          <w:t>ones</w:t>
        </w:r>
        <w:r w:rsidR="0023586A" w:rsidRPr="00414083">
          <w:rPr>
            <w:rFonts w:ascii="Times New Roman" w:hAnsi="Times New Roman" w:cs="Times New Roman"/>
            <w:color w:val="000000" w:themeColor="text1"/>
            <w:sz w:val="24"/>
            <w:szCs w:val="24"/>
            <w:lang w:val="en-US"/>
          </w:rPr>
          <w:t xml:space="preserve"> </w:t>
        </w:r>
      </w:ins>
      <w:r w:rsidR="00895774" w:rsidRPr="00323C4C">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{"citationID":"JOPJ4O5n","properties":{"formattedCitation":"(Hofer &amp; East 2003; Gicquel et al. 2022)","plainCitation":"(Hofer &amp; East 2003; Gicquel et al. 2022)","noteIndex":0},"citationItems":[{"id":"3PXEn7Ky/d2qrx5ol","uris":["http://zotero.org/users/5432491/items/7LQ72BWZ"],"itemData":{"id":"tvZD7h7L/0Cr13pRJ","type":"article-journal","abstract":"We assessed the importance of three behavioral processes on the fitness of individual females as mediated via maternal care in matrilineally organized social groups of spotted hyenas Crocuta crocuta. These were maternal choice of foraging tactic, the maintenance of individual dominance rank (social status) within the adult female hierarchy, and the behavioral support provided by mothers to their daughters when daughters acquired their position in the adult female hierarchy. The effects of all behavioral processes were closely linked. Maternal care was dependent on maternal social status because high ranking females had priority of access to food, and individual maternal choice of foraging tactic was frequency – and social status-dependent when medium prey abundance provided an opportunity for such a choice. At medium prey abundance, low ranking females went on costly long distance commuting trips to forage on migratory herds outside the group territory, whereas high ranking females fed on kills within the group territory. As a consequence, offspring of high ranking females grew faster, had a higher chance of survival to adulthood, and thus high ranking females had a higher lifetime reproductive success. Daughters of high ranking females usually acquired a social status immediately below that of their mother provided they enjoyed the effective support from their mothers as coalition partners, and they gave birth to their first litter at an earlier age than daughters of low ranking mothers. Spotted hyenas are therefore an example of the ‘silver-spoon effect’. This study shows that the frequency-dependent outcome of behavioral processes can be a key determinant of maternal reproductive success in social carnivores and have a profound influence on the reproductive career prospects of offspring.","container-title":"Evolutionary Ecology","DOI":"10.1023/A:1027352517231","ISSN":"1573-8477","issue":"4","journalAbbreviation":"Evolutionary Ecology","language":"en","page":"315-331","source":"Springer Link","title":"Behavioral processes and costs of co-existence in female spotted hyenas: a life history perspective","title-short":"Behavioral processes and costs of co-existence in female spotted hyenas","volume":"17","author":[{"family":"Hofer","given":"Heribert"},{"family":"East","given":"Marion L."}],"issued":{"date-parts":[["2003",7,1]]}}},{"id":4395,"uris":["http://zotero.org/users/local/9XAuDGlL/items/C2ZTZMR7"],"itemData":{"id":4395,"type":"article-journal","abstract":"Little is known about potential cascading effects of climate change on the ability of predators to exploit mobile aggregations of prey with a spatiotemporal distribution largely determined by climatic conditions. If predators employ central-place foraging when rearing offspring, the ability of parents to locate sufficient prey could be reduced by climate change. In the Serengeti National Park, Tanzania, migratory species dominate mammalian herbivore biomass. These migratory herds exploit nutrient-rich vegetation on the southern plains in the rainy season and surface water in the northwest in the dry season. Female spotted hyenas Crocuta crocuta breed throughout the year and use long-distance central-place-foraging “commuting trips” to migratory herds to fuel lactation for ≥12 months. Changes in rainfall patterns that alter prey movements may decrease the ability of mothers to locate profitable foraging areas and thus increase their overall commuting effort, particularly for high-ranking females that have priority of access to food resources within their clan territory and thus less commuting experience. In hyena clan territories, this may be reflected by a decrease in migratory herd presence and a decrease in the presence of lactating females, as maternal den presence represents the opposite of commuting effort. We investigated the strength of the relationship between rainfall volume, migratory herd presence in three hyena clan territories, and the responses of lactating females to this climate/prey relationship in terms of maternal den presence, using an observation-based dataset spanning three decades. The probability of migratory herd presence in hyena clan territories increased with the amount of rainfall 2 months earlier, and maternal den presence increased with migratory herd presence. Rainfall volume substantially increased over 30 years, whereas the presence of migratory herds in hyena clans and the strength of the relationship between rainfall and migratory herd presence decreased. Hyenas thus adjusted well to the climate change-induced decreased the presence of migratory herds in their territories, since maternal den presence did not decrease over 30 years and still matched periods of high prey abundance, irrespective of female social status. These results suggest a high plasticity in the response of this keystone predator to environmental variability.","container-title":"Ecosphere","DOI":"10.1002/ecs2.4012","ISSN":"2150-8925","issue":"4","language":"en","note":"_eprint: https://onlinelibrary.wiley.com/doi/pdf/10.1002/ecs2.4012","page":"e4012","source":"Wiley Online Library","title":"Climate change does not decouple interactions between a central-place-foraging predator and its migratory prey","volume":"13","author":[{"family":"Gicquel","given":"Morgane"},{"family":"East","given":"Marion L."},{"family":"Hofer","given":"Heribert"},{"family":"Cubaynes","given":"Sarah"},{"family":"Benhaiem","given":"Sarah"}],"issued":{"date-parts":[["2022"]]}}}],"schema":"https://github.com/citation-style-language/schema/raw/master/csl-citation.json"} </w:instrText>
      </w:r>
      <w:r w:rsidR="00895774" w:rsidRPr="00323C4C">
        <w:rPr>
          <w:rFonts w:ascii="Times New Roman" w:hAnsi="Times New Roman" w:cs="Times New Roman"/>
          <w:color w:val="000000" w:themeColor="text1"/>
          <w:sz w:val="24"/>
          <w:szCs w:val="24"/>
          <w:lang w:val="en-US"/>
        </w:rPr>
        <w:fldChar w:fldCharType="separate"/>
      </w:r>
      <w:r w:rsidR="00895774" w:rsidRPr="0081546A">
        <w:rPr>
          <w:rFonts w:ascii="Times New Roman" w:hAnsi="Times New Roman" w:cs="Times New Roman"/>
          <w:sz w:val="24"/>
          <w:lang w:val="en-US"/>
        </w:rPr>
        <w:t>(Hofer &amp; East 2003; Gicquel et al. 2022)</w:t>
      </w:r>
      <w:r w:rsidR="00895774" w:rsidRPr="00323C4C">
        <w:rPr>
          <w:rFonts w:ascii="Times New Roman" w:hAnsi="Times New Roman" w:cs="Times New Roman"/>
          <w:color w:val="000000" w:themeColor="text1"/>
          <w:sz w:val="24"/>
          <w:szCs w:val="24"/>
          <w:lang w:val="en-US"/>
        </w:rPr>
        <w:fldChar w:fldCharType="end"/>
      </w:r>
      <w:r w:rsidR="00DF0BEF" w:rsidRPr="00323C4C">
        <w:rPr>
          <w:rFonts w:ascii="Times New Roman" w:hAnsi="Times New Roman" w:cs="Times New Roman"/>
          <w:color w:val="000000" w:themeColor="text1"/>
          <w:sz w:val="24"/>
          <w:szCs w:val="24"/>
          <w:lang w:val="en-US"/>
        </w:rPr>
        <w:t>,</w:t>
      </w:r>
      <w:r w:rsidR="008F3643" w:rsidRPr="00323C4C">
        <w:rPr>
          <w:rFonts w:ascii="Times New Roman" w:hAnsi="Times New Roman" w:cs="Times New Roman"/>
          <w:color w:val="000000" w:themeColor="text1"/>
          <w:sz w:val="24"/>
          <w:szCs w:val="24"/>
          <w:lang w:val="en-US"/>
        </w:rPr>
        <w:t xml:space="preserve"> </w:t>
      </w:r>
      <w:r w:rsidRPr="00323C4C">
        <w:rPr>
          <w:rFonts w:ascii="Times New Roman" w:hAnsi="Times New Roman" w:cs="Times New Roman"/>
          <w:color w:val="000000" w:themeColor="text1"/>
          <w:sz w:val="24"/>
          <w:szCs w:val="24"/>
          <w:lang w:val="en-US"/>
        </w:rPr>
        <w:t>they</w:t>
      </w:r>
      <w:r w:rsidR="008F3643" w:rsidRPr="00323C4C">
        <w:rPr>
          <w:rFonts w:ascii="Times New Roman" w:hAnsi="Times New Roman" w:cs="Times New Roman"/>
          <w:color w:val="000000" w:themeColor="text1"/>
          <w:sz w:val="24"/>
          <w:szCs w:val="24"/>
          <w:lang w:val="en-US"/>
        </w:rPr>
        <w:t xml:space="preserve"> </w:t>
      </w:r>
      <w:r w:rsidRPr="00323C4C">
        <w:rPr>
          <w:rFonts w:ascii="Times New Roman" w:hAnsi="Times New Roman" w:cs="Times New Roman"/>
          <w:color w:val="000000" w:themeColor="text1"/>
          <w:sz w:val="24"/>
          <w:szCs w:val="24"/>
          <w:lang w:val="en-US"/>
        </w:rPr>
        <w:t>were less often found as</w:t>
      </w:r>
      <w:r w:rsidR="00DF0BEF" w:rsidRPr="00323C4C">
        <w:rPr>
          <w:rFonts w:ascii="Times New Roman" w:hAnsi="Times New Roman" w:cs="Times New Roman"/>
          <w:color w:val="000000" w:themeColor="text1"/>
          <w:sz w:val="24"/>
          <w:szCs w:val="24"/>
          <w:lang w:val="en-US"/>
        </w:rPr>
        <w:t xml:space="preserve"> </w:t>
      </w:r>
      <w:r w:rsidR="008F3643" w:rsidRPr="00323C4C">
        <w:rPr>
          <w:rFonts w:ascii="Times New Roman" w:hAnsi="Times New Roman" w:cs="Times New Roman"/>
          <w:color w:val="000000" w:themeColor="text1"/>
          <w:sz w:val="24"/>
          <w:szCs w:val="24"/>
          <w:lang w:val="en-US"/>
        </w:rPr>
        <w:t xml:space="preserve">roadkills. </w:t>
      </w:r>
      <w:r w:rsidR="00884A03" w:rsidRPr="00323C4C">
        <w:rPr>
          <w:rFonts w:ascii="Times New Roman" w:hAnsi="Times New Roman" w:cs="Times New Roman"/>
          <w:color w:val="000000" w:themeColor="text1"/>
          <w:sz w:val="24"/>
          <w:szCs w:val="24"/>
          <w:lang w:val="en-US"/>
        </w:rPr>
        <w:t>A potential explanation is that</w:t>
      </w:r>
      <w:r w:rsidR="001E5C53" w:rsidRPr="00323C4C">
        <w:rPr>
          <w:rFonts w:ascii="Times New Roman" w:hAnsi="Times New Roman" w:cs="Times New Roman"/>
          <w:color w:val="000000" w:themeColor="text1"/>
          <w:sz w:val="24"/>
          <w:szCs w:val="24"/>
          <w:lang w:val="en-US"/>
        </w:rPr>
        <w:t xml:space="preserve"> while high ranking females</w:t>
      </w:r>
      <w:r w:rsidR="004300DF" w:rsidRPr="00323C4C">
        <w:rPr>
          <w:rFonts w:ascii="Times New Roman" w:hAnsi="Times New Roman" w:cs="Times New Roman"/>
          <w:color w:val="000000" w:themeColor="text1"/>
          <w:sz w:val="24"/>
          <w:szCs w:val="24"/>
          <w:lang w:val="en-US"/>
        </w:rPr>
        <w:t xml:space="preserve"> mostly</w:t>
      </w:r>
      <w:r w:rsidR="001E5C53" w:rsidRPr="00323C4C">
        <w:rPr>
          <w:rFonts w:ascii="Times New Roman" w:hAnsi="Times New Roman" w:cs="Times New Roman"/>
          <w:color w:val="000000" w:themeColor="text1"/>
          <w:sz w:val="24"/>
          <w:szCs w:val="24"/>
          <w:lang w:val="en-US"/>
        </w:rPr>
        <w:t xml:space="preserve"> </w:t>
      </w:r>
      <w:r w:rsidR="004300DF" w:rsidRPr="00323C4C">
        <w:rPr>
          <w:rFonts w:ascii="Times New Roman" w:hAnsi="Times New Roman" w:cs="Times New Roman"/>
          <w:color w:val="000000" w:themeColor="text1"/>
          <w:sz w:val="24"/>
          <w:szCs w:val="24"/>
          <w:lang w:val="en-US"/>
        </w:rPr>
        <w:t>commute between dawn and dusk,</w:t>
      </w:r>
      <w:r w:rsidR="00884A03" w:rsidRPr="00323C4C">
        <w:rPr>
          <w:rFonts w:ascii="Times New Roman" w:hAnsi="Times New Roman" w:cs="Times New Roman"/>
          <w:color w:val="000000" w:themeColor="text1"/>
          <w:sz w:val="24"/>
          <w:szCs w:val="24"/>
          <w:lang w:val="en-US"/>
        </w:rPr>
        <w:t xml:space="preserve"> low ranking females</w:t>
      </w:r>
      <w:r w:rsidR="00E0397D" w:rsidRPr="00323C4C">
        <w:rPr>
          <w:rFonts w:ascii="Times New Roman" w:hAnsi="Times New Roman" w:cs="Times New Roman"/>
          <w:color w:val="000000" w:themeColor="text1"/>
          <w:sz w:val="24"/>
          <w:szCs w:val="24"/>
          <w:lang w:val="en-US"/>
        </w:rPr>
        <w:t xml:space="preserve"> may</w:t>
      </w:r>
      <w:r w:rsidR="001E5C53" w:rsidRPr="00323C4C">
        <w:rPr>
          <w:rFonts w:ascii="Times New Roman" w:hAnsi="Times New Roman" w:cs="Times New Roman"/>
          <w:color w:val="000000" w:themeColor="text1"/>
          <w:sz w:val="24"/>
          <w:szCs w:val="24"/>
          <w:lang w:val="en-US"/>
        </w:rPr>
        <w:t xml:space="preserve"> commute in daylight more often</w:t>
      </w:r>
      <w:r w:rsidR="003C2EBF" w:rsidRPr="00323C4C">
        <w:rPr>
          <w:rFonts w:ascii="Times New Roman" w:hAnsi="Times New Roman" w:cs="Times New Roman"/>
          <w:color w:val="000000" w:themeColor="text1"/>
          <w:sz w:val="24"/>
          <w:szCs w:val="24"/>
          <w:lang w:val="en-US"/>
        </w:rPr>
        <w:t xml:space="preserve"> despite risks of overheating</w:t>
      </w:r>
      <w:r w:rsidR="001E5C53" w:rsidRPr="00323C4C">
        <w:rPr>
          <w:rFonts w:ascii="Times New Roman" w:hAnsi="Times New Roman" w:cs="Times New Roman"/>
          <w:color w:val="000000" w:themeColor="text1"/>
          <w:sz w:val="24"/>
          <w:szCs w:val="24"/>
          <w:lang w:val="en-US"/>
        </w:rPr>
        <w:t xml:space="preserve"> </w:t>
      </w:r>
      <w:r w:rsidR="00E0397D" w:rsidRPr="00323C4C">
        <w:rPr>
          <w:rFonts w:ascii="Times New Roman" w:hAnsi="Times New Roman" w:cs="Times New Roman"/>
          <w:color w:val="000000" w:themeColor="text1"/>
          <w:sz w:val="24"/>
          <w:szCs w:val="24"/>
          <w:lang w:val="en-US"/>
        </w:rPr>
        <w:t xml:space="preserve">to (i) avoid confrontations with higher ranking females upon arrival at the communal den and (ii) </w:t>
      </w:r>
      <w:r w:rsidR="00E24682" w:rsidRPr="00323C4C">
        <w:rPr>
          <w:rFonts w:ascii="Times New Roman" w:hAnsi="Times New Roman" w:cs="Times New Roman"/>
          <w:color w:val="000000" w:themeColor="text1"/>
          <w:sz w:val="24"/>
          <w:szCs w:val="24"/>
          <w:lang w:val="en-US"/>
        </w:rPr>
        <w:t>reduce the time away from their</w:t>
      </w:r>
      <w:r w:rsidR="003C2EBF" w:rsidRPr="00323C4C">
        <w:rPr>
          <w:rFonts w:ascii="Times New Roman" w:hAnsi="Times New Roman" w:cs="Times New Roman"/>
          <w:color w:val="000000" w:themeColor="text1"/>
          <w:sz w:val="24"/>
          <w:szCs w:val="24"/>
          <w:lang w:val="en-US"/>
        </w:rPr>
        <w:t xml:space="preserve"> maternal den </w:t>
      </w:r>
      <w:r w:rsidR="00E24682" w:rsidRPr="00323C4C">
        <w:rPr>
          <w:rFonts w:ascii="Times New Roman" w:hAnsi="Times New Roman" w:cs="Times New Roman"/>
          <w:color w:val="000000" w:themeColor="text1"/>
          <w:sz w:val="24"/>
          <w:szCs w:val="24"/>
          <w:lang w:val="en-US"/>
        </w:rPr>
        <w:t xml:space="preserve">to maximize </w:t>
      </w:r>
      <w:r w:rsidR="003C2EBF" w:rsidRPr="00323C4C">
        <w:rPr>
          <w:rFonts w:ascii="Times New Roman" w:hAnsi="Times New Roman" w:cs="Times New Roman"/>
          <w:color w:val="000000" w:themeColor="text1"/>
          <w:sz w:val="24"/>
          <w:szCs w:val="24"/>
          <w:lang w:val="en-US"/>
        </w:rPr>
        <w:t xml:space="preserve">provisioning rates to </w:t>
      </w:r>
      <w:r w:rsidR="00E24682" w:rsidRPr="00323C4C">
        <w:rPr>
          <w:rFonts w:ascii="Times New Roman" w:hAnsi="Times New Roman" w:cs="Times New Roman"/>
          <w:color w:val="000000" w:themeColor="text1"/>
          <w:sz w:val="24"/>
          <w:szCs w:val="24"/>
          <w:lang w:val="en-US"/>
        </w:rPr>
        <w:t xml:space="preserve">their </w:t>
      </w:r>
      <w:r w:rsidR="003C2EBF" w:rsidRPr="00323C4C">
        <w:rPr>
          <w:rFonts w:ascii="Times New Roman" w:hAnsi="Times New Roman" w:cs="Times New Roman"/>
          <w:color w:val="000000" w:themeColor="text1"/>
          <w:sz w:val="24"/>
          <w:szCs w:val="24"/>
          <w:lang w:val="en-US"/>
        </w:rPr>
        <w:t xml:space="preserve">cubs </w:t>
      </w:r>
      <w:r w:rsidR="00E24682" w:rsidRPr="00323C4C">
        <w:rPr>
          <w:rFonts w:ascii="Times New Roman" w:hAnsi="Times New Roman" w:cs="Times New Roman"/>
          <w:color w:val="000000" w:themeColor="text1"/>
          <w:sz w:val="24"/>
          <w:szCs w:val="24"/>
          <w:lang w:val="en-US"/>
        </w:rPr>
        <w:t xml:space="preserve">who are smaller and have lower survival than those of high-ranking females </w:t>
      </w:r>
      <w:r w:rsidR="00E24682" w:rsidRPr="00323C4C">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{"citationID":"puVa7Kjx","properties":{"formattedCitation":"(Hofer &amp; East 2003)","plainCitation":"(Hofer &amp; East 2003)","noteIndex":0},"citationItems":[{"id":"3PXEn7Ky/d2qrx5ol","uris":["http://zotero.org/users/5432491/items/7LQ72BWZ"],"itemData":{"id":"D5aOFd8c/OEChw1IU","type":"article-journal","abstract":"We assessed the importance of three behavioral processes on the fitness of individual females as mediated via maternal care in matrilineally organized social groups of spotted hyenas Crocuta crocuta. These were maternal choice of foraging tactic, the maintenance of individual dominance rank (social status) within the adult female hierarchy, and the behavioral support provided by mothers to their daughters when daughters acquired their position in the adult female hierarchy. The effects of all behavioral processes were closely linked. Maternal care was dependent on maternal social status because high ranking females had priority of access to food, and individual maternal choice of foraging tactic was frequency – and social status-dependent when medium prey abundance provided an opportunity for such a choice. At medium prey abundance, low ranking females went on costly long distance commuting trips to forage on migratory herds outside the group territory, whereas high ranking females fed on kills within the group territory. As a consequence, offspring of high ranking females grew faster, had a higher chance of survival to adulthood, and thus high ranking females had a higher lifetime reproductive success. Daughters of high ranking females usually acquired a social status immediately below that of their mother provided they enjoyed the effective support from their mothers as coalition partners, and they gave birth to their first litter at an earlier age than daughters of low ranking mothers. Spotted hyenas are therefore an example of the ‘silver-spoon effect’. This study shows that the frequency-dependent outcome of behavioral processes can be a key determinant of maternal reproductive success in social carnivores and have a profound influence on the reproductive career prospects of offspring.","container-title":"Evolutionary Ecology","DOI":"10.1023/A:1027352517231","ISSN":"1573-8477","issue":"4","journalAbbreviation":"Evolutionary Ecology","language":"en","page":"315-331","source":"Springer Link","title":"Behavioral processes and costs of co-existence in female spotted hyenas: a life history perspective","title-short":"Behavioral processes and costs of co-existence in female spotted hyenas","volume":"17","author":[{"family":"Hofer","given":"Heribert"},{"family":"East","given":"Marion L."}],"issued":{"date-parts":[["2003",7,1]]}}}],"schema":"https://github.com/citation-style-language/schema/raw/master/csl-citation.json"} </w:instrText>
      </w:r>
      <w:r w:rsidR="00E24682" w:rsidRPr="00323C4C">
        <w:rPr>
          <w:rFonts w:ascii="Times New Roman" w:hAnsi="Times New Roman" w:cs="Times New Roman"/>
          <w:color w:val="000000" w:themeColor="text1"/>
          <w:sz w:val="24"/>
          <w:szCs w:val="24"/>
          <w:lang w:val="en-US"/>
        </w:rPr>
        <w:fldChar w:fldCharType="separate"/>
      </w:r>
      <w:r w:rsidR="00E24682" w:rsidRPr="0081546A">
        <w:rPr>
          <w:rFonts w:ascii="Times New Roman" w:hAnsi="Times New Roman" w:cs="Times New Roman"/>
          <w:sz w:val="24"/>
          <w:lang w:val="en-US"/>
        </w:rPr>
        <w:t>(Hofer &amp; East 2003)</w:t>
      </w:r>
      <w:r w:rsidR="00E24682" w:rsidRPr="00323C4C">
        <w:rPr>
          <w:rFonts w:ascii="Times New Roman" w:hAnsi="Times New Roman" w:cs="Times New Roman"/>
          <w:color w:val="000000" w:themeColor="text1"/>
          <w:sz w:val="24"/>
          <w:szCs w:val="24"/>
          <w:lang w:val="en-US"/>
        </w:rPr>
        <w:fldChar w:fldCharType="end"/>
      </w:r>
      <w:r w:rsidR="00E24682" w:rsidRPr="00323C4C">
        <w:rPr>
          <w:rFonts w:ascii="Times New Roman" w:hAnsi="Times New Roman" w:cs="Times New Roman"/>
          <w:color w:val="000000" w:themeColor="text1"/>
          <w:sz w:val="24"/>
          <w:szCs w:val="24"/>
          <w:lang w:val="en-US"/>
        </w:rPr>
        <w:t xml:space="preserve">. </w:t>
      </w:r>
      <w:r w:rsidR="00A04370" w:rsidRPr="00323C4C">
        <w:rPr>
          <w:rFonts w:ascii="Times New Roman" w:hAnsi="Times New Roman" w:cs="Times New Roman"/>
          <w:color w:val="000000" w:themeColor="text1"/>
          <w:sz w:val="24"/>
          <w:szCs w:val="24"/>
          <w:lang w:val="en-US"/>
        </w:rPr>
        <w:t xml:space="preserve">By doing so, low-ranking female travel while </w:t>
      </w:r>
      <w:r w:rsidR="00FA0725" w:rsidRPr="00323C4C">
        <w:rPr>
          <w:rFonts w:ascii="Times New Roman" w:hAnsi="Times New Roman" w:cs="Times New Roman"/>
          <w:color w:val="000000" w:themeColor="text1"/>
          <w:sz w:val="24"/>
          <w:szCs w:val="24"/>
          <w:lang w:val="en-US"/>
        </w:rPr>
        <w:t>visibility is higher which</w:t>
      </w:r>
      <w:r w:rsidR="00A04370" w:rsidRPr="00323C4C">
        <w:rPr>
          <w:rFonts w:ascii="Times New Roman" w:hAnsi="Times New Roman" w:cs="Times New Roman"/>
          <w:color w:val="000000" w:themeColor="text1"/>
          <w:sz w:val="24"/>
          <w:szCs w:val="24"/>
          <w:lang w:val="en-US"/>
        </w:rPr>
        <w:t xml:space="preserve"> may incidentally reduce their risk of being killed by a vehicle.</w:t>
      </w:r>
      <w:r w:rsidR="00884A03" w:rsidRPr="00323C4C">
        <w:rPr>
          <w:rFonts w:ascii="Times New Roman" w:hAnsi="Times New Roman" w:cs="Times New Roman"/>
          <w:color w:val="000000" w:themeColor="text1"/>
          <w:sz w:val="24"/>
          <w:szCs w:val="24"/>
          <w:lang w:val="en-US"/>
        </w:rPr>
        <w:t xml:space="preserve"> </w:t>
      </w:r>
      <w:r w:rsidR="00FA0725" w:rsidRPr="00323C4C">
        <w:rPr>
          <w:rFonts w:ascii="Times New Roman" w:hAnsi="Times New Roman" w:cs="Times New Roman"/>
          <w:color w:val="000000" w:themeColor="text1"/>
          <w:sz w:val="24"/>
          <w:szCs w:val="24"/>
          <w:lang w:val="en-US"/>
        </w:rPr>
        <w:t>Alternatively, p</w:t>
      </w:r>
      <w:r w:rsidR="004D2419" w:rsidRPr="00323C4C">
        <w:rPr>
          <w:rFonts w:ascii="Times New Roman" w:hAnsi="Times New Roman" w:cs="Times New Roman"/>
          <w:color w:val="000000" w:themeColor="text1"/>
          <w:sz w:val="24"/>
          <w:szCs w:val="24"/>
          <w:lang w:val="en-US"/>
        </w:rPr>
        <w:t xml:space="preserve">ersonality and individual experience may modulate roadkill risks in wild species (e.g. </w:t>
      </w:r>
      <w:r w:rsidR="004D2419" w:rsidRPr="00323C4C">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{"citationID":"mjlehvpk","properties":{"formattedCitation":"(Ascens\\uc0\\u227{}o et al. 2014; Murray &amp; St. Clair 2015)","plainCitation":"(Ascensão et al. 2014; Murray &amp; St. Clair 2015)","noteIndex":0},"citationItems":[{"id":"3PXEn7Ky/b9GHGdgB","uris":["http://zotero.org/users/5432491/items/DET8WWR6"],"itemData":{"id":4485,"type":"article-journal","abstract":"Efforts to reduce the negative impacts of roads on wildlife may be hindered if individuals within the population vary widely in their responses to roads and mitigation strategies ignore this variability. This knowledge is particularly important for medium-sized carnivores as they are vulnerable to road mortality, while also known to use available road passages (e.g., drainage culverts) for safely crossing highways. Our goal in this study was to assess whether this apparently contradictory pattern of high road-kill numbers associated with a regular use of road passages is attributable to the variation in behavioral responses toward the highway between individuals. We investigated the responses of seven radio-tracked stone martens (Martes foina) to a highway by measuring their utilization distribution, response turning angles and highway crossing patterns. We compared the observed responses to simulated movement parameterized by the observed space use and movement characteristics of each individual, but naïve to the presence of the highway. Our results suggested that martens demonstrate a diversity of responses to the highway, including attraction, indifference, or avoidance. Martens also varied in their highway crossing patterns, with some crossing repeatedly at the same location (often coincident with highway passages). We suspect that the response variability derives from the individual's familiarity of the landscape, including their awareness of highway passage locations. Because of these variable yet potentially attributable responses, we support the use of exclusionary fencing to guide transient (e.g., dispersers) individuals to existing passages to reduce the road-kill risk.","container-title":"PLOS ONE","DOI":"10.1371/journal.pone.0103544","ISSN":"1932-6203","issue":"7","journalAbbreviation":"PLOS ONE","language":"en","note":"publisher: Public Library of Science","page":"e103544","source":"PLoS Journals","title":"Inter-Individual Variability of Stone Marten Behavioral Responses to a Highway","volume":"9","author":[{"family":"Ascensão","given":"Fernando"},{"family":"Grilo","given":"Clara"},{"family":"LaPoint","given":"Scott"},{"family":"Tracey","given":"Jeff"},{"family":"Clevenger","given":"Anthony P."},{"family":"Santos-Reis","given":"Margarida"}],"issued":{"date-parts":[["2014",7,29]]}}},{"id":"3PXEn7Ky/7YOxPQoA","uris":["http://zotero.org/users/5432491/items/IY45GUTI"],"itemData":{"id":4779,"type":"article-journal","container-title":"Behavioral Ecology","DOI":"10.1093/beheco/arv102","ISSN":"1045-2249, 1465-7279","issue":"6","journalAbbreviation":"BEHECO","language":"en","page":"1520-1527","source":"DOI.org (Crossref)","title":"Individual flexibility in nocturnal activity reduces risk of road mortality for an urban carnivore","volume":"26","author":[{"family":"Murray","given":"Maureen H."},{"family":"St. Clair","given":"Colleen Cassady"}],"issued":{"date-parts":[["2015"]]}}}],"schema":"https://github.com/citation-style-language/schema/raw/master/csl-citation.json"} </w:instrText>
      </w:r>
      <w:r w:rsidR="004D2419" w:rsidRPr="00323C4C">
        <w:rPr>
          <w:rFonts w:ascii="Times New Roman" w:hAnsi="Times New Roman" w:cs="Times New Roman"/>
          <w:color w:val="000000" w:themeColor="text1"/>
          <w:sz w:val="24"/>
          <w:szCs w:val="24"/>
          <w:lang w:val="en-US"/>
        </w:rPr>
        <w:fldChar w:fldCharType="separate"/>
      </w:r>
      <w:r w:rsidR="004D2419" w:rsidRPr="009D52EA">
        <w:rPr>
          <w:rFonts w:ascii="Times New Roman" w:hAnsi="Times New Roman" w:cs="Times New Roman"/>
          <w:sz w:val="24"/>
          <w:szCs w:val="24"/>
          <w:highlight w:val="yellow"/>
          <w:lang w:val="en-US"/>
          <w:rPrChange w:id="85" w:author="Sarah Benhaiem" w:date="2022-05-24T10:47:00Z">
            <w:rPr>
              <w:rFonts w:ascii="Times New Roman" w:hAnsi="Times New Roman" w:cs="Times New Roman"/>
              <w:sz w:val="24"/>
              <w:szCs w:val="24"/>
              <w:lang w:val="en-US"/>
            </w:rPr>
          </w:rPrChange>
        </w:rPr>
        <w:t>(</w:t>
      </w:r>
      <w:r w:rsidR="004D2419" w:rsidRPr="00323C4C">
        <w:rPr>
          <w:rFonts w:ascii="Times New Roman" w:hAnsi="Times New Roman" w:cs="Times New Roman"/>
          <w:sz w:val="24"/>
          <w:szCs w:val="24"/>
          <w:lang w:val="en-US"/>
        </w:rPr>
        <w:t>Ascensão et al. 2014; Murray &amp; St. Clair 2015</w:t>
      </w:r>
      <w:r w:rsidR="004D2419" w:rsidRPr="009D52EA">
        <w:rPr>
          <w:rFonts w:ascii="Times New Roman" w:hAnsi="Times New Roman" w:cs="Times New Roman"/>
          <w:sz w:val="24"/>
          <w:szCs w:val="24"/>
          <w:highlight w:val="yellow"/>
          <w:lang w:val="en-US"/>
          <w:rPrChange w:id="86" w:author="Sarah Benhaiem" w:date="2022-05-24T10:47:00Z">
            <w:rPr>
              <w:rFonts w:ascii="Times New Roman" w:hAnsi="Times New Roman" w:cs="Times New Roman"/>
              <w:sz w:val="24"/>
              <w:szCs w:val="24"/>
              <w:lang w:val="en-US"/>
            </w:rPr>
          </w:rPrChange>
        </w:rPr>
        <w:t>)</w:t>
      </w:r>
      <w:r w:rsidR="004D2419" w:rsidRPr="00323C4C">
        <w:rPr>
          <w:rFonts w:ascii="Times New Roman" w:hAnsi="Times New Roman" w:cs="Times New Roman"/>
          <w:color w:val="000000" w:themeColor="text1"/>
          <w:sz w:val="24"/>
          <w:szCs w:val="24"/>
          <w:lang w:val="en-US"/>
        </w:rPr>
        <w:fldChar w:fldCharType="end"/>
      </w:r>
      <w:r w:rsidR="004D2419" w:rsidRPr="00323C4C">
        <w:rPr>
          <w:rFonts w:ascii="Times New Roman" w:hAnsi="Times New Roman" w:cs="Times New Roman"/>
          <w:color w:val="000000" w:themeColor="text1"/>
          <w:sz w:val="24"/>
          <w:szCs w:val="24"/>
          <w:lang w:val="en-US"/>
        </w:rPr>
        <w:t xml:space="preserve">). </w:t>
      </w:r>
      <w:r w:rsidRPr="00323C4C">
        <w:rPr>
          <w:rFonts w:ascii="Times New Roman" w:hAnsi="Times New Roman" w:cs="Times New Roman"/>
          <w:color w:val="000000" w:themeColor="text1"/>
          <w:sz w:val="24"/>
          <w:szCs w:val="24"/>
          <w:lang w:val="en-US"/>
        </w:rPr>
        <w:t>It is possible that more frequent</w:t>
      </w:r>
      <w:r w:rsidR="008F3643" w:rsidRPr="00323C4C">
        <w:rPr>
          <w:rFonts w:ascii="Times New Roman" w:hAnsi="Times New Roman" w:cs="Times New Roman"/>
          <w:color w:val="000000" w:themeColor="text1"/>
          <w:sz w:val="24"/>
          <w:szCs w:val="24"/>
          <w:lang w:val="en-US"/>
        </w:rPr>
        <w:t xml:space="preserve"> commuting </w:t>
      </w:r>
      <w:r w:rsidRPr="00323C4C">
        <w:rPr>
          <w:rFonts w:ascii="Times New Roman" w:hAnsi="Times New Roman" w:cs="Times New Roman"/>
          <w:color w:val="000000" w:themeColor="text1"/>
          <w:sz w:val="24"/>
          <w:szCs w:val="24"/>
          <w:lang w:val="en-US"/>
        </w:rPr>
        <w:t>might</w:t>
      </w:r>
      <w:r w:rsidR="008F3643" w:rsidRPr="00323C4C">
        <w:rPr>
          <w:rFonts w:ascii="Times New Roman" w:hAnsi="Times New Roman" w:cs="Times New Roman"/>
          <w:color w:val="000000" w:themeColor="text1"/>
          <w:sz w:val="24"/>
          <w:szCs w:val="24"/>
          <w:lang w:val="en-US"/>
        </w:rPr>
        <w:t xml:space="preserve"> </w:t>
      </w:r>
      <w:r w:rsidR="00F06D2F" w:rsidRPr="00323C4C">
        <w:rPr>
          <w:rFonts w:ascii="Times New Roman" w:hAnsi="Times New Roman" w:cs="Times New Roman"/>
          <w:color w:val="000000" w:themeColor="text1"/>
          <w:sz w:val="24"/>
          <w:szCs w:val="24"/>
          <w:lang w:val="en-US"/>
        </w:rPr>
        <w:t xml:space="preserve">decrease road mortality risk to some extent </w:t>
      </w:r>
      <w:r w:rsidR="008F3643" w:rsidRPr="00323C4C">
        <w:rPr>
          <w:rFonts w:ascii="Times New Roman" w:hAnsi="Times New Roman" w:cs="Times New Roman"/>
          <w:color w:val="000000" w:themeColor="text1"/>
          <w:sz w:val="24"/>
          <w:szCs w:val="24"/>
          <w:lang w:val="en-US"/>
        </w:rPr>
        <w:t>through learning and experience</w:t>
      </w:r>
      <w:r w:rsidR="001308C2" w:rsidRPr="00323C4C">
        <w:rPr>
          <w:rFonts w:ascii="Times New Roman" w:hAnsi="Times New Roman" w:cs="Times New Roman"/>
          <w:color w:val="000000" w:themeColor="text1"/>
          <w:sz w:val="24"/>
          <w:szCs w:val="24"/>
          <w:lang w:val="en-US"/>
        </w:rPr>
        <w:t xml:space="preserve">. </w:t>
      </w:r>
    </w:p>
    <w:p w14:paraId="6FAD9067" w14:textId="54FEAA2D" w:rsidR="00F205FD" w:rsidRDefault="008F3643" w:rsidP="007425B1">
      <w:pPr>
        <w:spacing w:line="600" w:lineRule="auto"/>
        <w:ind w:firstLine="720"/>
        <w:jc w:val="both"/>
        <w:rPr>
          <w:rFonts w:ascii="Times New Roman" w:hAnsi="Times New Roman" w:cs="Times New Roman"/>
          <w:color w:val="000000" w:themeColor="text1"/>
          <w:sz w:val="24"/>
          <w:szCs w:val="24"/>
          <w:lang w:val="en-US"/>
        </w:rPr>
      </w:pPr>
      <w:r w:rsidRPr="00893966">
        <w:rPr>
          <w:rFonts w:ascii="Times New Roman" w:hAnsi="Times New Roman" w:cs="Times New Roman"/>
          <w:bCs/>
          <w:sz w:val="24"/>
          <w:szCs w:val="24"/>
          <w:lang w:val="en-US"/>
        </w:rPr>
        <w:t xml:space="preserve">Our </w:t>
      </w:r>
      <w:r w:rsidRPr="00893966">
        <w:rPr>
          <w:rFonts w:ascii="Times New Roman" w:hAnsi="Times New Roman" w:cs="Times New Roman"/>
          <w:color w:val="000000" w:themeColor="text1"/>
          <w:sz w:val="24"/>
          <w:szCs w:val="24"/>
          <w:lang w:val="en-US"/>
        </w:rPr>
        <w:t>estimate</w:t>
      </w:r>
      <w:r w:rsidR="00C44F95" w:rsidRPr="00893966">
        <w:rPr>
          <w:rFonts w:ascii="Times New Roman" w:hAnsi="Times New Roman" w:cs="Times New Roman"/>
          <w:color w:val="000000" w:themeColor="text1"/>
          <w:sz w:val="24"/>
          <w:szCs w:val="24"/>
          <w:lang w:val="en-US"/>
        </w:rPr>
        <w:t>s</w:t>
      </w:r>
      <w:r w:rsidRPr="00893966">
        <w:rPr>
          <w:rFonts w:ascii="Times New Roman" w:hAnsi="Times New Roman" w:cs="Times New Roman"/>
          <w:color w:val="000000" w:themeColor="text1"/>
          <w:sz w:val="24"/>
          <w:szCs w:val="24"/>
          <w:lang w:val="en-US"/>
        </w:rPr>
        <w:t xml:space="preserve"> of roadkill rate</w:t>
      </w:r>
      <w:r w:rsidR="00BE6473" w:rsidRPr="00893966">
        <w:rPr>
          <w:rFonts w:ascii="Times New Roman" w:hAnsi="Times New Roman" w:cs="Times New Roman"/>
          <w:color w:val="000000" w:themeColor="text1"/>
          <w:sz w:val="24"/>
          <w:szCs w:val="24"/>
          <w:lang w:val="en-US"/>
        </w:rPr>
        <w:t>s</w:t>
      </w:r>
      <w:r w:rsidR="000017BC" w:rsidRPr="00893966">
        <w:rPr>
          <w:rFonts w:ascii="Times New Roman" w:hAnsi="Times New Roman" w:cs="Times New Roman"/>
          <w:color w:val="000000" w:themeColor="text1"/>
          <w:sz w:val="24"/>
          <w:szCs w:val="24"/>
          <w:lang w:val="en-US"/>
        </w:rPr>
        <w:t xml:space="preserve"> for hyenas</w:t>
      </w:r>
      <w:r w:rsidR="00BE6473" w:rsidRPr="00893966">
        <w:rPr>
          <w:rFonts w:ascii="Times New Roman" w:hAnsi="Times New Roman" w:cs="Times New Roman"/>
          <w:color w:val="000000" w:themeColor="text1"/>
          <w:sz w:val="24"/>
          <w:szCs w:val="24"/>
          <w:lang w:val="en-US"/>
        </w:rPr>
        <w:t xml:space="preserve"> on </w:t>
      </w:r>
      <w:r w:rsidR="007406D0">
        <w:rPr>
          <w:rFonts w:ascii="Times New Roman" w:hAnsi="Times New Roman" w:cs="Times New Roman"/>
          <w:color w:val="000000" w:themeColor="text1"/>
          <w:sz w:val="24"/>
          <w:szCs w:val="24"/>
          <w:lang w:val="en-US"/>
        </w:rPr>
        <w:t xml:space="preserve">main </w:t>
      </w:r>
      <w:r w:rsidR="00FF00BA" w:rsidRPr="00893966">
        <w:rPr>
          <w:rFonts w:ascii="Times New Roman" w:hAnsi="Times New Roman" w:cs="Times New Roman"/>
          <w:color w:val="000000" w:themeColor="text1"/>
          <w:sz w:val="24"/>
          <w:szCs w:val="24"/>
          <w:lang w:val="en-US"/>
        </w:rPr>
        <w:t>roads</w:t>
      </w:r>
      <w:r w:rsidRPr="00893966">
        <w:rPr>
          <w:rFonts w:ascii="Times New Roman" w:hAnsi="Times New Roman" w:cs="Times New Roman"/>
          <w:color w:val="000000" w:themeColor="text1"/>
          <w:sz w:val="24"/>
          <w:szCs w:val="24"/>
          <w:lang w:val="en-US"/>
        </w:rPr>
        <w:t xml:space="preserve"> </w:t>
      </w:r>
      <w:r w:rsidR="007406D0">
        <w:rPr>
          <w:rFonts w:ascii="Times New Roman" w:hAnsi="Times New Roman" w:cs="Times New Roman"/>
          <w:color w:val="000000" w:themeColor="text1"/>
          <w:sz w:val="24"/>
          <w:szCs w:val="24"/>
          <w:lang w:val="en-US"/>
        </w:rPr>
        <w:t>(</w:t>
      </w:r>
      <w:r w:rsidR="007406D0" w:rsidRPr="00A608B8">
        <w:rPr>
          <w:rFonts w:ascii="Times New Roman" w:hAnsi="Times New Roman" w:cs="Times New Roman"/>
          <w:color w:val="000000" w:themeColor="text1"/>
          <w:sz w:val="24"/>
          <w:szCs w:val="24"/>
          <w:lang w:val="en-US"/>
        </w:rPr>
        <w:t>0.75</w:t>
      </w:r>
      <w:r w:rsidR="007406D0">
        <w:rPr>
          <w:rFonts w:ascii="Times New Roman" w:hAnsi="Times New Roman" w:cs="Times New Roman"/>
          <w:color w:val="000000" w:themeColor="text1"/>
          <w:sz w:val="24"/>
          <w:szCs w:val="24"/>
          <w:lang w:val="en-US"/>
        </w:rPr>
        <w:t xml:space="preserve"> </w:t>
      </w:r>
      <w:r w:rsidR="007406D0" w:rsidRPr="00A608B8">
        <w:rPr>
          <w:rFonts w:ascii="Times New Roman" w:hAnsi="Times New Roman" w:cs="Times New Roman"/>
          <w:color w:val="000000" w:themeColor="text1"/>
          <w:sz w:val="24"/>
          <w:szCs w:val="24"/>
          <w:lang w:val="en-US"/>
        </w:rPr>
        <w:t>hyena/100 km/year</w:t>
      </w:r>
      <w:r w:rsidR="007406D0">
        <w:rPr>
          <w:rFonts w:ascii="Times New Roman" w:hAnsi="Times New Roman" w:cs="Times New Roman"/>
          <w:color w:val="000000" w:themeColor="text1"/>
          <w:sz w:val="24"/>
          <w:szCs w:val="24"/>
          <w:lang w:val="en-US"/>
        </w:rPr>
        <w:t xml:space="preserve">, </w:t>
      </w:r>
      <w:r w:rsidR="007406D0" w:rsidRPr="00A608B8">
        <w:rPr>
          <w:rFonts w:ascii="Times New Roman" w:hAnsi="Times New Roman" w:cs="Times New Roman"/>
          <w:color w:val="000000" w:themeColor="text1"/>
          <w:sz w:val="24"/>
          <w:szCs w:val="24"/>
          <w:lang w:val="en-US"/>
        </w:rPr>
        <w:t>CI:</w:t>
      </w:r>
      <w:r w:rsidR="00996819">
        <w:rPr>
          <w:rFonts w:ascii="Times New Roman" w:hAnsi="Times New Roman" w:cs="Times New Roman"/>
          <w:color w:val="000000" w:themeColor="text1"/>
          <w:sz w:val="24"/>
          <w:szCs w:val="24"/>
          <w:lang w:val="en-US"/>
        </w:rPr>
        <w:t> </w:t>
      </w:r>
      <w:r w:rsidR="007406D0" w:rsidRPr="00A608B8">
        <w:rPr>
          <w:rFonts w:ascii="Times New Roman" w:hAnsi="Times New Roman" w:cs="Times New Roman"/>
          <w:color w:val="000000" w:themeColor="text1"/>
          <w:sz w:val="24"/>
          <w:szCs w:val="24"/>
          <w:lang w:val="en-US"/>
        </w:rPr>
        <w:t>0.25-0.99</w:t>
      </w:r>
      <w:r w:rsidR="00FB5E21">
        <w:rPr>
          <w:rFonts w:ascii="Times New Roman" w:hAnsi="Times New Roman" w:cs="Times New Roman"/>
          <w:color w:val="000000" w:themeColor="text1"/>
          <w:sz w:val="24"/>
          <w:szCs w:val="24"/>
          <w:lang w:val="en-US"/>
        </w:rPr>
        <w:t>)</w:t>
      </w:r>
      <w:r w:rsidR="004D3009" w:rsidRPr="00893966">
        <w:rPr>
          <w:rFonts w:ascii="Times New Roman" w:hAnsi="Times New Roman" w:cs="Times New Roman"/>
          <w:color w:val="000000" w:themeColor="text1"/>
          <w:sz w:val="24"/>
          <w:szCs w:val="24"/>
          <w:lang w:val="en-US"/>
        </w:rPr>
        <w:t xml:space="preserve"> and</w:t>
      </w:r>
      <w:r w:rsidR="00FF00BA" w:rsidRPr="00893966">
        <w:rPr>
          <w:rFonts w:ascii="Times New Roman" w:hAnsi="Times New Roman" w:cs="Times New Roman"/>
          <w:color w:val="000000" w:themeColor="text1"/>
          <w:sz w:val="24"/>
          <w:szCs w:val="24"/>
          <w:lang w:val="en-US"/>
        </w:rPr>
        <w:t xml:space="preserve"> tracks</w:t>
      </w:r>
      <w:r w:rsidR="004D3009" w:rsidRPr="00893966">
        <w:rPr>
          <w:rFonts w:ascii="Times New Roman" w:hAnsi="Times New Roman" w:cs="Times New Roman"/>
          <w:color w:val="000000" w:themeColor="text1"/>
          <w:sz w:val="24"/>
          <w:szCs w:val="24"/>
          <w:lang w:val="en-US"/>
        </w:rPr>
        <w:t xml:space="preserve"> </w:t>
      </w:r>
      <w:r w:rsidR="00FB5E21">
        <w:rPr>
          <w:rFonts w:ascii="Times New Roman" w:hAnsi="Times New Roman" w:cs="Times New Roman"/>
          <w:color w:val="000000" w:themeColor="text1"/>
          <w:sz w:val="24"/>
          <w:szCs w:val="24"/>
          <w:lang w:val="en-US"/>
        </w:rPr>
        <w:t>(</w:t>
      </w:r>
      <w:r w:rsidR="004D3009" w:rsidRPr="00893966">
        <w:rPr>
          <w:rFonts w:ascii="Times New Roman" w:hAnsi="Times New Roman" w:cs="Times New Roman"/>
          <w:color w:val="000000" w:themeColor="text1"/>
          <w:sz w:val="24"/>
          <w:szCs w:val="24"/>
          <w:lang w:val="en-US"/>
        </w:rPr>
        <w:t>0.0</w:t>
      </w:r>
      <w:r w:rsidR="007406D0">
        <w:rPr>
          <w:rFonts w:ascii="Times New Roman" w:hAnsi="Times New Roman" w:cs="Times New Roman"/>
          <w:color w:val="000000" w:themeColor="text1"/>
          <w:sz w:val="24"/>
          <w:szCs w:val="24"/>
          <w:lang w:val="en-US"/>
        </w:rPr>
        <w:t>8</w:t>
      </w:r>
      <w:r w:rsidR="004D3009" w:rsidRPr="00893966">
        <w:rPr>
          <w:rFonts w:ascii="Times New Roman" w:hAnsi="Times New Roman" w:cs="Times New Roman"/>
          <w:color w:val="000000" w:themeColor="text1"/>
          <w:sz w:val="24"/>
          <w:szCs w:val="24"/>
          <w:lang w:val="en-US"/>
        </w:rPr>
        <w:t xml:space="preserve"> </w:t>
      </w:r>
      <w:r w:rsidR="00FF00BA" w:rsidRPr="00893966">
        <w:rPr>
          <w:rFonts w:ascii="Times New Roman" w:hAnsi="Times New Roman" w:cs="Times New Roman"/>
          <w:color w:val="000000" w:themeColor="text1"/>
          <w:sz w:val="24"/>
          <w:szCs w:val="24"/>
          <w:lang w:val="en-US"/>
        </w:rPr>
        <w:t>hyena/100 km/year</w:t>
      </w:r>
      <w:r w:rsidR="007406D0">
        <w:rPr>
          <w:rFonts w:ascii="Times New Roman" w:hAnsi="Times New Roman" w:cs="Times New Roman"/>
          <w:color w:val="000000" w:themeColor="text1"/>
          <w:sz w:val="24"/>
          <w:szCs w:val="24"/>
          <w:lang w:val="en-US"/>
        </w:rPr>
        <w:t xml:space="preserve">, </w:t>
      </w:r>
      <w:r w:rsidR="007406D0" w:rsidRPr="00A608B8">
        <w:rPr>
          <w:rFonts w:ascii="Times New Roman" w:hAnsi="Times New Roman" w:cs="Times New Roman"/>
          <w:color w:val="000000" w:themeColor="text1"/>
          <w:sz w:val="24"/>
          <w:szCs w:val="24"/>
          <w:lang w:val="en-US"/>
        </w:rPr>
        <w:t>CI: 0.04-0.12</w:t>
      </w:r>
      <w:r w:rsidR="004D3009" w:rsidRPr="00893966">
        <w:rPr>
          <w:rFonts w:ascii="Times New Roman" w:hAnsi="Times New Roman" w:cs="Times New Roman"/>
          <w:color w:val="000000" w:themeColor="text1"/>
          <w:sz w:val="24"/>
          <w:szCs w:val="24"/>
          <w:lang w:val="en-US"/>
        </w:rPr>
        <w:t xml:space="preserve">) </w:t>
      </w:r>
      <w:r w:rsidR="00BE6473" w:rsidRPr="00893966">
        <w:rPr>
          <w:rFonts w:ascii="Times New Roman" w:hAnsi="Times New Roman" w:cs="Times New Roman"/>
          <w:color w:val="000000" w:themeColor="text1"/>
          <w:sz w:val="24"/>
          <w:szCs w:val="24"/>
          <w:lang w:val="en-US"/>
        </w:rPr>
        <w:t>are</w:t>
      </w:r>
      <w:r w:rsidRPr="00893966">
        <w:rPr>
          <w:rFonts w:ascii="Times New Roman" w:hAnsi="Times New Roman" w:cs="Times New Roman"/>
          <w:color w:val="000000" w:themeColor="text1"/>
          <w:sz w:val="24"/>
          <w:szCs w:val="24"/>
          <w:lang w:val="en-US"/>
        </w:rPr>
        <w:t xml:space="preserve"> undoubtedly underestimate</w:t>
      </w:r>
      <w:r w:rsidR="00FB5E21">
        <w:rPr>
          <w:rFonts w:ascii="Times New Roman" w:hAnsi="Times New Roman" w:cs="Times New Roman"/>
          <w:color w:val="000000" w:themeColor="text1"/>
          <w:sz w:val="24"/>
          <w:szCs w:val="24"/>
          <w:lang w:val="en-US"/>
        </w:rPr>
        <w:t>s</w:t>
      </w:r>
      <w:r w:rsidRPr="00893966">
        <w:rPr>
          <w:rFonts w:ascii="Times New Roman" w:hAnsi="Times New Roman" w:cs="Times New Roman"/>
          <w:color w:val="000000" w:themeColor="text1"/>
          <w:sz w:val="24"/>
          <w:szCs w:val="24"/>
          <w:lang w:val="en-US"/>
        </w:rPr>
        <w:t xml:space="preserve"> as carcasses may have gone unreported or </w:t>
      </w:r>
      <w:r w:rsidR="00FF00BA" w:rsidRPr="00893966">
        <w:rPr>
          <w:rFonts w:ascii="Times New Roman" w:hAnsi="Times New Roman" w:cs="Times New Roman"/>
          <w:color w:val="000000" w:themeColor="text1"/>
          <w:sz w:val="24"/>
          <w:szCs w:val="24"/>
          <w:lang w:val="en-US"/>
        </w:rPr>
        <w:t xml:space="preserve">been </w:t>
      </w:r>
      <w:r w:rsidRPr="00893966">
        <w:rPr>
          <w:rFonts w:ascii="Times New Roman" w:hAnsi="Times New Roman" w:cs="Times New Roman"/>
          <w:color w:val="000000" w:themeColor="text1"/>
          <w:sz w:val="24"/>
          <w:szCs w:val="24"/>
          <w:lang w:val="en-US"/>
        </w:rPr>
        <w:t>consumed by scavengers</w:t>
      </w:r>
      <w:r w:rsidR="00C93BC8" w:rsidRPr="00893966">
        <w:rPr>
          <w:rFonts w:ascii="Times New Roman" w:hAnsi="Times New Roman" w:cs="Times New Roman"/>
          <w:color w:val="000000" w:themeColor="text1"/>
          <w:sz w:val="24"/>
          <w:szCs w:val="24"/>
          <w:lang w:val="en-US"/>
        </w:rPr>
        <w:t xml:space="preserve"> before </w:t>
      </w:r>
      <w:r w:rsidR="00C93BC8" w:rsidRPr="00893966">
        <w:rPr>
          <w:rFonts w:ascii="Times New Roman" w:hAnsi="Times New Roman" w:cs="Times New Roman"/>
          <w:color w:val="000000" w:themeColor="text1"/>
          <w:sz w:val="24"/>
          <w:szCs w:val="24"/>
          <w:lang w:val="en-US"/>
        </w:rPr>
        <w:lastRenderedPageBreak/>
        <w:t>detection</w:t>
      </w:r>
      <w:r w:rsidRPr="00893966">
        <w:rPr>
          <w:rFonts w:ascii="Times New Roman" w:hAnsi="Times New Roman" w:cs="Times New Roman"/>
          <w:color w:val="000000" w:themeColor="text1"/>
          <w:sz w:val="24"/>
          <w:szCs w:val="24"/>
          <w:lang w:val="en-US"/>
        </w:rPr>
        <w:t xml:space="preserve"> </w:t>
      </w:r>
      <w:r w:rsidRPr="00603F73">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{"citationID":"vu3mNhcp","properties":{"formattedCitation":"(Santos et al. 2011; Teixeira et al. 2013)","plainCitation":"(Santos et al. 2011; Teixeira et al. 2013)","noteIndex":0},"citationItems":[{"id":"3PXEn7Ky/RG4JPclc","uris":["http://zotero.org/users/5432491/items/5TFDKTDC"],"itemData":{"id":4656,"type":"article-journal","abstract":"Background Road mortality is probably the best-known and visible impact of roads upon wildlife. Although several factors influence road-kill counts, carcass persistence time is considered the most important determinant underlying underestimates of road mortality. The present study aims to describe and model carcass persistence variability on the road for different taxonomic groups under different environmental conditions throughout the year; and also to assess the effect of sampling frequency on the relative variation in road-kill estimates registered within a survey. Methodology/Principal Findings Daily surveys of road-killed vertebrates were conducted over one year along four road sections with different traffic volumes. Survival analysis was then used to i) describe carcass persistence timings for overall and for specific animal groups; ii) assess optimal sampling designs according to research objectives; and iii) model the influence of road, animal and weather factors on carcass persistence probabilities. Most animal carcasses persisted on the road for the first day only, with some groups disappearing at very high rates. The advisable periodicity of road monitoring that minimizes bias in road mortality estimates is daily monitoring for bats (in the morning) and lizards (in the afternoon), daily monitoring for toads, small birds, small mammals, snakes, salamanders, and lagomorphs; 1 day-interval (alternate days) for large birds, birds of prey, hedgehogs, and freshwater turtles; and 2 day-interval for carnivores. Multiple factors influenced the persistence probabilities of vertebrate carcasses on the road. Overall, the persistence was much lower for small animals, on roads with lower traffic volumes, for carcasses located on road lanes, and during humid conditions and high temperatures during the wet season and dry seasons, respectively. Conclusion/Significance The guidance given here on monitoring frequencies is particularly relevant to provide conservation and transportation agencies with accurate numbers of road-kills, realistic mitigation measures, and detailed designs for road monitoring programs.","container-title":"PLOS ONE","DOI":"10.1371/journal.pone.0025383","ISSN":"1932-6203","issue":"9","journalAbbreviation":"PLOS ONE","language":"en","note":"publisher: Public Library of Science","page":"e25383","source":"PLoS Journals","title":"How Long Do the Dead Survive on the Road? Carcass Persistence Probability and Implications for Road-Kill Monitoring Surveys","title-short":"How Long Do the Dead Survive on the Road?","volume":"6","author":[{"family":"Santos","given":"Sara M."},{"family":"Carvalho","given":"Filipe"},{"family":"Mira","given":"António"}],"issued":{"date-parts":[["2011",9,27]]}}},{"id":"3PXEn7Ky/9GhjQ1ey","uris":["http://zotero.org/users/5432491/items/G9HZRCWB"],"itemData":{"id":5136,"type":"article-journal","abstract":"The study of road mortality rates is important to identify species in need of detailed population evaluation, to determine the effectiveness of mitigation measures or to identify road network sections or road stretches where to concentrate mitigation actions. However, the impacts of roads on vertebrate mortality are usually underestimated, since detection probability and removal rates are not considered when road-kill magnitude is evaluated. In this paper, we present differential equations to estimate road-kill mortality rates taking into account carcass detectability and removal rates. The equations presented consider the periodicity and sampling methods normally used in road mortality studies and we discuss the recommended formulae to each sampling context. To exemplify outcomes of each equation we used a data set obtained during a one-year monitoring of vertebrate road-kills in southern Brazil. Our results show that there are differences in carcass detectability and removal rates among different taxonomic and body size groups. For reptiles and birds, respectively, we estimated mortality rates two and 39 times larger when considering carcass removal and detectability. Although our mortality estimates may be affected by some possible biases in sampling detection probability and removal rates, our main goal in this study was to provide a mathematical alternative to incorporate those error sources in road-kill estimates. We believe that the proposed mathematical models, by properly estimating road-kill magnitude, represent a substantial step towards an adequate evaluation of road impacts on wildlife.","container-title":"Biological Conservation","DOI":"10.1016/j.biocon.2012.09.006","ISSN":"0006-3207","journalAbbreviation":"Biological Conservation","language":"en","page":"317-323","source":"ScienceDirect","title":"Vertebrate road mortality estimates: Effects of sampling methods and carcass removal","title-short":"Vertebrate road mortality estimates","volume":"157","author":[{"family":"Teixeira","given":"Fernanda Zimmermann"},{"family":"Coelho","given":"Artur Vicente Pfeifer"},{"family":"Esperandio","given":"Isadora Beraldi"},{"family":"Kindel","given":"Andreas"}],"issued":{"date-parts":[["2013",1,1]]}}}],"schema":"https://github.com/citation-style-language/schema/raw/master/csl-citation.json"} </w:instrText>
      </w:r>
      <w:r w:rsidRPr="00603F73">
        <w:rPr>
          <w:rFonts w:ascii="Times New Roman" w:hAnsi="Times New Roman" w:cs="Times New Roman"/>
          <w:color w:val="000000" w:themeColor="text1"/>
          <w:sz w:val="24"/>
          <w:szCs w:val="24"/>
          <w:lang w:val="en-US"/>
        </w:rPr>
        <w:fldChar w:fldCharType="separate"/>
      </w:r>
      <w:r w:rsidRPr="009222C5">
        <w:rPr>
          <w:rFonts w:ascii="Times New Roman" w:hAnsi="Times New Roman" w:cs="Times New Roman"/>
          <w:sz w:val="24"/>
          <w:lang w:val="en-US"/>
        </w:rPr>
        <w:t>(Santos et al. 2011; Teixeira et al. 2013)</w:t>
      </w:r>
      <w:r w:rsidRPr="00603F73">
        <w:rPr>
          <w:rFonts w:ascii="Times New Roman" w:hAnsi="Times New Roman" w:cs="Times New Roman"/>
          <w:color w:val="000000" w:themeColor="text1"/>
          <w:sz w:val="24"/>
          <w:szCs w:val="24"/>
          <w:lang w:val="en-US"/>
        </w:rPr>
        <w:fldChar w:fldCharType="end"/>
      </w:r>
      <w:r w:rsidRPr="00850320">
        <w:rPr>
          <w:rFonts w:ascii="Times New Roman" w:hAnsi="Times New Roman" w:cs="Times New Roman"/>
          <w:color w:val="000000" w:themeColor="text1"/>
          <w:sz w:val="24"/>
          <w:szCs w:val="24"/>
          <w:lang w:val="en-US"/>
        </w:rPr>
        <w:t xml:space="preserve">. Even so, </w:t>
      </w:r>
      <w:r w:rsidR="00BE6473">
        <w:rPr>
          <w:rFonts w:ascii="Times New Roman" w:hAnsi="Times New Roman" w:cs="Times New Roman"/>
          <w:color w:val="000000" w:themeColor="text1"/>
          <w:sz w:val="24"/>
          <w:szCs w:val="24"/>
          <w:lang w:val="en-US"/>
        </w:rPr>
        <w:t>our</w:t>
      </w:r>
      <w:r w:rsidRPr="00850320">
        <w:rPr>
          <w:rFonts w:ascii="Times New Roman" w:hAnsi="Times New Roman" w:cs="Times New Roman"/>
          <w:color w:val="000000" w:themeColor="text1"/>
          <w:sz w:val="24"/>
          <w:szCs w:val="24"/>
          <w:lang w:val="en-US"/>
        </w:rPr>
        <w:t xml:space="preserve"> results </w:t>
      </w:r>
      <w:r w:rsidR="00776A17">
        <w:rPr>
          <w:rFonts w:ascii="Times New Roman" w:hAnsi="Times New Roman" w:cs="Times New Roman"/>
          <w:color w:val="000000" w:themeColor="text1"/>
          <w:sz w:val="24"/>
          <w:szCs w:val="24"/>
          <w:lang w:val="en-US"/>
        </w:rPr>
        <w:t xml:space="preserve">provide a </w:t>
      </w:r>
      <w:ins w:id="87" w:author="Sarah Benhaiem" w:date="2022-05-24T10:48:00Z">
        <w:r w:rsidR="009D52EA">
          <w:rPr>
            <w:rFonts w:ascii="Times New Roman" w:hAnsi="Times New Roman" w:cs="Times New Roman"/>
            <w:color w:val="000000" w:themeColor="text1"/>
            <w:sz w:val="24"/>
            <w:szCs w:val="24"/>
            <w:lang w:val="en-US"/>
          </w:rPr>
          <w:t xml:space="preserve">first </w:t>
        </w:r>
      </w:ins>
      <w:r w:rsidR="00776A17">
        <w:rPr>
          <w:rFonts w:ascii="Times New Roman" w:hAnsi="Times New Roman" w:cs="Times New Roman"/>
          <w:color w:val="000000" w:themeColor="text1"/>
          <w:sz w:val="24"/>
          <w:szCs w:val="24"/>
          <w:lang w:val="en-US"/>
        </w:rPr>
        <w:t xml:space="preserve">conservative </w:t>
      </w:r>
      <w:r w:rsidR="00FF00BA">
        <w:rPr>
          <w:rFonts w:ascii="Times New Roman" w:hAnsi="Times New Roman" w:cs="Times New Roman"/>
          <w:color w:val="000000" w:themeColor="text1"/>
          <w:sz w:val="24"/>
          <w:szCs w:val="24"/>
          <w:lang w:val="en-US"/>
        </w:rPr>
        <w:t>estimate of the</w:t>
      </w:r>
      <w:r w:rsidR="00AF770B">
        <w:rPr>
          <w:rFonts w:ascii="Times New Roman" w:hAnsi="Times New Roman" w:cs="Times New Roman"/>
          <w:color w:val="000000" w:themeColor="text1"/>
          <w:sz w:val="24"/>
          <w:szCs w:val="24"/>
          <w:lang w:val="en-US"/>
        </w:rPr>
        <w:t>se rates</w:t>
      </w:r>
      <w:ins w:id="88" w:author="Sarah Benhaiem" w:date="2022-05-24T10:48:00Z">
        <w:r w:rsidR="009D52EA">
          <w:rPr>
            <w:rFonts w:ascii="Times New Roman" w:hAnsi="Times New Roman" w:cs="Times New Roman"/>
            <w:color w:val="000000" w:themeColor="text1"/>
            <w:sz w:val="24"/>
            <w:szCs w:val="24"/>
            <w:lang w:val="en-US"/>
          </w:rPr>
          <w:t xml:space="preserve"> in this area</w:t>
        </w:r>
      </w:ins>
      <w:r w:rsidR="00590934">
        <w:rPr>
          <w:rFonts w:ascii="Times New Roman" w:hAnsi="Times New Roman" w:cs="Times New Roman"/>
          <w:color w:val="000000" w:themeColor="text1"/>
          <w:sz w:val="24"/>
          <w:szCs w:val="24"/>
          <w:lang w:val="en-US"/>
        </w:rPr>
        <w:t>.</w:t>
      </w:r>
    </w:p>
    <w:p w14:paraId="64BFC446" w14:textId="5DE3E43F" w:rsidR="00F205FD" w:rsidRPr="00F205FD" w:rsidRDefault="00A40946" w:rsidP="00E469B1">
      <w:pPr>
        <w:spacing w:line="600" w:lineRule="auto"/>
        <w:ind w:firstLine="720"/>
        <w:jc w:val="both"/>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t>Although our dataset was collected opportunistically, we believe that the seasonal patterns revealed by our analysis are likely to be robust</w:t>
      </w:r>
      <w:r w:rsidR="000947D8">
        <w:rPr>
          <w:rFonts w:ascii="Times New Roman" w:hAnsi="Times New Roman" w:cs="Times New Roman"/>
          <w:color w:val="FF0000"/>
          <w:sz w:val="24"/>
          <w:szCs w:val="24"/>
          <w:lang w:val="en-US"/>
        </w:rPr>
        <w:t>.</w:t>
      </w:r>
      <w:r>
        <w:rPr>
          <w:rFonts w:ascii="Times New Roman" w:hAnsi="Times New Roman" w:cs="Times New Roman"/>
          <w:color w:val="FF0000"/>
          <w:sz w:val="24"/>
          <w:szCs w:val="24"/>
          <w:lang w:val="en-US"/>
        </w:rPr>
        <w:t xml:space="preserve"> Indeed, </w:t>
      </w:r>
      <w:r w:rsidRPr="00011A38">
        <w:rPr>
          <w:rFonts w:ascii="Times New Roman" w:hAnsi="Times New Roman" w:cs="Times New Roman"/>
          <w:color w:val="FF0000"/>
          <w:sz w:val="24"/>
          <w:szCs w:val="24"/>
          <w:lang w:val="en-US"/>
        </w:rPr>
        <w:t>research effort was essentially homogenous in time (</w:t>
      </w:r>
      <w:r w:rsidR="00674A3E">
        <w:rPr>
          <w:rFonts w:ascii="Times New Roman" w:hAnsi="Times New Roman" w:cs="Times New Roman"/>
          <w:color w:val="FF0000"/>
          <w:sz w:val="24"/>
          <w:szCs w:val="24"/>
          <w:lang w:val="en-US"/>
        </w:rPr>
        <w:t xml:space="preserve">when excluding years affected by the Covid-19 pandemic; </w:t>
      </w:r>
      <w:r w:rsidRPr="00011A38">
        <w:rPr>
          <w:rFonts w:ascii="Times New Roman" w:hAnsi="Times New Roman" w:cs="Times New Roman"/>
          <w:color w:val="FF0000"/>
          <w:sz w:val="24"/>
          <w:szCs w:val="24"/>
          <w:lang w:val="en-US"/>
        </w:rPr>
        <w:t xml:space="preserve">Supporting Information, Fig. S1), owing to the long-term and ongoing nature of our project. Moreover, tourism and presence of researchers (other than hyena project members) </w:t>
      </w:r>
      <w:r w:rsidR="007425B1">
        <w:rPr>
          <w:rFonts w:ascii="Times New Roman" w:hAnsi="Times New Roman" w:cs="Times New Roman"/>
          <w:color w:val="FF0000"/>
          <w:sz w:val="24"/>
          <w:szCs w:val="24"/>
          <w:lang w:val="en-US"/>
        </w:rPr>
        <w:t>are</w:t>
      </w:r>
      <w:r w:rsidRPr="00011A38">
        <w:rPr>
          <w:rFonts w:ascii="Times New Roman" w:hAnsi="Times New Roman" w:cs="Times New Roman"/>
          <w:color w:val="FF0000"/>
          <w:sz w:val="24"/>
          <w:szCs w:val="24"/>
          <w:lang w:val="en-US"/>
        </w:rPr>
        <w:t xml:space="preserve"> </w:t>
      </w:r>
      <w:r w:rsidR="007425B1">
        <w:rPr>
          <w:rFonts w:ascii="Times New Roman" w:hAnsi="Times New Roman" w:cs="Times New Roman"/>
          <w:color w:val="FF0000"/>
          <w:sz w:val="24"/>
          <w:szCs w:val="24"/>
          <w:lang w:val="en-US"/>
        </w:rPr>
        <w:t>lower</w:t>
      </w:r>
      <w:r w:rsidRPr="00011A38">
        <w:rPr>
          <w:rFonts w:ascii="Times New Roman" w:hAnsi="Times New Roman" w:cs="Times New Roman"/>
          <w:color w:val="FF0000"/>
          <w:sz w:val="24"/>
          <w:szCs w:val="24"/>
          <w:lang w:val="en-US"/>
        </w:rPr>
        <w:t xml:space="preserve"> during the wet season, meaning both traffic volume and detectability should be </w:t>
      </w:r>
      <w:r w:rsidR="007425B1">
        <w:rPr>
          <w:rFonts w:ascii="Times New Roman" w:hAnsi="Times New Roman" w:cs="Times New Roman"/>
          <w:color w:val="FF0000"/>
          <w:sz w:val="24"/>
          <w:szCs w:val="24"/>
          <w:lang w:val="en-US"/>
        </w:rPr>
        <w:t>reduced</w:t>
      </w:r>
      <w:r w:rsidRPr="00011A38">
        <w:rPr>
          <w:rFonts w:ascii="Times New Roman" w:hAnsi="Times New Roman" w:cs="Times New Roman"/>
          <w:color w:val="FF0000"/>
          <w:sz w:val="24"/>
          <w:szCs w:val="24"/>
          <w:lang w:val="en-US"/>
        </w:rPr>
        <w:t xml:space="preserve"> then. Yet we found an excess of roadkills during the wet season. Regarding interindividual patterns</w:t>
      </w:r>
      <w:r w:rsidR="007425B1">
        <w:rPr>
          <w:rFonts w:ascii="Times New Roman" w:hAnsi="Times New Roman" w:cs="Times New Roman"/>
          <w:color w:val="FF0000"/>
          <w:sz w:val="24"/>
          <w:szCs w:val="24"/>
          <w:lang w:val="en-US"/>
        </w:rPr>
        <w:t xml:space="preserve">, there is no reason to believe that the sampling was </w:t>
      </w:r>
      <w:r w:rsidR="00C95F4E">
        <w:rPr>
          <w:rFonts w:ascii="Times New Roman" w:hAnsi="Times New Roman" w:cs="Times New Roman"/>
          <w:color w:val="FF0000"/>
          <w:sz w:val="24"/>
          <w:szCs w:val="24"/>
          <w:lang w:val="en-US"/>
        </w:rPr>
        <w:t>sex biased</w:t>
      </w:r>
      <w:r w:rsidR="008A35EF">
        <w:rPr>
          <w:rFonts w:ascii="Times New Roman" w:hAnsi="Times New Roman" w:cs="Times New Roman"/>
          <w:color w:val="FF0000"/>
          <w:sz w:val="24"/>
          <w:szCs w:val="24"/>
          <w:lang w:val="en-US"/>
        </w:rPr>
        <w:t>. However, t</w:t>
      </w:r>
      <w:r w:rsidR="00C730CF">
        <w:rPr>
          <w:rFonts w:ascii="Times New Roman" w:hAnsi="Times New Roman" w:cs="Times New Roman"/>
          <w:color w:val="FF0000"/>
          <w:sz w:val="24"/>
          <w:szCs w:val="24"/>
          <w:lang w:val="en-US"/>
        </w:rPr>
        <w:t>he detectability of small carcasses (</w:t>
      </w:r>
      <w:r w:rsidR="008A35EF">
        <w:rPr>
          <w:rFonts w:ascii="Times New Roman" w:hAnsi="Times New Roman" w:cs="Times New Roman"/>
          <w:color w:val="FF0000"/>
          <w:sz w:val="24"/>
          <w:szCs w:val="24"/>
          <w:lang w:val="en-US"/>
        </w:rPr>
        <w:t>i.</w:t>
      </w:r>
      <w:r w:rsidR="00C730CF">
        <w:rPr>
          <w:rFonts w:ascii="Times New Roman" w:hAnsi="Times New Roman" w:cs="Times New Roman"/>
          <w:color w:val="FF0000"/>
          <w:sz w:val="24"/>
          <w:szCs w:val="24"/>
          <w:lang w:val="en-US"/>
        </w:rPr>
        <w:t xml:space="preserve">e. cubs) may </w:t>
      </w:r>
      <w:r w:rsidR="007425B1">
        <w:rPr>
          <w:rFonts w:ascii="Times New Roman" w:hAnsi="Times New Roman" w:cs="Times New Roman"/>
          <w:color w:val="FF0000"/>
          <w:sz w:val="24"/>
          <w:szCs w:val="24"/>
          <w:lang w:val="en-US"/>
        </w:rPr>
        <w:t xml:space="preserve">have </w:t>
      </w:r>
      <w:r w:rsidR="00C730CF">
        <w:rPr>
          <w:rFonts w:ascii="Times New Roman" w:hAnsi="Times New Roman" w:cs="Times New Roman"/>
          <w:color w:val="FF0000"/>
          <w:sz w:val="24"/>
          <w:szCs w:val="24"/>
          <w:lang w:val="en-US"/>
        </w:rPr>
        <w:t>be</w:t>
      </w:r>
      <w:r w:rsidR="007425B1">
        <w:rPr>
          <w:rFonts w:ascii="Times New Roman" w:hAnsi="Times New Roman" w:cs="Times New Roman"/>
          <w:color w:val="FF0000"/>
          <w:sz w:val="24"/>
          <w:szCs w:val="24"/>
          <w:lang w:val="en-US"/>
        </w:rPr>
        <w:t>en</w:t>
      </w:r>
      <w:r w:rsidR="00C730CF">
        <w:rPr>
          <w:rFonts w:ascii="Times New Roman" w:hAnsi="Times New Roman" w:cs="Times New Roman"/>
          <w:color w:val="FF0000"/>
          <w:sz w:val="24"/>
          <w:szCs w:val="24"/>
          <w:lang w:val="en-US"/>
        </w:rPr>
        <w:t xml:space="preserve"> lower, a common problem in roadkill studies </w:t>
      </w:r>
      <w:r w:rsidR="00C730CF" w:rsidRPr="00603F73">
        <w:rPr>
          <w:rFonts w:ascii="Times New Roman" w:hAnsi="Times New Roman" w:cs="Times New Roman"/>
          <w:color w:val="000000" w:themeColor="text1"/>
          <w:sz w:val="24"/>
          <w:szCs w:val="24"/>
          <w:lang w:val="en-US"/>
        </w:rPr>
        <w:fldChar w:fldCharType="begin"/>
      </w:r>
      <w:r w:rsidR="00A555AB">
        <w:rPr>
          <w:rFonts w:ascii="Times New Roman" w:hAnsi="Times New Roman" w:cs="Times New Roman"/>
          <w:color w:val="000000" w:themeColor="text1"/>
          <w:sz w:val="24"/>
          <w:szCs w:val="24"/>
          <w:lang w:val="en-US"/>
        </w:rPr>
        <w:instrText xml:space="preserve"> ADDIN ZOTERO_ITEM CSL_CITATION {"citationID":"idTEOeak","properties":{"formattedCitation":"(Santos et al. 2011; Teixeira et al. 2013)","plainCitation":"(Santos et al. 2011; Teixeira et al. 2013)","noteIndex":0},"citationItems":[{"id":"3PXEn7Ky/RG4JPclc","uris":["http://zotero.org/users/5432491/items/5TFDKTDC"],"itemData":{"id":4656,"type":"article-journal","abstract":"Background Road mortality is probably the best-known and visible impact of roads upon wildlife. Although several factors influence road-kill counts, carcass persistence time is considered the most important determinant underlying underestimates of road mortality. The present study aims to describe and model carcass persistence variability on the road for different taxonomic groups under different environmental conditions throughout the year; and also to assess the effect of sampling frequency on the relative variation in road-kill estimates registered within a survey. Methodology/Principal Findings Daily surveys of road-killed vertebrates were conducted over one year along four road sections with different traffic volumes. Survival analysis was then used to i) describe carcass persistence timings for overall and for specific animal groups; ii) assess optimal sampling designs according to research objectives; and iii) model the influence of road, animal and weather factors on carcass persistence probabilities. Most animal carcasses persisted on the road for the first day only, with some groups disappearing at very high rates. The advisable periodicity of road monitoring that minimizes bias in road mortality estimates is daily monitoring for bats (in the morning) and lizards (in the afternoon), daily monitoring for toads, small birds, small mammals, snakes, salamanders, and lagomorphs; 1 day-interval (alternate days) for large birds, birds of prey, hedgehogs, and freshwater turtles; and 2 day-interval for carnivores. Multiple factors influenced the persistence probabilities of vertebrate carcasses on the road. Overall, the persistence was much lower for small animals, on roads with lower traffic volumes, for carcasses located on road lanes, and during humid conditions and high temperatures during the wet season and dry seasons, respectively. Conclusion/Significance The guidance given here on monitoring frequencies is particularly relevant to provide conservation and transportation agencies with accurate numbers of road-kills, realistic mitigation measures, and detailed designs for road monitoring programs.","container-title":"PLOS ONE","DOI":"10.1371/journal.pone.0025383","ISSN":"1932-6203","issue":"9","journalAbbreviation":"PLOS ONE","language":"en","note":"publisher: Public Library of Science","page":"e25383","source":"PLoS Journals","title":"How Long Do the Dead Survive on the Road? Carcass Persistence Probability and Implications for Road-Kill Monitoring Surveys","title-short":"How Long Do the Dead Survive on the Road?","volume":"6","author":[{"family":"Santos","given":"Sara M."},{"family":"Carvalho","given":"Filipe"},{"family":"Mira","given":"António"}],"issued":{"date-parts":[["2011",9,27]]}}},{"id":"3PXEn7Ky/9GhjQ1ey","uris":["http://zotero.org/users/5432491/items/G9HZRCWB"],"itemData":{"id":5136,"type":"article-journal","abstract":"The study of road mortality rates is important to identify species in need of detailed population evaluation, to determine the effectiveness of mitigation measures or to identify road network sections or road stretches where to concentrate mitigation actions. However, the impacts of roads on vertebrate mortality are usually underestimated, since detection probability and removal rates are not considered when road-kill magnitude is evaluated. In this paper, we present differential equations to estimate road-kill mortality rates taking into account carcass detectability and removal rates. The equations presented consider the periodicity and sampling methods normally used in road mortality studies and we discuss the recommended formulae to each sampling context. To exemplify outcomes of each equation we used a data set obtained during a one-year monitoring of vertebrate road-kills in southern Brazil. Our results show that there are differences in carcass detectability and removal rates among different taxonomic and body size groups. For reptiles and birds, respectively, we estimated mortality rates two and 39 times larger when considering carcass removal and detectability. Although our mortality estimates may be affected by some possible biases in sampling detection probability and removal rates, our main goal in this study was to provide a mathematical alternative to incorporate those error sources in road-kill estimates. We believe that the proposed mathematical models, by properly estimating road-kill magnitude, represent a substantial step towards an adequate evaluation of road impacts on wildlife.","container-title":"Biological Conservation","DOI":"10.1016/j.biocon.2012.09.006","ISSN":"0006-3207","journalAbbreviation":"Biological Conservation","language":"en","page":"317-323","source":"ScienceDirect","title":"Vertebrate road mortality estimates: Effects of sampling methods and carcass removal","title-short":"Vertebrate road mortality estimates","volume":"157","author":[{"family":"Teixeira","given":"Fernanda Zimmermann"},{"family":"Coelho","given":"Artur Vicente Pfeifer"},{"family":"Esperandio","given":"Isadora Beraldi"},{"family":"Kindel","given":"Andreas"}],"issued":{"date-parts":[["2013",1,1]]}}}],"schema":"https://github.com/citation-style-language/schema/raw/master/csl-citation.json"} </w:instrText>
      </w:r>
      <w:r w:rsidR="00C730CF" w:rsidRPr="00603F73">
        <w:rPr>
          <w:rFonts w:ascii="Times New Roman" w:hAnsi="Times New Roman" w:cs="Times New Roman"/>
          <w:color w:val="000000" w:themeColor="text1"/>
          <w:sz w:val="24"/>
          <w:szCs w:val="24"/>
          <w:lang w:val="en-US"/>
        </w:rPr>
        <w:fldChar w:fldCharType="separate"/>
      </w:r>
      <w:r w:rsidR="00C730CF" w:rsidRPr="009222C5">
        <w:rPr>
          <w:rFonts w:ascii="Times New Roman" w:hAnsi="Times New Roman" w:cs="Times New Roman"/>
          <w:sz w:val="24"/>
          <w:lang w:val="en-US"/>
        </w:rPr>
        <w:t>(Santos et al. 2011; Teixeira et al. 2013)</w:t>
      </w:r>
      <w:r w:rsidR="00C730CF" w:rsidRPr="00603F73">
        <w:rPr>
          <w:rFonts w:ascii="Times New Roman" w:hAnsi="Times New Roman" w:cs="Times New Roman"/>
          <w:color w:val="000000" w:themeColor="text1"/>
          <w:sz w:val="24"/>
          <w:szCs w:val="24"/>
          <w:lang w:val="en-US"/>
        </w:rPr>
        <w:fldChar w:fldCharType="end"/>
      </w:r>
      <w:r w:rsidR="00C730CF" w:rsidRPr="00850320">
        <w:rPr>
          <w:rFonts w:ascii="Times New Roman" w:hAnsi="Times New Roman" w:cs="Times New Roman"/>
          <w:color w:val="000000" w:themeColor="text1"/>
          <w:sz w:val="24"/>
          <w:szCs w:val="24"/>
          <w:lang w:val="en-US"/>
        </w:rPr>
        <w:t>.</w:t>
      </w:r>
      <w:r w:rsidR="00C730CF">
        <w:rPr>
          <w:rFonts w:ascii="Times New Roman" w:hAnsi="Times New Roman" w:cs="Times New Roman"/>
          <w:color w:val="000000" w:themeColor="text1"/>
          <w:sz w:val="24"/>
          <w:szCs w:val="24"/>
          <w:lang w:val="en-US"/>
        </w:rPr>
        <w:t xml:space="preserve"> </w:t>
      </w:r>
      <w:r w:rsidR="00C730CF">
        <w:rPr>
          <w:rFonts w:ascii="Times New Roman" w:hAnsi="Times New Roman" w:cs="Times New Roman"/>
          <w:color w:val="FF0000"/>
          <w:sz w:val="24"/>
          <w:szCs w:val="24"/>
          <w:lang w:val="en-US"/>
        </w:rPr>
        <w:t xml:space="preserve">Our results regarding spatial determinants of roadkill incidence should be interpreted </w:t>
      </w:r>
      <w:r w:rsidR="007425B1">
        <w:rPr>
          <w:rFonts w:ascii="Times New Roman" w:hAnsi="Times New Roman" w:cs="Times New Roman"/>
          <w:color w:val="FF0000"/>
          <w:sz w:val="24"/>
          <w:szCs w:val="24"/>
          <w:lang w:val="en-US"/>
        </w:rPr>
        <w:t xml:space="preserve">with care and </w:t>
      </w:r>
      <w:r w:rsidR="00C730CF">
        <w:rPr>
          <w:rFonts w:ascii="Times New Roman" w:hAnsi="Times New Roman" w:cs="Times New Roman"/>
          <w:color w:val="FF0000"/>
          <w:sz w:val="24"/>
          <w:szCs w:val="24"/>
          <w:lang w:val="en-US"/>
        </w:rPr>
        <w:t>only qualitatively, as spatial heterogeneity in detection may have affected our results</w:t>
      </w:r>
      <w:r w:rsidR="00F67669">
        <w:rPr>
          <w:rFonts w:ascii="Times New Roman" w:hAnsi="Times New Roman" w:cs="Times New Roman"/>
          <w:color w:val="FF0000"/>
          <w:sz w:val="24"/>
          <w:szCs w:val="24"/>
          <w:lang w:val="en-US"/>
        </w:rPr>
        <w:t xml:space="preserve"> to some extent</w:t>
      </w:r>
      <w:r w:rsidR="00C730CF">
        <w:rPr>
          <w:rFonts w:ascii="Times New Roman" w:hAnsi="Times New Roman" w:cs="Times New Roman"/>
          <w:color w:val="FF0000"/>
          <w:sz w:val="24"/>
          <w:szCs w:val="24"/>
          <w:lang w:val="en-US"/>
        </w:rPr>
        <w:t xml:space="preserve">. </w:t>
      </w:r>
    </w:p>
    <w:p w14:paraId="3728335C" w14:textId="5159126A" w:rsidR="001F03F6" w:rsidRPr="001F03F6" w:rsidRDefault="001F03F6" w:rsidP="001F03F6">
      <w:pPr>
        <w:spacing w:line="600" w:lineRule="auto"/>
        <w:ind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Based on our results, we suggest m</w:t>
      </w:r>
      <w:r w:rsidRPr="00850320">
        <w:rPr>
          <w:rFonts w:ascii="Times New Roman" w:hAnsi="Times New Roman" w:cs="Times New Roman"/>
          <w:bCs/>
          <w:sz w:val="24"/>
          <w:szCs w:val="24"/>
          <w:lang w:val="en-US"/>
        </w:rPr>
        <w:t xml:space="preserve">itigation measures </w:t>
      </w:r>
      <w:r>
        <w:rPr>
          <w:rFonts w:ascii="Times New Roman" w:hAnsi="Times New Roman" w:cs="Times New Roman"/>
          <w:bCs/>
          <w:sz w:val="24"/>
          <w:szCs w:val="24"/>
          <w:lang w:val="en-US"/>
        </w:rPr>
        <w:t xml:space="preserve">should be urgently imposed to reduce </w:t>
      </w:r>
      <w:r w:rsidR="00DD2B67">
        <w:rPr>
          <w:rFonts w:ascii="Times New Roman" w:hAnsi="Times New Roman" w:cs="Times New Roman"/>
          <w:bCs/>
          <w:sz w:val="24"/>
          <w:szCs w:val="24"/>
          <w:lang w:val="en-US"/>
        </w:rPr>
        <w:t xml:space="preserve">hyena </w:t>
      </w:r>
      <w:r>
        <w:rPr>
          <w:rFonts w:ascii="Times New Roman" w:hAnsi="Times New Roman" w:cs="Times New Roman"/>
          <w:bCs/>
          <w:sz w:val="24"/>
          <w:szCs w:val="24"/>
          <w:lang w:val="en-US"/>
        </w:rPr>
        <w:t xml:space="preserve">roadkills, and </w:t>
      </w:r>
      <w:r w:rsidR="00DD2B67">
        <w:rPr>
          <w:rFonts w:ascii="Times New Roman" w:hAnsi="Times New Roman" w:cs="Times New Roman"/>
          <w:bCs/>
          <w:sz w:val="24"/>
          <w:szCs w:val="24"/>
          <w:lang w:val="en-US"/>
        </w:rPr>
        <w:t xml:space="preserve">that </w:t>
      </w:r>
      <w:r>
        <w:rPr>
          <w:rFonts w:ascii="Times New Roman" w:hAnsi="Times New Roman" w:cs="Times New Roman"/>
          <w:bCs/>
          <w:sz w:val="24"/>
          <w:szCs w:val="24"/>
          <w:lang w:val="en-US"/>
        </w:rPr>
        <w:t xml:space="preserve">they </w:t>
      </w:r>
      <w:r w:rsidRPr="00850320">
        <w:rPr>
          <w:rFonts w:ascii="Times New Roman" w:hAnsi="Times New Roman" w:cs="Times New Roman"/>
          <w:bCs/>
          <w:sz w:val="24"/>
          <w:szCs w:val="24"/>
          <w:lang w:val="en-US"/>
        </w:rPr>
        <w:t xml:space="preserve">should prioritize </w:t>
      </w:r>
      <w:r>
        <w:rPr>
          <w:rFonts w:ascii="Times New Roman" w:hAnsi="Times New Roman" w:cs="Times New Roman"/>
          <w:bCs/>
          <w:sz w:val="24"/>
          <w:szCs w:val="24"/>
          <w:lang w:val="en-US"/>
        </w:rPr>
        <w:t>main roads</w:t>
      </w:r>
      <w:r w:rsidR="00DD2B67">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The </w:t>
      </w:r>
      <w:r w:rsidRPr="00850320">
        <w:rPr>
          <w:rFonts w:ascii="Times New Roman" w:hAnsi="Times New Roman" w:cs="Times New Roman"/>
          <w:bCs/>
          <w:sz w:val="24"/>
          <w:szCs w:val="24"/>
          <w:lang w:val="en-US"/>
        </w:rPr>
        <w:t xml:space="preserve">enforcement of speed limits </w:t>
      </w:r>
      <w:r>
        <w:rPr>
          <w:rFonts w:ascii="Times New Roman" w:hAnsi="Times New Roman" w:cs="Times New Roman"/>
          <w:bCs/>
          <w:sz w:val="24"/>
          <w:szCs w:val="24"/>
          <w:lang w:val="en-US"/>
        </w:rPr>
        <w:t>would effectively</w:t>
      </w:r>
      <w:r w:rsidRPr="00850320">
        <w:rPr>
          <w:rFonts w:ascii="Times New Roman" w:hAnsi="Times New Roman" w:cs="Times New Roman"/>
          <w:bCs/>
          <w:sz w:val="24"/>
          <w:szCs w:val="24"/>
          <w:lang w:val="en-US"/>
        </w:rPr>
        <w:t xml:space="preserve"> reduce roadkill </w:t>
      </w:r>
      <w:r w:rsidRPr="00500944">
        <w:rPr>
          <w:rFonts w:ascii="Times New Roman" w:hAnsi="Times New Roman" w:cs="Times New Roman"/>
          <w:bCs/>
          <w:sz w:val="24"/>
          <w:szCs w:val="24"/>
          <w:lang w:val="en-US"/>
        </w:rPr>
        <w:t xml:space="preserve">incidence, particularly so during the evening when many tour cars and support vehicles often race to get to the </w:t>
      </w:r>
      <w:r>
        <w:rPr>
          <w:rFonts w:ascii="Times New Roman" w:hAnsi="Times New Roman" w:cs="Times New Roman"/>
          <w:bCs/>
          <w:sz w:val="24"/>
          <w:szCs w:val="24"/>
          <w:lang w:val="en-US"/>
        </w:rPr>
        <w:t>campsites and other amenities</w:t>
      </w:r>
      <w:r w:rsidRPr="00500944">
        <w:rPr>
          <w:rFonts w:ascii="Times New Roman" w:hAnsi="Times New Roman" w:cs="Times New Roman"/>
          <w:bCs/>
          <w:sz w:val="24"/>
          <w:szCs w:val="24"/>
          <w:lang w:val="en-US"/>
        </w:rPr>
        <w:t xml:space="preserve"> before it gets completely dark. </w:t>
      </w:r>
      <w:r>
        <w:rPr>
          <w:rFonts w:ascii="Times New Roman" w:hAnsi="Times New Roman" w:cs="Times New Roman"/>
          <w:bCs/>
          <w:sz w:val="24"/>
          <w:szCs w:val="24"/>
          <w:lang w:val="en-US"/>
        </w:rPr>
        <w:t xml:space="preserve">Restricting the opening hours of the Naabi gate in the southeast of the </w:t>
      </w:r>
      <w:r>
        <w:rPr>
          <w:rFonts w:ascii="Times New Roman" w:hAnsi="Times New Roman" w:cs="Times New Roman"/>
          <w:bCs/>
          <w:sz w:val="24"/>
          <w:szCs w:val="24"/>
          <w:lang w:val="en-US"/>
        </w:rPr>
        <w:lastRenderedPageBreak/>
        <w:t xml:space="preserve">parc when the migratory herds are in the short-grass plains in the southeast may also reduce roadkill incidence. </w:t>
      </w:r>
    </w:p>
    <w:p w14:paraId="094A7CCE" w14:textId="7A7B4247" w:rsidR="00590934" w:rsidRPr="0086694F" w:rsidRDefault="00590934" w:rsidP="00BC03EB">
      <w:pPr>
        <w:spacing w:line="600" w:lineRule="auto"/>
        <w:ind w:firstLine="720"/>
        <w:jc w:val="both"/>
        <w:rPr>
          <w:rFonts w:ascii="Times New Roman" w:hAnsi="Times New Roman" w:cs="Times New Roman"/>
          <w:color w:val="FF0000"/>
          <w:sz w:val="24"/>
          <w:szCs w:val="24"/>
          <w:lang w:val="en-US"/>
        </w:rPr>
      </w:pPr>
      <w:r w:rsidRPr="0086694F">
        <w:rPr>
          <w:rFonts w:ascii="Times New Roman" w:hAnsi="Times New Roman" w:cs="Times New Roman"/>
          <w:color w:val="FF0000"/>
          <w:sz w:val="24"/>
          <w:szCs w:val="24"/>
          <w:lang w:val="en-US"/>
        </w:rPr>
        <w:t>Although th</w:t>
      </w:r>
      <w:r w:rsidR="00492027" w:rsidRPr="0086694F">
        <w:rPr>
          <w:rFonts w:ascii="Times New Roman" w:hAnsi="Times New Roman" w:cs="Times New Roman"/>
          <w:color w:val="FF0000"/>
          <w:sz w:val="24"/>
          <w:szCs w:val="24"/>
          <w:lang w:val="en-US"/>
        </w:rPr>
        <w:t xml:space="preserve">is study focused on spotted hyenas, other </w:t>
      </w:r>
      <w:r w:rsidR="001F03F6" w:rsidRPr="0086694F">
        <w:rPr>
          <w:rFonts w:ascii="Times New Roman" w:hAnsi="Times New Roman" w:cs="Times New Roman"/>
          <w:color w:val="FF0000"/>
          <w:sz w:val="24"/>
          <w:szCs w:val="24"/>
          <w:lang w:val="en-US"/>
        </w:rPr>
        <w:t xml:space="preserve">large carnivore </w:t>
      </w:r>
      <w:r w:rsidR="00624C65" w:rsidRPr="0086694F">
        <w:rPr>
          <w:rFonts w:ascii="Times New Roman" w:hAnsi="Times New Roman" w:cs="Times New Roman"/>
          <w:color w:val="FF0000"/>
          <w:sz w:val="24"/>
          <w:szCs w:val="24"/>
          <w:lang w:val="en-US"/>
        </w:rPr>
        <w:t>species are also victims of roadkills</w:t>
      </w:r>
      <w:r w:rsidR="0039022F" w:rsidRPr="0086694F">
        <w:rPr>
          <w:rFonts w:ascii="Times New Roman" w:hAnsi="Times New Roman" w:cs="Times New Roman"/>
          <w:color w:val="FF0000"/>
          <w:sz w:val="24"/>
          <w:szCs w:val="24"/>
          <w:lang w:val="en-US"/>
        </w:rPr>
        <w:t xml:space="preserve"> in the Serengeti NP </w:t>
      </w:r>
      <w:r w:rsidR="00624C65" w:rsidRPr="0086694F">
        <w:rPr>
          <w:rFonts w:ascii="Times New Roman" w:hAnsi="Times New Roman" w:cs="Times New Roman"/>
          <w:color w:val="FF0000"/>
          <w:sz w:val="24"/>
          <w:szCs w:val="24"/>
          <w:lang w:val="en-US"/>
        </w:rPr>
        <w:t>(e.g. cheetah</w:t>
      </w:r>
      <w:r w:rsidR="0039022F" w:rsidRPr="0086694F">
        <w:rPr>
          <w:rFonts w:ascii="Times New Roman" w:hAnsi="Times New Roman" w:cs="Times New Roman"/>
          <w:color w:val="FF0000"/>
          <w:sz w:val="24"/>
          <w:szCs w:val="24"/>
          <w:lang w:val="en-US"/>
        </w:rPr>
        <w:t xml:space="preserve">, a threatened species </w:t>
      </w:r>
      <w:r w:rsidR="0039022F" w:rsidRPr="0086694F">
        <w:rPr>
          <w:rFonts w:ascii="Times New Roman" w:hAnsi="Times New Roman" w:cs="Times New Roman"/>
          <w:color w:val="FF0000"/>
          <w:sz w:val="24"/>
          <w:szCs w:val="24"/>
          <w:lang w:val="en-US"/>
        </w:rPr>
        <w:fldChar w:fldCharType="begin"/>
      </w:r>
      <w:r w:rsidR="0039022F" w:rsidRPr="0086694F">
        <w:rPr>
          <w:rFonts w:ascii="Times New Roman" w:hAnsi="Times New Roman" w:cs="Times New Roman"/>
          <w:color w:val="FF0000"/>
          <w:sz w:val="24"/>
          <w:szCs w:val="24"/>
          <w:lang w:val="en-US"/>
        </w:rPr>
        <w:instrText xml:space="preserve"> ADDIN ZOTERO_ITEM CSL_CITATION {"citationID":"tsFKTZt9","properties":{"formattedCitation":"(Lyamuya et al. 2022)","plainCitation":"(Lyamuya et al. 2022)","noteIndex":0},"citationItems":[{"id":4144,"uris":["http://zotero.org/users/local/9XAuDGlL/items/IWUV58VG"],"itemData":{"id":4144,"type":"article-journal","abstract":"Roads that traverse through protected areas if not well managed can have adverse impact on wildlife such as road-kills which is of global conservation concern. Though mammalian road-kills have been reported in different protected areas worldwide, very little information on the problem is available in the Serengeti ecosystem. This study employed both cross sectional observation and opportunistic encounter methods to determine the patterns of mammalian road-kills along the existing gravel road networks in the area. The results indicated that 29 mammals with encounter rates of 0.016 animals/kilometer including herbivores (75.9%), carnivores (13.8%) and omnivores (10.3%) were found killed more frequently on good roads, probably because of over speeding behavior by drivers. Mammals with small body sizes (&amp;lt;10.0 kg, 44.8%) predominantly Cape hares (Lepus capensis, 31.0%) and Thomson gazelle (Eudorcas thomsonii, 27.6%) were most frequently killed probably because they are less avoided by motorists than larger mammals; and also, smaller mammals move slowly in crossing the roads than larger mammals, which increases the chances of being hit by vehicles. Cape hares and Thomson gazelles are more abundant species in the Serengeti and their behavior of foraging on road verges and frequently crossing roads to access resources in the area is additional risk. The study findings recommend for high penalties to over speeding drivers and placing wildlife warning signs on the roadside, and education to drivers to change behaviour and reduce road-kills.\n\n\t&amp;nbsp;\n\n\tKey words: Small body-size, impact, mammals, protected areas, roads, tourism.","container-title":"International Journal of Biodiversity and Conservation","DOI":"10.5897/IJBC2021.1480","ISSN":"2141-243X","issue":"1","journalAbbreviation":"IJBC","language":"english","note":"publisher: Academic Journals","page":"65-71","source":"academicjournals.org","title":"Patterns of mammalian roadkill in the Serengeti ecosystem, northern Tanzania","volume":"14","author":[{"family":"Lyamuya","given":"Richard D."},{"family":"Munisi","given":"Evaline J."},{"family":"Hariohay","given":"Kwaslema M."},{"family":"Masenga","given":"Emmanuel H."},{"family":"Bukombe","given":"John K."},{"family":"Mwakalebe","given":"Grayson G."},{"family":"Mdaki","given":"Maulid L."},{"family":"Nkwabi","given":"Ally K."},{"family":"Fyumagwa","given":"Robert D."}],"issued":{"date-parts":[["2022",1,31]]}}}],"schema":"https://github.com/citation-style-language/schema/raw/master/csl-citation.json"} </w:instrText>
      </w:r>
      <w:r w:rsidR="0039022F" w:rsidRPr="0086694F">
        <w:rPr>
          <w:rFonts w:ascii="Times New Roman" w:hAnsi="Times New Roman" w:cs="Times New Roman"/>
          <w:color w:val="FF0000"/>
          <w:sz w:val="24"/>
          <w:szCs w:val="24"/>
          <w:lang w:val="en-US"/>
        </w:rPr>
        <w:fldChar w:fldCharType="separate"/>
      </w:r>
      <w:r w:rsidR="0039022F" w:rsidRPr="0086694F">
        <w:rPr>
          <w:rFonts w:ascii="Times New Roman" w:hAnsi="Times New Roman" w:cs="Times New Roman"/>
          <w:color w:val="FF0000"/>
          <w:sz w:val="24"/>
          <w:highlight w:val="yellow"/>
          <w:lang w:val="en-US"/>
        </w:rPr>
        <w:t>(</w:t>
      </w:r>
      <w:r w:rsidR="0039022F" w:rsidRPr="0086694F">
        <w:rPr>
          <w:rFonts w:ascii="Times New Roman" w:hAnsi="Times New Roman" w:cs="Times New Roman"/>
          <w:color w:val="FF0000"/>
          <w:sz w:val="24"/>
          <w:lang w:val="en-US"/>
        </w:rPr>
        <w:t>Lyamuya et al. 2022)</w:t>
      </w:r>
      <w:r w:rsidR="0039022F" w:rsidRPr="0086694F">
        <w:rPr>
          <w:rFonts w:ascii="Times New Roman" w:hAnsi="Times New Roman" w:cs="Times New Roman"/>
          <w:color w:val="FF0000"/>
          <w:sz w:val="24"/>
          <w:szCs w:val="24"/>
          <w:lang w:val="en-US"/>
        </w:rPr>
        <w:fldChar w:fldCharType="end"/>
      </w:r>
      <w:r w:rsidR="00713B3F" w:rsidRPr="0086694F">
        <w:rPr>
          <w:rFonts w:ascii="Times New Roman" w:hAnsi="Times New Roman" w:cs="Times New Roman"/>
          <w:color w:val="FF0000"/>
          <w:sz w:val="24"/>
          <w:szCs w:val="24"/>
          <w:lang w:val="en-US"/>
        </w:rPr>
        <w:t>)</w:t>
      </w:r>
      <w:r w:rsidR="001F03F6" w:rsidRPr="0086694F">
        <w:rPr>
          <w:rFonts w:ascii="Times New Roman" w:hAnsi="Times New Roman" w:cs="Times New Roman"/>
          <w:color w:val="FF0000"/>
          <w:sz w:val="24"/>
          <w:szCs w:val="24"/>
          <w:lang w:val="en-US"/>
        </w:rPr>
        <w:t>, and mitigation measures would benefit them too</w:t>
      </w:r>
      <w:r w:rsidR="0039022F" w:rsidRPr="0086694F">
        <w:rPr>
          <w:rFonts w:ascii="Times New Roman" w:hAnsi="Times New Roman" w:cs="Times New Roman"/>
          <w:color w:val="FF0000"/>
          <w:sz w:val="24"/>
          <w:szCs w:val="24"/>
          <w:lang w:val="en-US"/>
        </w:rPr>
        <w:t>. Beyond the Serengeti NP, roadkills of large carnivores have been reported in many protected areas</w:t>
      </w:r>
      <w:r w:rsidR="007A64A2" w:rsidRPr="0086694F">
        <w:rPr>
          <w:rFonts w:ascii="Times New Roman" w:hAnsi="Times New Roman" w:cs="Times New Roman"/>
          <w:color w:val="FF0000"/>
          <w:sz w:val="24"/>
          <w:szCs w:val="24"/>
          <w:lang w:val="en-US"/>
        </w:rPr>
        <w:t>, both in Africa</w:t>
      </w:r>
      <w:r w:rsidR="0039022F" w:rsidRPr="0086694F">
        <w:rPr>
          <w:rFonts w:ascii="Times New Roman" w:hAnsi="Times New Roman" w:cs="Times New Roman"/>
          <w:color w:val="FF0000"/>
          <w:sz w:val="24"/>
          <w:szCs w:val="24"/>
          <w:lang w:val="en-US"/>
        </w:rPr>
        <w:t xml:space="preserve"> </w:t>
      </w:r>
      <w:r w:rsidR="0039022F" w:rsidRPr="0086694F">
        <w:rPr>
          <w:rFonts w:ascii="Times New Roman" w:hAnsi="Times New Roman" w:cs="Times New Roman"/>
          <w:color w:val="FF0000"/>
          <w:sz w:val="24"/>
          <w:szCs w:val="24"/>
          <w:lang w:val="en-US"/>
        </w:rPr>
        <w:fldChar w:fldCharType="begin"/>
      </w:r>
      <w:r w:rsidR="0048681E" w:rsidRPr="0086694F">
        <w:rPr>
          <w:rFonts w:ascii="Times New Roman" w:hAnsi="Times New Roman" w:cs="Times New Roman"/>
          <w:color w:val="FF0000"/>
          <w:sz w:val="24"/>
          <w:szCs w:val="24"/>
          <w:lang w:val="en-US"/>
        </w:rPr>
        <w:instrText xml:space="preserve"> ADDIN ZOTERO_ITEM CSL_CITATION {"citationID":"SrIKvir9","properties":{"formattedCitation":"(Mkanda &amp; Chansa 2011; Nyirenda et al. 2017; Gandiwa et al. 2020; Lala et al. 2021)","plainCitation":"(Mkanda &amp; Chansa 2011; Nyirenda et al. 2017; Gandiwa et al. 2020; Lala et al. 2021)","noteIndex":0},"citationItems":[{"id":2272,"uris":["http://zotero.org/users/local/9XAuDGlL/items/Y3JGH87G"],"itemData":{"id":2272,"type":"article-journal","abstract":"This study examined the extent to which traffic volume and road kills changed after rehabilitation of the Lusaka—Mongu highway (M9), which traverses the Kafue National Park. It also assessed the impact of the road kills on the wildlife populations in the park. The study revealed that traffic volume increased by 45% after rehabilitation of the M9 road. Consequently, sighting rates of road kills increased by &gt;50%. The majority of the collisions occurred in the late wet season (January–March). These months coincide with dense vegetation cover and rutting season of impala (Aepyceros melampus), the species that was killed most frequently. Reduced visibility because of dense vegetation cover, and pronounced animal activity during the rut inevitably enhanced chances of wildlife colliding with vehicles. With regard to impacts of the road kills on the wildlife populations, the majority (&gt;86%) of the animals involved in the road accidents are the young and subadults. The collisions, therefore, are affecting the reproductive potential of the species affected. To mitigate against the wildlife-vehicle collisions, the study recommends various measures, such as slashing of verges at the appropriate time, use of speed cameras, and educational and public-awareness campaigns.","container-title":"African Journal of Wildlife Research","DOI":"10.3957/056.041.0114","ISSN":"2410-7220, 2410-8200","issue":"1","journalAbbreviation":"sawr","note":"number: 1\npublisher: Southern African Wildlife Management Association","page":"68-78","source":"bioone-org.inee.bib.cnrs.fr","title":"Changes in Temporal and Spatial Pattern of Road Kills Along the Lusaka-Mongu (M9) Highway, Kafue National Park, Zambia","volume":"41","author":[{"family":"Mkanda","given":"F. X."},{"family":"Chansa","given":"W."}],"issued":{"date-parts":[["2011",4]]}}},{"id":4677,"uris":["http://zotero.org/users/local/9XAuDGlL/items/WDYUSQGN"],"itemData":{"id":4677,"type":"article-journal","container-title":"African Journal of Ecology","DOI":"10.1111/aje.12388","ISSN":"1365-2028","issue":"4","language":"en","note":"_eprint: https://onlinelibrary.wiley.com/doi/pdf/10.1111/aje.12388","page":"738-741","source":"Wiley Online Library","title":"Road kills of wild vertebrates in Kafue National Park, Zambia, between January 2008 and December 2012","volume":"55","author":[{"family":"Nyirenda","given":"Vincent R."},{"family":"Namukonde","given":"Ngawo"},{"family":"Fushike","given":"Peter"}],"issued":{"date-parts":[["2017"]]}}},{"id":997,"uris":["http://zotero.org/users/local/9XAuDGlL/items/ULPXDZAJ"],"itemData":{"id":997,"type":"article-journal","abstract":"This study is the first to assess wildlife-vehicle collisions (WVC) in Zimbabwe. The study analysed the impact and factors that influence vehicle collisions with large wild mammals along the Harare-Chirundu road section in the protected Hurungwe Safari Area, northern Zimbabwe. Data were retrieved from the Hurungwe Safari Area records and covered the period between 2006 and 2013. Descriptive statistics were used to analyse the recorded variables across the sampled area and to show trends of the prevalence of large wild mammals roadkill over time. Using STATISTICA version 10 for Windows, a two-tailed Mann-Whitney U test was used to determine differences between the number of wild mammal animal roadkills and seasons. A total of 47 large wild mammal animals were killed between 2006 and 2013. The large wild mammal animals that died as a result of vehicle collisions constituted a total of 11 species, with the African buffalo and spotted hyena being the most hit and killed animal species. Most WVC involved heavy haulage trucks and passenger buses. There was no significance difference (P = 0.936) between number of large wild mammal animals killed from WVC between dry and wet seasons. The large wild mammal animals were mostly killed in areas near water sources. We recommend for the inclusion of wildlife protection safeguards in road infrastructure network design and development, particularly on roads that traverse across protected areas in Zimbabwe and beyond.","container-title":"Scientific African","DOI":"10.1016/j.sciaf.2020.e00518","ISSN":"2468-2276","journalAbbreviation":"Scientific African","language":"en","page":"e00518","source":"ScienceDirect","title":"Wildlife-vehicle collisions in Hurungwe Safari Area, northern Zimbabwe","author":[{"family":"Gandiwa","given":"Edson"},{"family":"Mashapa","given":"Clayton"},{"family":"Muboko","given":"Never"},{"family":"Chemura","given":"Abel"},{"family":"Kuvaoga","given":"Phillip"},{"family":"Mabika","given":"Cheryl T."}],"issued":{"date-parts":[["2020",8,11]]}}},{"id":4680,"uris":["http://zotero.org/users/local/9XAuDGlL/items/CE744N6T"],"itemData":{"id":4680,"type":"article-journal","abstract":"Roadkill is one of the highest causes of wildlife mortality and is of global conservation concern. Most roadkill studies have focused on wildlife in developed countries such as the United States of America and temperate biomes, but there are limited data for the impacts of roads on wildlife in the African tropics, where road infrastructure development is projected to grow rapidly in natural environments and conservation areas. The Tsavo Conservation Area is an important biodiversity hotspot in eastern Kenya and is bisected by a major highway and railways that connect the port of Mombasa to the interior. Along this infrastructure corridor, roadkill was recorded for 164 days over an 11-year period (2007–2018). In total, 1,436 roadkill were recorded from 13,008 km driven of a 164.42 km Nairobi-Mombasa road representing 0.11 collisions per kilometer. The majority of roadkill were small to medium sized mammals (&lt;15kg) (53%; n = 756), whereas birds comprised 32% (n = 460), reptiles 10% (n = 143), with the remaining 5% (n = 77) being large mammals (&gt;15kg). Of the 460 birds recorded, 264 were identifiable represented by 62 species. All large mammals comprising 10 species were identified, including the African elephant, Loxodonta africana and the endangered African wild dog, Lycaon pictus. Thirteen species of small mammal were also identified dominated by Kirk's dik-dik (Madoqua kirkii). Reptiles were represented by 11 species which were identified to the sp</w:instrText>
      </w:r>
      <w:r w:rsidR="0048681E" w:rsidRPr="00EC7F85">
        <w:rPr>
          <w:rFonts w:ascii="Times New Roman" w:hAnsi="Times New Roman" w:cs="Times New Roman"/>
          <w:color w:val="FF0000"/>
          <w:sz w:val="24"/>
          <w:szCs w:val="24"/>
          <w:lang w:val="fr-FR"/>
        </w:rPr>
        <w:instrText xml:space="preserve">ecies level. Roadkill hotspots were identified using a kernel density method. The spatial distribution of roadkill was associated with adjacent shrub vegetation and proximity to permanent and seasonal rivers, and differences in seasonality and habitats were observed. Roadkill was lowest on road sections that traversed settled areas as opposed to roads adjacent to the protected areas. The results demonstrate that roadkill for two of the taxonomic groups - mammals and birds - appear high with numerous species detected in the Tsavo Conservation Area. These results can be used to focus efforts to reduce wildlife mortality by guiding future mitigation efforts.","container-title":"Heliyon","DOI":"10.1016/j.heliyon.2021.e06364","ISSN":"2405-8440","issue":"3","journalAbbreviation":"Heliyon","language":"en","page":"e06364","source":"ScienceDirect","title":"Wildlife roadkill in the Tsavo Ecosystem, Kenya: identifying hotspots, potential drivers, and affected species","title-short":"Wildlife roadkill in the Tsavo Ecosystem, Kenya","volume":"7","author":[{"family":"Lala","given":"Fredrick"},{"family":"Chiyo","given":"Patrick I."},{"family":"Kanga","given":"Erustus"},{"family":"Omondi","given":"Patrick"},{"family":"Ngene","given":"Shadrack"},{"family":"Severud","given":"William J."},{"family":"Morris","given":"Aaron W."},{"family":"Bump","given":"Joseph"}],"issued":{"date-parts":[["2021",3,1]]}}}],"schema":"https://github.com/citation-style-language/schema/raw/master/csl-citation.json"} </w:instrText>
      </w:r>
      <w:r w:rsidR="0039022F" w:rsidRPr="0086694F">
        <w:rPr>
          <w:rFonts w:ascii="Times New Roman" w:hAnsi="Times New Roman" w:cs="Times New Roman"/>
          <w:color w:val="FF0000"/>
          <w:sz w:val="24"/>
          <w:szCs w:val="24"/>
          <w:lang w:val="en-US"/>
        </w:rPr>
        <w:fldChar w:fldCharType="separate"/>
      </w:r>
      <w:r w:rsidR="0048681E" w:rsidRPr="00EC7F85">
        <w:rPr>
          <w:rFonts w:ascii="Times New Roman" w:hAnsi="Times New Roman" w:cs="Times New Roman"/>
          <w:color w:val="FF0000"/>
          <w:sz w:val="24"/>
          <w:lang w:val="fr-FR"/>
        </w:rPr>
        <w:t>(Mkanda &amp; Chansa 2011; Nyirenda et al. 2017; Gandiwa et al. 2020; Lala et al. 2021)</w:t>
      </w:r>
      <w:r w:rsidR="0039022F" w:rsidRPr="0086694F">
        <w:rPr>
          <w:rFonts w:ascii="Times New Roman" w:hAnsi="Times New Roman" w:cs="Times New Roman"/>
          <w:color w:val="FF0000"/>
          <w:sz w:val="24"/>
          <w:szCs w:val="24"/>
          <w:lang w:val="en-US"/>
        </w:rPr>
        <w:fldChar w:fldCharType="end"/>
      </w:r>
      <w:r w:rsidR="00DD2B67" w:rsidRPr="00EC7F85">
        <w:rPr>
          <w:rFonts w:ascii="Times New Roman" w:hAnsi="Times New Roman" w:cs="Times New Roman"/>
          <w:color w:val="FF0000"/>
          <w:sz w:val="24"/>
          <w:szCs w:val="24"/>
          <w:lang w:val="fr-FR"/>
        </w:rPr>
        <w:t>,</w:t>
      </w:r>
      <w:r w:rsidR="007A64A2" w:rsidRPr="00EC7F85">
        <w:rPr>
          <w:rFonts w:ascii="Times New Roman" w:hAnsi="Times New Roman" w:cs="Times New Roman"/>
          <w:color w:val="FF0000"/>
          <w:sz w:val="24"/>
          <w:szCs w:val="24"/>
          <w:lang w:val="fr-FR"/>
        </w:rPr>
        <w:t xml:space="preserve"> and elsewhere </w:t>
      </w:r>
      <w:r w:rsidR="007A64A2" w:rsidRPr="0086694F">
        <w:rPr>
          <w:rFonts w:ascii="Times New Roman" w:hAnsi="Times New Roman" w:cs="Times New Roman"/>
          <w:color w:val="FF0000"/>
          <w:sz w:val="24"/>
          <w:szCs w:val="24"/>
          <w:lang w:val="en-US"/>
        </w:rPr>
        <w:fldChar w:fldCharType="begin"/>
      </w:r>
      <w:r w:rsidR="003C53C0" w:rsidRPr="00EC7F85">
        <w:rPr>
          <w:rFonts w:ascii="Times New Roman" w:hAnsi="Times New Roman" w:cs="Times New Roman"/>
          <w:color w:val="FF0000"/>
          <w:sz w:val="24"/>
          <w:szCs w:val="24"/>
          <w:lang w:val="fr-FR"/>
        </w:rPr>
        <w:instrText xml:space="preserve"> ADDIN ZOTERO_ITEM CSL_CITATION {"citationID":"xRdZT181","properties":{"formattedCitation":"(Baskaran &amp; Boominathan 2010; Mohammadi &amp; Kaboli 2016; Naderi et al. 2018)","plainCitation":"(Baskaran &amp; Boominathan 2010; Mohammadi &amp; Kaboli 2016; Naderi et al. 2018)","noteIndex":0},"citationItems":[{"id":4690,"uris":["http://zotero.org/users/local/9XAuDGlL/items/WYZX58CZ"],"itemData":{"id":4690,"type":"article-journal","abstract":"Highways passing through natural reserves have adverse impact on wild animals. We evaluated the road kill of vertebrate fauna by vehicular traffic on highways at Mudumalai Tiger Reserve, southern India. In a fortnight’s survey over 248km across three public roads and opportunistic sampling method, a minimum of 180 road kills belonging to 40 species of amphibians, reptiles, birds and mammals were recorded between December 1998 and March 1999. Amphibians were the most affected taxa (53%) of road kills followed by reptiles (22%), mammals (18%); including a leopard (Panthera pardus) and birds (7%). Amphibians and reptiles are slow to react to vehicles and this along with the drivers’ ignorance probably leads to higher mortality among these species. Road kills are significantly higher on highway stretches along rivers than those without water bodies nearby. We suggest the construction of flyovers, speed limits, speed breakers and signposts along the highways to </w:instrText>
      </w:r>
      <w:r w:rsidR="003C53C0" w:rsidRPr="0086694F">
        <w:rPr>
          <w:rFonts w:ascii="Times New Roman" w:hAnsi="Times New Roman" w:cs="Times New Roman"/>
          <w:color w:val="FF0000"/>
          <w:sz w:val="24"/>
          <w:szCs w:val="24"/>
          <w:lang w:val="en-US"/>
        </w:rPr>
        <w:instrText xml:space="preserve">reduce vehicle-caused wildlife mortalities.","container-title":"Journal of Threatened Taxa","DOI":"10.11609/JoTT.o2101.753-9","journalAbbreviation":"Journal of Threatened Taxa","page":"753-759","source":"ResearchGate","title":"Road kill of animals by highway traffic in the tropical forests of Mudumalai Tiger Reserve, southern India","volume":"2","author":[{"family":"Baskaran","given":"Nagarajan"},{"family":"Boominathan","given":"D."}],"issued":{"date-parts":[["2010",3,26]]}}},{"id":4671,"uris":["http://zotero.org/users/local/9XAuDGlL/items/NW68JAZC"],"itemData":{"id":4671,"type":"article-journal","abstract":"The transportation networks within and adjacent to protected areas degrade natural habitats and contribute to a higher risk of mortality through roadkill. Following years of unplanned and unsustainable road network development in Iran, the protected areas of signifi cant biodiversity value have suffered from such phenomenon. Yazd Province, one of Iran's important biodiversity reservoirs for large mammals, especially the Asiatic cheetah (Acinonyx jubatus venaticus), has witnessed a noticeable rate of road expansion along with an associated anthropogenic development. A large percentage (7 out of 50-70) of Asiatic cheetahs has been lost due to vehicle collisions in the region over the last decade. In this study, we employed a well-known spatially-explicit algorithm for density-based calculation of collision locations, adopting kernel density estimation method. We evaluated the location of 31 wildlife-vehicle collisions (WVCs) from 2007 to 2011, including 12 Persian gazelle (Gazella subgutturosa), 6 Asiatic cheetah, 5 striped hyena (Hyaena hyaena), 5 golden jackal (Canis aureus), 2 caracal (Caracal caracal), and 1 gray wolf (Canis lupus). Our results detected 4 hotspots of vehicle collisions in the Kalmand-Bahadoran Protected Area. The findings of this study could be employed to protect the populations of the Asiatic cheetah and other threatened species in this area. Potential mitigation strategies proposed include: wildlife warning sign usage, increasing public awareness, traffic devices to reduce vehicle speed in dangerous areas, utilization of warning lights for drivers, and improved crossing structures.","container-title":"Human-Wildlife Interactions","DOI":"10.26077/0xjd-az08","journalAbbreviation":"Human-Wildlife Interactions","page":"103-109","source":"ResearchGate","title":"Evaluating Wildlife–Vehicle Collision Hotspots Using Kernel-Based Estimation: a Focus on the Endangered Asiatic Cheetah in Central Iran","title-short":"Evaluating Wildlife–Vehicle Collision Hotspots Using Kernel-Based Estimation","volume":"10","author":[{"family":"Mohammadi","given":"Alireza"},{"family":"Kaboli","given":"Mohammad"}],"issued":{"date-parts":[["2016",3,1]]}}},{"id":4687,"uris":["http://zotero.org/users/local/9XAuDGlL/items/6A6VID82"],"itemData":{"id":4687,"type":"article-journal","abstract":"Due to the relatively low offspring survival rate, surviving adult leopards play a critical role in the species’ viability. The unnatural mortality of leopards, caused by human activities can seriously compromise the species’ long-term population survival. An analysis of spatial distribution and sex ratio of unnatural mortality of 147 recorded Persian leopard (Panthera pardus saxicolor) carcasses during a fifteen-year period (from 2000–2015) in Iran indicated that road mortality is the second most frequent cause of unnatural mortality of Persian leopards’ after illegal hunting (or prey poisoning, such as poisoned meat) by villagers, shepherds and military forces. The greatest percent of unnatural mortality events were recorded in the Golestan provinc in the north of Iran and eastern most parts of the Hyrcanian forests. Using distribution models of species, based on road accident locations as species data, we mapped the species’ distribution and critical areas of unnatural mortality of Persian leopard that can be used in prioritizing leopard-human conflicts management. Our results showed that mortality records were significantly higher in non-protected compared to protected areas. Males constituted 65 percent of the records used in the study as males dispersed more widely compared to the females. This imbalance can have severe demographic effects. A large proportion of leopards’ activity, occurrence area, and habitat lies in non-protected areas, which is mirrored by the greater number of unnatural mortality outside protected areas. Most of the incidents were due to human factors, thus management interventions such as traffic speed limitations, signs, cameras, and faunal bridges as well as increasing public participation and awareness (especially among rural communities) will positively affect the species’ conservation programs. This research aimed to produce unnatural mortality of leopards’ risk map throughout Iran and discuss the different aspects of this phenomenon, major human-caused threats and the efficiency of the legal protected areas in satisfying the species’ ecological requirements. We propose management interventions such as traffic speed limitations, signs, cameras, and faunal bridges as well as increasing public awareness and participation, especially among rural communities, to support the species’ conservation.","container-title":"PLOS ONE","DOI":"10.1371/journal.pone.0195387","ISSN":"1932-6203","issue":"4","journalAbbreviation":"PLOS ONE","language":"en","note":"publisher: Public Library of Science","page":"e0195387","source":"PLoS Journals","title":"Persian leopard's (Panthera pardus saxicolor) unnatural mortality factors analysis in Iran","volume":"13","author":[{"family":"Naderi","given":"Morteza"},{"family":"Farashi","given":"Azita"},{"family":"Erdi","given":"Mehdi Alipour"}],"issued":{"date-parts":[["2018",4,25]]}}}],"schema":"https://github.com/citation-style-language/schema/raw/master/csl-citation.json"} </w:instrText>
      </w:r>
      <w:r w:rsidR="007A64A2" w:rsidRPr="0086694F">
        <w:rPr>
          <w:rFonts w:ascii="Times New Roman" w:hAnsi="Times New Roman" w:cs="Times New Roman"/>
          <w:color w:val="FF0000"/>
          <w:sz w:val="24"/>
          <w:szCs w:val="24"/>
          <w:lang w:val="en-US"/>
        </w:rPr>
        <w:fldChar w:fldCharType="separate"/>
      </w:r>
      <w:r w:rsidR="003C53C0" w:rsidRPr="0086694F">
        <w:rPr>
          <w:rFonts w:ascii="Times New Roman" w:hAnsi="Times New Roman" w:cs="Times New Roman"/>
          <w:color w:val="FF0000"/>
          <w:sz w:val="24"/>
          <w:lang w:val="en-US"/>
        </w:rPr>
        <w:t>(Baskaran &amp; Boominathan 2010; Mohammadi &amp; Kaboli 2016; Naderi et al. 2018)</w:t>
      </w:r>
      <w:r w:rsidR="007A64A2" w:rsidRPr="0086694F">
        <w:rPr>
          <w:rFonts w:ascii="Times New Roman" w:hAnsi="Times New Roman" w:cs="Times New Roman"/>
          <w:color w:val="FF0000"/>
          <w:sz w:val="24"/>
          <w:szCs w:val="24"/>
          <w:lang w:val="en-US"/>
        </w:rPr>
        <w:fldChar w:fldCharType="end"/>
      </w:r>
      <w:ins w:id="89" w:author="Sarah Benhaiem" w:date="2022-05-24T10:50:00Z">
        <w:r w:rsidR="009D52EA">
          <w:rPr>
            <w:rFonts w:ascii="Times New Roman" w:hAnsi="Times New Roman" w:cs="Times New Roman"/>
            <w:color w:val="FF0000"/>
            <w:sz w:val="24"/>
            <w:szCs w:val="24"/>
            <w:lang w:val="en-US"/>
          </w:rPr>
          <w:t>,</w:t>
        </w:r>
      </w:ins>
      <w:r w:rsidR="00DD2B67" w:rsidRPr="0086694F">
        <w:rPr>
          <w:rFonts w:ascii="Times New Roman" w:hAnsi="Times New Roman" w:cs="Times New Roman"/>
          <w:color w:val="FF0000"/>
          <w:sz w:val="24"/>
          <w:szCs w:val="24"/>
          <w:lang w:val="en-US"/>
        </w:rPr>
        <w:t xml:space="preserve"> highlighting the global </w:t>
      </w:r>
      <w:r w:rsidR="007A64A2" w:rsidRPr="0086694F">
        <w:rPr>
          <w:rFonts w:ascii="Times New Roman" w:hAnsi="Times New Roman" w:cs="Times New Roman"/>
          <w:color w:val="FF0000"/>
          <w:sz w:val="24"/>
          <w:szCs w:val="24"/>
          <w:lang w:val="en-US"/>
        </w:rPr>
        <w:t xml:space="preserve">nature </w:t>
      </w:r>
      <w:r w:rsidR="00DD2B67" w:rsidRPr="0086694F">
        <w:rPr>
          <w:rFonts w:ascii="Times New Roman" w:hAnsi="Times New Roman" w:cs="Times New Roman"/>
          <w:color w:val="FF0000"/>
          <w:sz w:val="24"/>
          <w:szCs w:val="24"/>
          <w:lang w:val="en-US"/>
        </w:rPr>
        <w:t xml:space="preserve">of the threat </w:t>
      </w:r>
      <w:r w:rsidR="007A64A2" w:rsidRPr="0086694F">
        <w:rPr>
          <w:rFonts w:ascii="Times New Roman" w:hAnsi="Times New Roman" w:cs="Times New Roman"/>
          <w:color w:val="FF0000"/>
          <w:sz w:val="24"/>
          <w:szCs w:val="24"/>
          <w:lang w:val="en-US"/>
        </w:rPr>
        <w:t>posed by roadkills in protected areas.</w:t>
      </w:r>
      <w:r w:rsidR="00BB5717" w:rsidRPr="0086694F">
        <w:rPr>
          <w:rFonts w:ascii="Times New Roman" w:hAnsi="Times New Roman" w:cs="Times New Roman"/>
          <w:color w:val="FF0000"/>
          <w:sz w:val="24"/>
          <w:szCs w:val="24"/>
          <w:lang w:val="en-US"/>
        </w:rPr>
        <w:t xml:space="preserve"> </w:t>
      </w:r>
      <w:r w:rsidR="00713B3F" w:rsidRPr="0086694F">
        <w:rPr>
          <w:rFonts w:ascii="Times New Roman" w:hAnsi="Times New Roman" w:cs="Times New Roman"/>
          <w:color w:val="FF0000"/>
          <w:sz w:val="24"/>
          <w:szCs w:val="24"/>
          <w:lang w:val="en-US"/>
        </w:rPr>
        <w:t>Road networks will expand in the coming decades</w:t>
      </w:r>
      <w:r w:rsidR="00BC03EB" w:rsidRPr="0086694F">
        <w:rPr>
          <w:rFonts w:ascii="Times New Roman" w:hAnsi="Times New Roman" w:cs="Times New Roman"/>
          <w:color w:val="FF0000"/>
          <w:sz w:val="24"/>
          <w:szCs w:val="24"/>
          <w:lang w:val="en-US"/>
        </w:rPr>
        <w:t xml:space="preserve">, including in protected areas </w:t>
      </w:r>
      <w:r w:rsidR="00BC03EB" w:rsidRPr="0086694F">
        <w:rPr>
          <w:rFonts w:ascii="Times New Roman" w:hAnsi="Times New Roman" w:cs="Times New Roman"/>
          <w:color w:val="FF0000"/>
          <w:sz w:val="24"/>
          <w:szCs w:val="24"/>
          <w:lang w:val="en-US"/>
        </w:rPr>
        <w:fldChar w:fldCharType="begin"/>
      </w:r>
      <w:r w:rsidR="00A555AB" w:rsidRPr="0086694F">
        <w:rPr>
          <w:rFonts w:ascii="Times New Roman" w:hAnsi="Times New Roman" w:cs="Times New Roman"/>
          <w:color w:val="FF0000"/>
          <w:sz w:val="24"/>
          <w:szCs w:val="24"/>
          <w:lang w:val="en-US"/>
        </w:rPr>
        <w:instrText xml:space="preserve"> ADDIN ZOTERO_ITEM CSL_CITATION {"citationID":"aZjY3T6Y","properties":{"formattedCitation":"(Caro et al. 2014; Laurance et al. 2014; Silva et al. 2020)","plainCitation":"(Caro et al. 2014; Laurance et al. 2014; Silva et al. 2020)","noteIndex":0},"citationItems":[{"id":"3PXEn7Ky/U3YWJt2X","uris":["http://zotero.org/users/5432491/items/KE4C3RTN"],"itemData":{"id":"TtfhLTPp/0HmKcAlq","type":"article-journal","abstract":"Road construction is now common through wilderness and protected areas in tropical and subtropical countries with adverse consequences for their high native biodiversity. Here, we summarize the scope of the problem and advance specific compromise solutions that reconcile development with conservation.","container-title":"Current Biology","DOI":"10.1016/j.cub.2014.07.007","ISSN":"0960-9822","issue":"16","journalAbbreviation":"Current Biology","language":"en","page":"R722-R725","source":"ScienceDirect","title":"Compromise solutions between conservation and road building in the tropics","volume":"24","author":[{"family":"Caro","given":"Tim"},{"family":"Dobson","given":"Andrew"},{"family":"Marshall","given":"Andrew J."},{"family":"Peres","given":"Carlos A."}],"issued":{"date-parts":[["2014",8,18]]}}},{"id":2910,"uris":["http://zotero.org/users/local/9XAuDGlL/items/8H3ETJNC"],"itemData":{"id":2910,"type":"article-journal","abstract":"A global zoning scheme is proposed to limit the environmental costs of road building while maximizing its benefits for human development, by discriminating among areas where road building would have high environmental costs but relatively low agricultural advantage, areas where strategic road improvements could promote agricultural production with relatively modest environmental costs, and ‘conflict areas’ where road building may have large agricultural benefits but also high environmental costs.","container-title":"Nature","DOI":"10.1038/nature13717","ISSN":"1476-4687","issue":"7517","language":"en","note":"Bandiera_abtest: a\nCg_type: Nature Research Journals\nnumber: 7517\nPrimary_atype: Research\npublisher: Nature Publishing Group\nSubject_term: Conservation biology\nSubject_term_id: conservation","page":"229-232","source":"www.nature.com","title":"A global strategy for road building","volume":"513","author":[{"family":"Laurance","given":"William F."},{"family":"Clements","given":"Gopalasamy Reuben"},{"family":"Sloan","given":"Sean"},{"family":"O’Connell","given":"Christine S."},{"family":"Mueller","given":"Nathan D."},{"family":"Goosem","given":"Miriam"},{"family":"Venter","given":"Oscar"},{"family":"Edwards","given":"David P."},{"family":"Phalan","given":"Ben"},{"family":"Balmford","given":"Andrew"},{"family":"Van Der Ree","given":"Rodney"},{"family":"Arrea","given":"Irene Burgues"}],"issued":{"date-parts":[["2014",9]]}}},{"id":597,"uris":["http://zotero.org/users/local/9XAuDGlL/items/RJ3PIS8A"],"itemData":{"id":597,"type":"article-journal","abstract":"Road networks are increasing globally, and as such incur increased pressure on wildlife communities. Large-scale road expansion and infrastructure development occurring throughout Asia (i.e. Belt and Road Initiative) will affect hundreds of threatened species, leading to an increase in wildlife-vehicle collisions. However, only a limited number of studies have quantified road mortality within this threatened landscape. To rectify this, we monitored the spatial-temporal patterns of vertebrate roadkill in the Dong Phayayen-Khao Yai forest complex, an UNESCO World Heritage Site located in Thailand, considered a refuge for many globally threatened species. We ran 100 standardized road surveys between 2015 and 2017, on a 47.8-km highway transect currently being expanded, and recorded a total of 1395 casualties from 124 species. After correcting for removal time and detection probability, we estimated an average of 9688 vertebrate mortalities per year. We observed a mortality peak during the dry season for almost all taxonomic groups, due to a combination of high bird and bat mortality events. All taxa showed significant spatial clustering, highlighting high-risk road sections. We modelled the road and landscape features most likely to lead to higher mortality rates, disentangling small-scale (250–500 m from road) from large-scale effects (1000–2500 m). We recorded lower mortality rates and species diversity near forest sites in protected areas, representing either lower crossing events due to habitat quality or an already depleted environment. Spatial analyses provided information on hotspots and landscape factors, which can be used to inform future mitigations at multiple scales throughout the Southeast Asia region. Our study provides a baseline of the direct road impacts on vertebrate species in a tropical biodiversity hotspot, and we suggest that more studies be conducted to fully assess the direct road effects on the many threatened species in this landscape.","container-title":"Animal Conservation","DOI":"10.1111/acv.12560","ISSN":"1469-1795","issue":"n/a","language":"en","note":"number: n/a\ncontainer-title: Animal Conservation\n_eprint: https://zslpublications.onlinelibrary.wiley.com/doi/pdf/10.1111/acv.12560","source":"Wiley Online Library","title":"High roadkill rates in the Dong Phayayen-Khao Yai World Heritage Site: conservation implications of a rising threat to wildlife","title-short":"High roadkill rates in the Dong Phayayen-Khao Yai World Heritage Site","URL":"https://zslpublications.onlinelibrary.wiley.com/doi/abs/10.1111/acv.12560","volume":"n/a","author":[{"family":"Silva","given":"I."},{"family":"Crane","given":"M."},{"family":"Savini","given":"T."}],"accessed":{"date-parts":[["2020",3,13]]},"issued":{"date-parts":[["2020",3,13]]}}}],"schema":"https://github.com/citation-style-language/schema/raw/master/csl-citation.json"} </w:instrText>
      </w:r>
      <w:r w:rsidR="00BC03EB" w:rsidRPr="0086694F">
        <w:rPr>
          <w:rFonts w:ascii="Times New Roman" w:hAnsi="Times New Roman" w:cs="Times New Roman"/>
          <w:color w:val="FF0000"/>
          <w:sz w:val="24"/>
          <w:szCs w:val="24"/>
          <w:lang w:val="en-US"/>
        </w:rPr>
        <w:fldChar w:fldCharType="separate"/>
      </w:r>
      <w:r w:rsidR="00BC03EB" w:rsidRPr="0086694F">
        <w:rPr>
          <w:rFonts w:ascii="Times New Roman" w:hAnsi="Times New Roman" w:cs="Times New Roman"/>
          <w:color w:val="FF0000"/>
          <w:sz w:val="24"/>
          <w:lang w:val="en-US"/>
        </w:rPr>
        <w:t>(Caro et al. 2014; Laurance et al. 2014; Silva et al. 2020)</w:t>
      </w:r>
      <w:r w:rsidR="00BC03EB" w:rsidRPr="0086694F">
        <w:rPr>
          <w:rFonts w:ascii="Times New Roman" w:hAnsi="Times New Roman" w:cs="Times New Roman"/>
          <w:color w:val="FF0000"/>
          <w:sz w:val="24"/>
          <w:szCs w:val="24"/>
          <w:lang w:val="en-US"/>
        </w:rPr>
        <w:fldChar w:fldCharType="end"/>
      </w:r>
      <w:r w:rsidR="00BC03EB" w:rsidRPr="0086694F">
        <w:rPr>
          <w:rFonts w:ascii="Times New Roman" w:hAnsi="Times New Roman" w:cs="Times New Roman"/>
          <w:color w:val="FF0000"/>
          <w:sz w:val="24"/>
          <w:szCs w:val="24"/>
          <w:lang w:val="en-US"/>
        </w:rPr>
        <w:t xml:space="preserve">, and traffic volume will increase </w:t>
      </w:r>
      <w:r w:rsidR="001F03F6" w:rsidRPr="0086694F">
        <w:rPr>
          <w:rFonts w:ascii="Times New Roman" w:hAnsi="Times New Roman" w:cs="Times New Roman"/>
          <w:color w:val="FF0000"/>
          <w:sz w:val="24"/>
          <w:szCs w:val="24"/>
          <w:lang w:val="en-US"/>
        </w:rPr>
        <w:t>in protected areas as wildlife tourism and the population around protected areas grow</w:t>
      </w:r>
      <w:r w:rsidR="007A64A2" w:rsidRPr="0086694F">
        <w:rPr>
          <w:rFonts w:ascii="Times New Roman" w:hAnsi="Times New Roman" w:cs="Times New Roman"/>
          <w:color w:val="FF0000"/>
          <w:sz w:val="24"/>
          <w:szCs w:val="24"/>
          <w:lang w:val="en-US"/>
        </w:rPr>
        <w:t xml:space="preserve"> </w:t>
      </w:r>
      <w:r w:rsidR="007A64A2" w:rsidRPr="0086694F">
        <w:rPr>
          <w:rFonts w:ascii="Times New Roman" w:hAnsi="Times New Roman" w:cs="Times New Roman"/>
          <w:color w:val="FF0000"/>
          <w:sz w:val="24"/>
          <w:szCs w:val="24"/>
          <w:lang w:val="en-US"/>
        </w:rPr>
        <w:fldChar w:fldCharType="begin"/>
      </w:r>
      <w:r w:rsidR="00A555AB" w:rsidRPr="0086694F">
        <w:rPr>
          <w:rFonts w:ascii="Times New Roman" w:hAnsi="Times New Roman" w:cs="Times New Roman"/>
          <w:color w:val="FF0000"/>
          <w:sz w:val="24"/>
          <w:szCs w:val="24"/>
          <w:lang w:val="en-US"/>
        </w:rPr>
        <w:instrText xml:space="preserve"> ADDIN ZOTERO_ITEM CSL_CITATION {"citationID":"nwDRvy1J","properties":{"formattedCitation":"(Estes et al. 2012; Larsen et al. 2020)","plainCitation":"(Estes et al. 2012; Larsen et al. 2020)","noteIndex":0},"citationItems":[{"id":"3PXEn7Ky/WQxMWzj0","uris":["http://zotero.org/users/5432491/items/VD99HZGE"],"itemData":{"id":"TtfhLTPp/IvvDB73k","type":"article-journal","abstract":"The growth of human populations around protected areas accelerates land conversion and isolation, negatively impacting biodiversity and ecosystem function, and can be exacerbated by immigration. It is often assumed that immigration around protected areas is driven by attraction in the form of economic benefits, but in many cases, people may be pushed from their areas of origin toward protected areas. Mitigating the effects of immigration around protected areas necessitates understanding the actual mechanisms causing it, which can be aided by analysis of patterns of land-cover change. Our goal was to identify the reasons for human population growth and land-cover change around the protected areas in the greater Serengeti ecosystem (henceforth “the park”), and to relate agricultural conversion from 1984–2003 to trends in human demography. We found that conversion of natural habitats to agriculture was greatest closer to the park (up to 2.3% per year), coinciding with the highest rates of human population growth (3.5% per year). Agricultural conversion and population growth were greatest where there was less existing agriculture, and population density was lowest. Lack of unfarmed land farther from the park, coupled with greater poverty near the park, suggest that movement away from areas with high population densities and land scarcity was likely driving immigration near the park, where arable land was available. Our results are essential for conservation planning for one of Africa’s hallmark ecosystems, and should encourage further examination of population growth and land-cover trends near protected areas throughout the developing world.","container-title":"Biological Conservation","DOI":"10.1016/j.biocon.2012.01.010","ISSN":"0006-3207","issue":"1","journalAbbreviation":"Biological Conservation","language":"en","page":"255-263","source":"ScienceDirect","title":"Land-cover change and human population trends in the greater Serengeti ecosystem from 1984–2003","volume":"147","author":[{"family":"Estes","given":"Anna Bond"},{"family":"Kuemmerle","given":"Tobias"},{"family":"Kushnir","given":"Hadas"},{"family":"Radeloff","given":"Volker Christian"},{"family":"Shugart","given":"Herman Henry"}],"issued":{"date-parts":[["2012",3,1]]}}},{"id":"3PXEn7Ky/5HrAq0N1","uris":["http://zotero.org/users/5432491/items/GD9Y5HTN"],"itemData":{"id":"TtfhLTPp/0hm39KwG","type":"article-journal","abstract":"We examine tourism demand for an iconic ecological resource – the migration of ~1.3 million wildebeest (Connochaetes taurinus) in the Serengeti-Mara ecosystem. The wildebeest migration generates economic benefits through ecotourism, which we investigated by combining quantitative tools from spatial ecology and environmental economics with wildebeest GPS collar data and lodge use data from Serengeti National Park. We used GLMMs and random utility models to quantify the effect of the distance from lodges to wildebeest hotspots on two important aspects of demand: the number of tourists visiting lodges in the park (participation); and the tourists' choice of where to stay during their visit (site choice). We find that longer distances between lodges and wildebeest hotspots significantly reduced tourist participation (i.e. the total number of tourists visiting lodges) and site choice (the probability of tourist groups choosing a lodge). Lodge price had a positive effect on participation, but it did not affect site choice for international tourist groups. Whilst our results are specific to the Serengeti, the methods presented here can be applied to any system in which non-consumptive wildlife viewing is the foundation of local ecotourism. As such, this novel approach provides a new perspective on the economics of wildlife management and strengthens the case for the continued conservation of ecosystems that contain wildlife resources. Due to the high value of the wildebeest migration to tourism, we suggest that future expansion of tourist infrastructure in the Serengeti should proceed in ways that minimise disturbance to this living resource.","container-title":"Biological Conservation","DOI":"10.1016/j.biocon.2020.108688","ISSN":"0006-3207","journalAbbreviation":"Biological Conservation","language":"en","page":"108688","source":"ScienceDirect","title":"Wildebeest migration drives tourism demand in the Serengeti","volume":"248","author":[{"family":"Larsen","given":"Freja"},{"family":"Hopcraft","given":"J. Grant C."},{"family":"Hanley","given":"Nick"},{"family":"Hongoa","given":"John Reuben"},{"family":"Hynes","given":"Stephen"},{"family":"Loibooki","given":"Martin"},{"family":"Mafuru","given":"Gerald"},{"family":"Needham","given":"Katherine"},{"family":"Shirima","given":"Fred"},{"family":"Morrison","given":"Thomas A."}],"issued":{"date-parts":[["2020",8,1]]}}}],"schema":"https://github.com/citation-style-language/schema/raw/master/csl-citation.json"} </w:instrText>
      </w:r>
      <w:r w:rsidR="007A64A2" w:rsidRPr="0086694F">
        <w:rPr>
          <w:rFonts w:ascii="Times New Roman" w:hAnsi="Times New Roman" w:cs="Times New Roman"/>
          <w:color w:val="FF0000"/>
          <w:sz w:val="24"/>
          <w:szCs w:val="24"/>
          <w:lang w:val="en-US"/>
        </w:rPr>
        <w:fldChar w:fldCharType="separate"/>
      </w:r>
      <w:r w:rsidR="007A64A2" w:rsidRPr="0086694F">
        <w:rPr>
          <w:rFonts w:ascii="Times New Roman" w:hAnsi="Times New Roman" w:cs="Times New Roman"/>
          <w:color w:val="FF0000"/>
          <w:sz w:val="24"/>
          <w:lang w:val="en-US"/>
        </w:rPr>
        <w:t>(Estes et al. 2012; Larsen et al. 2020)</w:t>
      </w:r>
      <w:r w:rsidR="007A64A2" w:rsidRPr="0086694F">
        <w:rPr>
          <w:rFonts w:ascii="Times New Roman" w:hAnsi="Times New Roman" w:cs="Times New Roman"/>
          <w:color w:val="FF0000"/>
          <w:sz w:val="24"/>
          <w:szCs w:val="24"/>
          <w:lang w:val="en-US"/>
        </w:rPr>
        <w:fldChar w:fldCharType="end"/>
      </w:r>
      <w:r w:rsidR="001F03F6" w:rsidRPr="0086694F">
        <w:rPr>
          <w:rFonts w:ascii="Times New Roman" w:hAnsi="Times New Roman" w:cs="Times New Roman"/>
          <w:color w:val="FF0000"/>
          <w:sz w:val="24"/>
          <w:szCs w:val="24"/>
          <w:lang w:val="en-US"/>
        </w:rPr>
        <w:t>. This</w:t>
      </w:r>
      <w:r w:rsidR="00BC03EB" w:rsidRPr="0086694F">
        <w:rPr>
          <w:rFonts w:ascii="Times New Roman" w:hAnsi="Times New Roman" w:cs="Times New Roman"/>
          <w:color w:val="FF0000"/>
          <w:sz w:val="24"/>
          <w:szCs w:val="24"/>
          <w:lang w:val="en-US"/>
        </w:rPr>
        <w:t xml:space="preserve"> will exacerbate the threat that roadkills represent for large carnivores</w:t>
      </w:r>
      <w:r w:rsidR="001F03F6" w:rsidRPr="0086694F">
        <w:rPr>
          <w:rFonts w:ascii="Times New Roman" w:hAnsi="Times New Roman" w:cs="Times New Roman"/>
          <w:color w:val="FF0000"/>
          <w:sz w:val="24"/>
          <w:szCs w:val="24"/>
          <w:lang w:val="en-US"/>
        </w:rPr>
        <w:t xml:space="preserve"> and other wildlife</w:t>
      </w:r>
      <w:r w:rsidR="00BC03EB" w:rsidRPr="0086694F">
        <w:rPr>
          <w:rFonts w:ascii="Times New Roman" w:hAnsi="Times New Roman" w:cs="Times New Roman"/>
          <w:color w:val="FF0000"/>
          <w:sz w:val="24"/>
          <w:szCs w:val="24"/>
          <w:lang w:val="en-US"/>
        </w:rPr>
        <w:t xml:space="preserve">. Sound planning of road building and mitigation measures will be critical in ensuring </w:t>
      </w:r>
      <w:r w:rsidR="001F03F6" w:rsidRPr="0086694F">
        <w:rPr>
          <w:rFonts w:ascii="Times New Roman" w:hAnsi="Times New Roman" w:cs="Times New Roman"/>
          <w:color w:val="FF0000"/>
          <w:sz w:val="24"/>
          <w:szCs w:val="24"/>
          <w:lang w:val="en-US"/>
        </w:rPr>
        <w:t>the protection of wildlife in protected area.</w:t>
      </w:r>
    </w:p>
    <w:bookmarkEnd w:id="77"/>
    <w:p w14:paraId="1E836D9D" w14:textId="5D417A59" w:rsidR="00EE2A36" w:rsidRPr="00672437" w:rsidRDefault="008F3643" w:rsidP="00672437">
      <w:pPr>
        <w:spacing w:line="600" w:lineRule="auto"/>
        <w:jc w:val="both"/>
        <w:rPr>
          <w:rFonts w:ascii="Times New Roman" w:hAnsi="Times New Roman" w:cs="Times New Roman"/>
          <w:bCs/>
          <w:sz w:val="24"/>
          <w:szCs w:val="24"/>
          <w:lang w:val="en-US"/>
        </w:rPr>
      </w:pPr>
      <w:r w:rsidRPr="00850320">
        <w:rPr>
          <w:rFonts w:ascii="Times New Roman" w:hAnsi="Times New Roman" w:cs="Times New Roman"/>
          <w:b/>
          <w:bCs/>
          <w:sz w:val="24"/>
          <w:szCs w:val="24"/>
          <w:lang w:val="en-US"/>
        </w:rPr>
        <w:t>S</w:t>
      </w:r>
      <w:r w:rsidR="00EE2A36" w:rsidRPr="00850320">
        <w:rPr>
          <w:rFonts w:ascii="Times New Roman" w:hAnsi="Times New Roman" w:cs="Times New Roman"/>
          <w:b/>
          <w:bCs/>
          <w:sz w:val="24"/>
          <w:szCs w:val="24"/>
          <w:lang w:val="en-US"/>
        </w:rPr>
        <w:t>u</w:t>
      </w:r>
      <w:r w:rsidR="00EE2A36" w:rsidRPr="00850320">
        <w:rPr>
          <w:rFonts w:ascii="Times New Roman" w:hAnsi="Times New Roman" w:cs="Times New Roman"/>
          <w:b/>
          <w:sz w:val="24"/>
          <w:szCs w:val="24"/>
          <w:lang w:val="en-US"/>
        </w:rPr>
        <w:t xml:space="preserve">pporting </w:t>
      </w:r>
      <w:r w:rsidR="00884DB4" w:rsidRPr="00850320">
        <w:rPr>
          <w:rFonts w:ascii="Times New Roman" w:hAnsi="Times New Roman" w:cs="Times New Roman"/>
          <w:b/>
          <w:sz w:val="24"/>
          <w:szCs w:val="24"/>
          <w:lang w:val="en-US"/>
        </w:rPr>
        <w:t>I</w:t>
      </w:r>
      <w:r w:rsidR="00EE2A36" w:rsidRPr="00850320">
        <w:rPr>
          <w:rFonts w:ascii="Times New Roman" w:hAnsi="Times New Roman" w:cs="Times New Roman"/>
          <w:b/>
          <w:sz w:val="24"/>
          <w:szCs w:val="24"/>
          <w:lang w:val="en-US"/>
        </w:rPr>
        <w:t>nformation</w:t>
      </w:r>
    </w:p>
    <w:p w14:paraId="501F5E89" w14:textId="77777777" w:rsidR="00FC37D9" w:rsidRPr="00A5365B" w:rsidRDefault="00FC37D9" w:rsidP="00FC37D9">
      <w:pPr>
        <w:shd w:val="clear" w:color="auto" w:fill="FFFFFF"/>
        <w:suppressAutoHyphens w:val="0"/>
        <w:spacing w:after="0" w:line="0" w:lineRule="auto"/>
        <w:rPr>
          <w:rFonts w:ascii="ff3" w:eastAsia="Times New Roman" w:hAnsi="ff3" w:cs="Times New Roman"/>
          <w:color w:val="000000"/>
          <w:sz w:val="60"/>
          <w:szCs w:val="60"/>
          <w:lang w:val="en-US"/>
        </w:rPr>
      </w:pPr>
      <w:r w:rsidRPr="00A5365B">
        <w:rPr>
          <w:rFonts w:ascii="ff3" w:eastAsia="Times New Roman" w:hAnsi="ff3" w:cs="Times New Roman"/>
          <w:color w:val="000000"/>
          <w:sz w:val="60"/>
          <w:szCs w:val="60"/>
          <w:lang w:val="en-US"/>
        </w:rPr>
        <w:t>Locations of the wind-energy facilities (Appendix S1),</w:t>
      </w:r>
    </w:p>
    <w:p w14:paraId="5E7A81C3" w14:textId="77777777" w:rsidR="00FC37D9" w:rsidRPr="00A5365B" w:rsidRDefault="00FC37D9" w:rsidP="00FC37D9">
      <w:pPr>
        <w:shd w:val="clear" w:color="auto" w:fill="FFFFFF"/>
        <w:suppressAutoHyphens w:val="0"/>
        <w:spacing w:after="0" w:line="0" w:lineRule="auto"/>
        <w:rPr>
          <w:rFonts w:ascii="ff3" w:eastAsia="Times New Roman" w:hAnsi="ff3" w:cs="Times New Roman"/>
          <w:color w:val="000000"/>
          <w:sz w:val="60"/>
          <w:szCs w:val="60"/>
          <w:lang w:val="en-US"/>
        </w:rPr>
      </w:pPr>
      <w:r w:rsidRPr="00A5365B">
        <w:rPr>
          <w:rFonts w:ascii="ff3" w:eastAsia="Times New Roman" w:hAnsi="ff3" w:cs="Times New Roman"/>
          <w:color w:val="000000"/>
          <w:sz w:val="60"/>
          <w:szCs w:val="60"/>
          <w:lang w:val="en-US"/>
        </w:rPr>
        <w:t>estimated average carcasses/turbine (Appendix S2), and</w:t>
      </w:r>
    </w:p>
    <w:p w14:paraId="1CD1076F" w14:textId="77777777" w:rsidR="00FC37D9" w:rsidRPr="00A5365B" w:rsidRDefault="00FC37D9" w:rsidP="00FC37D9">
      <w:pPr>
        <w:shd w:val="clear" w:color="auto" w:fill="FFFFFF"/>
        <w:suppressAutoHyphens w:val="0"/>
        <w:spacing w:after="0" w:line="0" w:lineRule="auto"/>
        <w:rPr>
          <w:rFonts w:ascii="ff3" w:eastAsia="Times New Roman" w:hAnsi="ff3" w:cs="Times New Roman"/>
          <w:color w:val="000000"/>
          <w:sz w:val="60"/>
          <w:szCs w:val="60"/>
          <w:lang w:val="en-US"/>
        </w:rPr>
      </w:pPr>
      <w:r w:rsidRPr="00A5365B">
        <w:rPr>
          <w:rFonts w:ascii="ff3" w:eastAsia="Times New Roman" w:hAnsi="ff3" w:cs="Times New Roman"/>
          <w:color w:val="000000"/>
          <w:sz w:val="60"/>
          <w:szCs w:val="60"/>
          <w:lang w:val="en-US"/>
        </w:rPr>
        <w:t>notes on interpretation of raw data and hypotheses (Ap-</w:t>
      </w:r>
    </w:p>
    <w:p w14:paraId="1A16EEE4" w14:textId="77777777" w:rsidR="00FC37D9" w:rsidRPr="00A5365B" w:rsidRDefault="00FC37D9" w:rsidP="00FC37D9">
      <w:pPr>
        <w:shd w:val="clear" w:color="auto" w:fill="FFFFFF"/>
        <w:suppressAutoHyphens w:val="0"/>
        <w:spacing w:after="0" w:line="0" w:lineRule="auto"/>
        <w:rPr>
          <w:rFonts w:ascii="ff3" w:eastAsia="Times New Roman" w:hAnsi="ff3" w:cs="Times New Roman"/>
          <w:color w:val="000000"/>
          <w:sz w:val="60"/>
          <w:szCs w:val="60"/>
          <w:lang w:val="en-US"/>
        </w:rPr>
      </w:pPr>
      <w:r w:rsidRPr="00A5365B">
        <w:rPr>
          <w:rFonts w:ascii="ff3" w:eastAsia="Times New Roman" w:hAnsi="ff3" w:cs="Times New Roman"/>
          <w:color w:val="000000"/>
          <w:sz w:val="60"/>
          <w:szCs w:val="60"/>
          <w:lang w:val="en-US"/>
        </w:rPr>
        <w:t>pendix S3) are available online</w:t>
      </w:r>
    </w:p>
    <w:p w14:paraId="7D769F4A" w14:textId="77777777" w:rsidR="00FC37D9" w:rsidRPr="00A5365B" w:rsidRDefault="00FC37D9" w:rsidP="00FC37D9">
      <w:pPr>
        <w:shd w:val="clear" w:color="auto" w:fill="FFFFFF"/>
        <w:suppressAutoHyphens w:val="0"/>
        <w:spacing w:after="0" w:line="0" w:lineRule="auto"/>
        <w:rPr>
          <w:rFonts w:ascii="ff3" w:eastAsia="Times New Roman" w:hAnsi="ff3" w:cs="Times New Roman"/>
          <w:color w:val="000000"/>
          <w:sz w:val="60"/>
          <w:szCs w:val="60"/>
          <w:lang w:val="en-US"/>
        </w:rPr>
      </w:pPr>
      <w:r w:rsidRPr="00A5365B">
        <w:rPr>
          <w:rFonts w:ascii="ff3" w:eastAsia="Times New Roman" w:hAnsi="ff3" w:cs="Times New Roman"/>
          <w:color w:val="000000"/>
          <w:sz w:val="60"/>
          <w:szCs w:val="60"/>
          <w:lang w:val="en-US"/>
        </w:rPr>
        <w:t>Locations of the wind-energy facilities (Appendix S1),</w:t>
      </w:r>
    </w:p>
    <w:p w14:paraId="4AC9D870" w14:textId="77777777" w:rsidR="00FC37D9" w:rsidRPr="00A5365B" w:rsidRDefault="00FC37D9" w:rsidP="00FC37D9">
      <w:pPr>
        <w:shd w:val="clear" w:color="auto" w:fill="FFFFFF"/>
        <w:suppressAutoHyphens w:val="0"/>
        <w:spacing w:after="0" w:line="0" w:lineRule="auto"/>
        <w:rPr>
          <w:rFonts w:ascii="ff3" w:eastAsia="Times New Roman" w:hAnsi="ff3" w:cs="Times New Roman"/>
          <w:color w:val="000000"/>
          <w:sz w:val="60"/>
          <w:szCs w:val="60"/>
          <w:lang w:val="en-US"/>
        </w:rPr>
      </w:pPr>
      <w:r w:rsidRPr="00A5365B">
        <w:rPr>
          <w:rFonts w:ascii="ff3" w:eastAsia="Times New Roman" w:hAnsi="ff3" w:cs="Times New Roman"/>
          <w:color w:val="000000"/>
          <w:sz w:val="60"/>
          <w:szCs w:val="60"/>
          <w:lang w:val="en-US"/>
        </w:rPr>
        <w:t>estimated average carcasses/turbine (Appendix S2), and</w:t>
      </w:r>
    </w:p>
    <w:p w14:paraId="3C811296" w14:textId="77777777" w:rsidR="00FC37D9" w:rsidRPr="00A5365B" w:rsidRDefault="00FC37D9" w:rsidP="00FC37D9">
      <w:pPr>
        <w:shd w:val="clear" w:color="auto" w:fill="FFFFFF"/>
        <w:suppressAutoHyphens w:val="0"/>
        <w:spacing w:after="0" w:line="0" w:lineRule="auto"/>
        <w:rPr>
          <w:rFonts w:ascii="ff3" w:eastAsia="Times New Roman" w:hAnsi="ff3" w:cs="Times New Roman"/>
          <w:color w:val="000000"/>
          <w:sz w:val="60"/>
          <w:szCs w:val="60"/>
          <w:lang w:val="en-US"/>
        </w:rPr>
      </w:pPr>
      <w:r w:rsidRPr="00A5365B">
        <w:rPr>
          <w:rFonts w:ascii="ff3" w:eastAsia="Times New Roman" w:hAnsi="ff3" w:cs="Times New Roman"/>
          <w:color w:val="000000"/>
          <w:sz w:val="60"/>
          <w:szCs w:val="60"/>
          <w:lang w:val="en-US"/>
        </w:rPr>
        <w:t>notes on interpretation of raw data and hypotheses (Ap-</w:t>
      </w:r>
    </w:p>
    <w:p w14:paraId="3EB2CC6C" w14:textId="77777777" w:rsidR="00FC37D9" w:rsidRPr="00A5365B" w:rsidRDefault="00FC37D9" w:rsidP="00FC37D9">
      <w:pPr>
        <w:shd w:val="clear" w:color="auto" w:fill="FFFFFF"/>
        <w:suppressAutoHyphens w:val="0"/>
        <w:spacing w:after="0" w:line="0" w:lineRule="auto"/>
        <w:rPr>
          <w:rFonts w:ascii="ff3" w:eastAsia="Times New Roman" w:hAnsi="ff3" w:cs="Times New Roman"/>
          <w:color w:val="000000"/>
          <w:sz w:val="60"/>
          <w:szCs w:val="60"/>
          <w:lang w:val="en-US"/>
        </w:rPr>
      </w:pPr>
      <w:r w:rsidRPr="00A5365B">
        <w:rPr>
          <w:rFonts w:ascii="ff3" w:eastAsia="Times New Roman" w:hAnsi="ff3" w:cs="Times New Roman"/>
          <w:color w:val="000000"/>
          <w:sz w:val="60"/>
          <w:szCs w:val="60"/>
          <w:lang w:val="en-US"/>
        </w:rPr>
        <w:t>pendix S3) are available online</w:t>
      </w:r>
    </w:p>
    <w:p w14:paraId="3310E3D9" w14:textId="3D6CDAC8" w:rsidR="00EE2A36" w:rsidRPr="00850320" w:rsidRDefault="00FC37D9" w:rsidP="00EE2A36">
      <w:pPr>
        <w:suppressAutoHyphens w:val="0"/>
        <w:autoSpaceDE w:val="0"/>
        <w:autoSpaceDN w:val="0"/>
        <w:adjustRightInd w:val="0"/>
        <w:spacing w:after="0" w:line="600" w:lineRule="auto"/>
        <w:rPr>
          <w:rFonts w:ascii="Times New Roman" w:hAnsi="Times New Roman" w:cs="Times New Roman"/>
          <w:color w:val="000000" w:themeColor="text1"/>
          <w:sz w:val="24"/>
          <w:szCs w:val="24"/>
          <w:lang w:val="en-US"/>
        </w:rPr>
      </w:pPr>
      <w:r w:rsidRPr="00FB5E21">
        <w:rPr>
          <w:rFonts w:ascii="Times New Roman" w:hAnsi="Times New Roman" w:cs="Times New Roman"/>
          <w:color w:val="000000" w:themeColor="text1"/>
          <w:sz w:val="24"/>
          <w:szCs w:val="24"/>
          <w:lang w:val="en-US"/>
        </w:rPr>
        <w:t>Supplementary results (Appendix S1) are</w:t>
      </w:r>
      <w:r w:rsidR="00EE2A36" w:rsidRPr="00FB5E21">
        <w:rPr>
          <w:rFonts w:ascii="Times New Roman" w:hAnsi="Times New Roman" w:cs="Times New Roman"/>
          <w:color w:val="000000" w:themeColor="text1"/>
          <w:sz w:val="24"/>
          <w:szCs w:val="24"/>
          <w:lang w:val="en-US"/>
        </w:rPr>
        <w:t xml:space="preserve"> available online. The authors are solely responsible for the content and functionality of these materials. Queries (other than absence of the material) should be directed to the corresponding author.</w:t>
      </w:r>
    </w:p>
    <w:p w14:paraId="1FE581E5" w14:textId="77777777" w:rsidR="00EE2A36" w:rsidRPr="00850320" w:rsidRDefault="00EE2A36" w:rsidP="00EE2A36">
      <w:pPr>
        <w:spacing w:line="600" w:lineRule="auto"/>
        <w:rPr>
          <w:rFonts w:ascii="Times New Roman" w:hAnsi="Times New Roman" w:cs="Times New Roman"/>
          <w:b/>
          <w:bCs/>
          <w:sz w:val="24"/>
          <w:szCs w:val="24"/>
          <w:lang w:val="en-US"/>
        </w:rPr>
      </w:pPr>
      <w:r w:rsidRPr="00850320">
        <w:rPr>
          <w:rFonts w:ascii="Times New Roman" w:hAnsi="Times New Roman" w:cs="Times New Roman"/>
          <w:b/>
          <w:bCs/>
          <w:sz w:val="24"/>
          <w:szCs w:val="24"/>
          <w:lang w:val="en-US"/>
        </w:rPr>
        <w:t>Acknowledgements</w:t>
      </w:r>
    </w:p>
    <w:p w14:paraId="7CA932A6" w14:textId="0F8E4893" w:rsidR="00602789" w:rsidRDefault="00602789" w:rsidP="00602789">
      <w:pPr>
        <w:suppressAutoHyphens w:val="0"/>
        <w:autoSpaceDE w:val="0"/>
        <w:autoSpaceDN w:val="0"/>
        <w:adjustRightInd w:val="0"/>
        <w:spacing w:after="0" w:line="480" w:lineRule="auto"/>
        <w:rPr>
          <w:ins w:id="90" w:author="Sarah Benhaiem" w:date="2022-05-24T10:53:00Z"/>
          <w:rFonts w:ascii="Times New Roman" w:hAnsi="Times New Roman" w:cs="Times New Roman"/>
          <w:bCs/>
          <w:sz w:val="24"/>
          <w:szCs w:val="24"/>
          <w:lang w:val="en-US"/>
        </w:rPr>
      </w:pPr>
      <w:r w:rsidRPr="00850320">
        <w:rPr>
          <w:rFonts w:ascii="Times New Roman" w:hAnsi="Times New Roman" w:cs="Times New Roman"/>
          <w:bCs/>
          <w:sz w:val="24"/>
          <w:szCs w:val="24"/>
          <w:lang w:val="en-US"/>
        </w:rPr>
        <w:lastRenderedPageBreak/>
        <w:t xml:space="preserve">We </w:t>
      </w:r>
      <w:r w:rsidR="00F97842" w:rsidRPr="00850320">
        <w:rPr>
          <w:rFonts w:ascii="Times New Roman" w:hAnsi="Times New Roman" w:cs="Times New Roman"/>
          <w:bCs/>
          <w:sz w:val="24"/>
          <w:szCs w:val="24"/>
          <w:lang w:val="en-US"/>
        </w:rPr>
        <w:t>thank the</w:t>
      </w:r>
      <w:r w:rsidRPr="00850320">
        <w:rPr>
          <w:rFonts w:ascii="Times New Roman" w:hAnsi="Times New Roman" w:cs="Times New Roman"/>
          <w:bCs/>
          <w:sz w:val="24"/>
          <w:szCs w:val="24"/>
          <w:lang w:val="en-US"/>
        </w:rPr>
        <w:t xml:space="preserve"> Commission for Science and Technology of Tanzania (COSTECH)</w:t>
      </w:r>
      <w:r w:rsidR="00E87B6C">
        <w:rPr>
          <w:rFonts w:ascii="Times New Roman" w:hAnsi="Times New Roman" w:cs="Times New Roman"/>
          <w:bCs/>
          <w:sz w:val="24"/>
          <w:szCs w:val="24"/>
          <w:lang w:val="en-US"/>
        </w:rPr>
        <w:t xml:space="preserve"> for permission to conduct research</w:t>
      </w:r>
      <w:r w:rsidRPr="00850320">
        <w:rPr>
          <w:rFonts w:ascii="Times New Roman" w:hAnsi="Times New Roman" w:cs="Times New Roman"/>
          <w:bCs/>
          <w:sz w:val="24"/>
          <w:szCs w:val="24"/>
          <w:lang w:val="en-US"/>
        </w:rPr>
        <w:t>,</w:t>
      </w:r>
      <w:r w:rsidR="00E87B6C">
        <w:rPr>
          <w:rFonts w:ascii="Times New Roman" w:hAnsi="Times New Roman" w:cs="Times New Roman"/>
          <w:bCs/>
          <w:sz w:val="24"/>
          <w:szCs w:val="24"/>
          <w:lang w:val="en-US"/>
        </w:rPr>
        <w:t xml:space="preserve"> and</w:t>
      </w:r>
      <w:r w:rsidRPr="00850320">
        <w:rPr>
          <w:rFonts w:ascii="Times New Roman" w:hAnsi="Times New Roman" w:cs="Times New Roman"/>
          <w:bCs/>
          <w:sz w:val="24"/>
          <w:szCs w:val="24"/>
          <w:lang w:val="en-US"/>
        </w:rPr>
        <w:t xml:space="preserve"> the Tanzania Wildlife Research Institute (TAWIRI) and Tanzania National Parks (TANAPA) for their support. We thank the Deutsche Forschungsgemeinschaft (grants EA 5/3-1, KR 4266/2-1, DFG-Grako 1121</w:t>
      </w:r>
      <w:r w:rsidR="00BB7000" w:rsidRPr="00850320">
        <w:rPr>
          <w:rFonts w:ascii="Times New Roman" w:hAnsi="Times New Roman" w:cs="Times New Roman"/>
          <w:bCs/>
          <w:sz w:val="24"/>
          <w:szCs w:val="24"/>
          <w:lang w:val="en-US"/>
        </w:rPr>
        <w:t>, DFG-Grako 2046</w:t>
      </w:r>
      <w:r w:rsidRPr="00850320">
        <w:rPr>
          <w:rFonts w:ascii="Times New Roman" w:hAnsi="Times New Roman" w:cs="Times New Roman"/>
          <w:bCs/>
          <w:sz w:val="24"/>
          <w:szCs w:val="24"/>
          <w:lang w:val="en-US"/>
        </w:rPr>
        <w:t xml:space="preserve">), </w:t>
      </w:r>
      <w:ins w:id="91" w:author="Sarah Benhaiem" w:date="2022-05-24T09:59:00Z">
        <w:r w:rsidR="00330952" w:rsidRPr="00D2414A">
          <w:rPr>
            <w:rFonts w:ascii="Times New Roman" w:hAnsi="Times New Roman" w:cs="Times New Roman"/>
            <w:sz w:val="24"/>
            <w:szCs w:val="24"/>
            <w:lang w:val="en-US"/>
          </w:rPr>
          <w:t xml:space="preserve">the </w:t>
        </w:r>
        <w:r w:rsidR="00330952" w:rsidRPr="00D2414A">
          <w:rPr>
            <w:rFonts w:ascii="Times New Roman" w:eastAsia="Times New Roman" w:hAnsi="Times New Roman" w:cs="Times New Roman"/>
            <w:sz w:val="24"/>
            <w:szCs w:val="24"/>
            <w:lang w:val="en-US" w:eastAsia="en-US"/>
          </w:rPr>
          <w:t>Leibniz-Gemeinschaft (grant SAW-2018-IZW-3-EpiRank</w:t>
        </w:r>
        <w:r w:rsidR="00330952" w:rsidRPr="00D2414A">
          <w:rPr>
            <w:rFonts w:ascii="Times New Roman" w:hAnsi="Times New Roman" w:cs="Times New Roman"/>
            <w:sz w:val="24"/>
            <w:szCs w:val="24"/>
            <w:lang w:val="en-US"/>
          </w:rPr>
          <w:t xml:space="preserve">), </w:t>
        </w:r>
      </w:ins>
      <w:r w:rsidRPr="00850320">
        <w:rPr>
          <w:rFonts w:ascii="Times New Roman" w:hAnsi="Times New Roman" w:cs="Times New Roman"/>
          <w:bCs/>
          <w:sz w:val="24"/>
          <w:szCs w:val="24"/>
          <w:lang w:val="en-US"/>
        </w:rPr>
        <w:t>the Leibniz-Institute for Zoo and Wildlife Research, the Fritz-Thyssen-Stiftung, the Stifterverband der deutschen Wissenschaft and the Max-Planck-Gesellschaft for financial assistance. We thank Annie Francis, Thomas Shabani, Malvina Andris, Nelly Boyer, Robert Fyumagwa, Traudi Golla, Katja Goller, Nicole Gusset-Burgener, Richard Hoare, Karin Hönig, Mark Jago, Stephan Karl, Berit Kostka</w:t>
      </w:r>
      <w:r w:rsidR="00BB7000" w:rsidRPr="00850320">
        <w:rPr>
          <w:rFonts w:ascii="Times New Roman" w:hAnsi="Times New Roman" w:cs="Times New Roman"/>
          <w:bCs/>
          <w:sz w:val="24"/>
          <w:szCs w:val="24"/>
          <w:lang w:val="en-US"/>
        </w:rPr>
        <w:t xml:space="preserve">, </w:t>
      </w:r>
      <w:r w:rsidRPr="00850320">
        <w:rPr>
          <w:rFonts w:ascii="Times New Roman" w:hAnsi="Times New Roman" w:cs="Times New Roman"/>
          <w:bCs/>
          <w:sz w:val="24"/>
          <w:szCs w:val="24"/>
          <w:lang w:val="en-US"/>
        </w:rPr>
        <w:t>Michelle Lindson, Melody Roelke-Parker, Dagmar Thierer, Agnes T</w:t>
      </w:r>
      <w:r w:rsidR="00F97842" w:rsidRPr="00850320">
        <w:rPr>
          <w:rFonts w:ascii="Times New Roman" w:eastAsia="DengXian" w:hAnsi="Times New Roman" w:cs="Times New Roman"/>
          <w:bCs/>
          <w:sz w:val="24"/>
          <w:szCs w:val="24"/>
          <w:lang w:val="en-US"/>
        </w:rPr>
        <w:t>ü</w:t>
      </w:r>
      <w:r w:rsidRPr="00850320">
        <w:rPr>
          <w:rFonts w:ascii="Times New Roman" w:hAnsi="Times New Roman" w:cs="Times New Roman"/>
          <w:bCs/>
          <w:sz w:val="24"/>
          <w:szCs w:val="24"/>
          <w:lang w:val="en-US"/>
        </w:rPr>
        <w:t xml:space="preserve">rk, </w:t>
      </w:r>
      <w:r w:rsidR="00BB7000" w:rsidRPr="00850320">
        <w:rPr>
          <w:rFonts w:ascii="Times New Roman" w:hAnsi="Times New Roman" w:cs="Times New Roman"/>
          <w:bCs/>
          <w:sz w:val="24"/>
          <w:szCs w:val="24"/>
          <w:lang w:val="en-US"/>
        </w:rPr>
        <w:t>H</w:t>
      </w:r>
      <w:r w:rsidRPr="00850320">
        <w:rPr>
          <w:rFonts w:ascii="Times New Roman" w:hAnsi="Times New Roman" w:cs="Times New Roman"/>
          <w:bCs/>
          <w:sz w:val="24"/>
          <w:szCs w:val="24"/>
          <w:lang w:val="en-US"/>
        </w:rPr>
        <w:t xml:space="preserve">arald Wiik and Kerstin Wilhelm for assistance. </w:t>
      </w:r>
    </w:p>
    <w:p w14:paraId="6082D910" w14:textId="2F525C16" w:rsidR="008E6F07" w:rsidRDefault="008E6F07" w:rsidP="008E6F07">
      <w:pPr>
        <w:spacing w:before="120" w:line="480" w:lineRule="auto"/>
        <w:rPr>
          <w:ins w:id="92" w:author="Sarah Benhaiem" w:date="2022-05-24T10:55:00Z"/>
          <w:rFonts w:ascii="Times New Roman" w:hAnsi="Times New Roman" w:cs="Times New Roman"/>
          <w:b/>
          <w:sz w:val="24"/>
          <w:szCs w:val="24"/>
          <w:lang w:val="en-US"/>
        </w:rPr>
      </w:pPr>
      <w:ins w:id="93" w:author="Sarah Benhaiem" w:date="2022-05-24T10:53:00Z">
        <w:r w:rsidRPr="00A24144">
          <w:rPr>
            <w:rFonts w:ascii="Times New Roman" w:hAnsi="Times New Roman" w:cs="Times New Roman"/>
            <w:b/>
            <w:sz w:val="24"/>
            <w:szCs w:val="24"/>
            <w:lang w:val="en-US"/>
          </w:rPr>
          <w:t>CRediT authorship contribution statement</w:t>
        </w:r>
        <w:r>
          <w:rPr>
            <w:rFonts w:ascii="Times New Roman" w:hAnsi="Times New Roman" w:cs="Times New Roman"/>
            <w:b/>
            <w:sz w:val="24"/>
            <w:szCs w:val="24"/>
            <w:lang w:val="en-US"/>
          </w:rPr>
          <w:t xml:space="preserve">: </w:t>
        </w:r>
        <w:r w:rsidRPr="006D7D46">
          <w:rPr>
            <w:rFonts w:ascii="Times New Roman" w:hAnsi="Times New Roman" w:cs="Times New Roman"/>
            <w:bCs/>
            <w:sz w:val="24"/>
            <w:szCs w:val="24"/>
            <w:lang w:val="en-US"/>
          </w:rPr>
          <w:t>S. Benhaiem:</w:t>
        </w:r>
        <w:r>
          <w:rPr>
            <w:rFonts w:ascii="Times New Roman" w:hAnsi="Times New Roman" w:cs="Times New Roman"/>
            <w:b/>
            <w:sz w:val="24"/>
            <w:szCs w:val="24"/>
            <w:lang w:val="en-US"/>
          </w:rPr>
          <w:t xml:space="preserve"> </w:t>
        </w:r>
        <w:r w:rsidRPr="00A24144">
          <w:rPr>
            <w:rFonts w:ascii="Times New Roman" w:hAnsi="Times New Roman" w:cs="Times New Roman"/>
            <w:bCs/>
            <w:sz w:val="24"/>
            <w:szCs w:val="24"/>
            <w:lang w:val="en-US"/>
          </w:rPr>
          <w:t xml:space="preserve">Conceptualization, Methodology, </w:t>
        </w:r>
        <w:r w:rsidRPr="002F6799">
          <w:rPr>
            <w:rFonts w:ascii="Times New Roman" w:hAnsi="Times New Roman" w:cs="Times New Roman"/>
            <w:bCs/>
            <w:sz w:val="24"/>
            <w:szCs w:val="24"/>
            <w:lang w:val="en-US"/>
          </w:rPr>
          <w:t>Software</w:t>
        </w:r>
        <w:r>
          <w:rPr>
            <w:rFonts w:ascii="Times New Roman" w:hAnsi="Times New Roman" w:cs="Times New Roman"/>
            <w:bCs/>
            <w:sz w:val="24"/>
            <w:szCs w:val="24"/>
            <w:lang w:val="en-US"/>
          </w:rPr>
          <w:t>,</w:t>
        </w:r>
        <w:r w:rsidRPr="002F6799">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Validation, </w:t>
        </w:r>
        <w:r w:rsidRPr="00A24144">
          <w:rPr>
            <w:rFonts w:ascii="Times New Roman" w:hAnsi="Times New Roman" w:cs="Times New Roman"/>
            <w:bCs/>
            <w:sz w:val="24"/>
            <w:szCs w:val="24"/>
            <w:lang w:val="en-US"/>
          </w:rPr>
          <w:t>Formal analysis,</w:t>
        </w:r>
        <w:r>
          <w:rPr>
            <w:rFonts w:ascii="Times New Roman" w:hAnsi="Times New Roman" w:cs="Times New Roman"/>
            <w:bCs/>
            <w:sz w:val="24"/>
            <w:szCs w:val="24"/>
            <w:lang w:val="en-US"/>
          </w:rPr>
          <w:t xml:space="preserve"> </w:t>
        </w:r>
        <w:r w:rsidRPr="00A24144">
          <w:rPr>
            <w:rFonts w:ascii="Times New Roman" w:hAnsi="Times New Roman" w:cs="Times New Roman"/>
            <w:bCs/>
            <w:sz w:val="24"/>
            <w:szCs w:val="24"/>
            <w:lang w:val="en-US"/>
          </w:rPr>
          <w:t>Investigation, Data curation, Writing - original draft, Writing -</w:t>
        </w:r>
        <w:r>
          <w:rPr>
            <w:rFonts w:ascii="Times New Roman" w:hAnsi="Times New Roman" w:cs="Times New Roman"/>
            <w:bCs/>
            <w:sz w:val="24"/>
            <w:szCs w:val="24"/>
            <w:lang w:val="en-US"/>
          </w:rPr>
          <w:t xml:space="preserve"> </w:t>
        </w:r>
        <w:r w:rsidRPr="00A24144">
          <w:rPr>
            <w:rFonts w:ascii="Times New Roman" w:hAnsi="Times New Roman" w:cs="Times New Roman"/>
            <w:bCs/>
            <w:sz w:val="24"/>
            <w:szCs w:val="24"/>
            <w:lang w:val="en-US"/>
          </w:rPr>
          <w:t xml:space="preserve">review &amp; editing, </w:t>
        </w:r>
        <w:r w:rsidRPr="0066433B">
          <w:rPr>
            <w:rFonts w:ascii="Times New Roman" w:hAnsi="Times New Roman" w:cs="Times New Roman"/>
            <w:bCs/>
            <w:sz w:val="24"/>
            <w:szCs w:val="24"/>
            <w:lang w:val="en-US"/>
          </w:rPr>
          <w:t>Visualization</w:t>
        </w:r>
        <w:r>
          <w:rPr>
            <w:rFonts w:ascii="Times New Roman" w:hAnsi="Times New Roman" w:cs="Times New Roman"/>
            <w:bCs/>
            <w:sz w:val="24"/>
            <w:szCs w:val="24"/>
            <w:lang w:val="en-US"/>
          </w:rPr>
          <w:t xml:space="preserve">, Supervision, </w:t>
        </w:r>
        <w:r w:rsidRPr="00A24144">
          <w:rPr>
            <w:rFonts w:ascii="Times New Roman" w:hAnsi="Times New Roman" w:cs="Times New Roman"/>
            <w:bCs/>
            <w:sz w:val="24"/>
            <w:szCs w:val="24"/>
            <w:lang w:val="en-US"/>
          </w:rPr>
          <w:t>Project administration</w:t>
        </w:r>
        <w:r>
          <w:rPr>
            <w:rFonts w:ascii="Times New Roman" w:hAnsi="Times New Roman" w:cs="Times New Roman"/>
            <w:bCs/>
            <w:sz w:val="24"/>
            <w:szCs w:val="24"/>
            <w:lang w:val="en-US"/>
          </w:rPr>
          <w:t>. S. Kaidatzi:</w:t>
        </w:r>
        <w:r w:rsidRPr="00A24144">
          <w:rPr>
            <w:rFonts w:ascii="Times New Roman" w:hAnsi="Times New Roman" w:cs="Times New Roman"/>
            <w:bCs/>
            <w:sz w:val="24"/>
            <w:szCs w:val="24"/>
            <w:lang w:val="en-US"/>
          </w:rPr>
          <w:t xml:space="preserve"> Methodology, </w:t>
        </w:r>
        <w:r>
          <w:rPr>
            <w:rFonts w:ascii="Times New Roman" w:hAnsi="Times New Roman" w:cs="Times New Roman"/>
            <w:bCs/>
            <w:sz w:val="24"/>
            <w:szCs w:val="24"/>
            <w:lang w:val="en-US"/>
          </w:rPr>
          <w:t xml:space="preserve">Software, </w:t>
        </w:r>
        <w:r w:rsidRPr="00A24144">
          <w:rPr>
            <w:rFonts w:ascii="Times New Roman" w:hAnsi="Times New Roman" w:cs="Times New Roman"/>
            <w:bCs/>
            <w:sz w:val="24"/>
            <w:szCs w:val="24"/>
            <w:lang w:val="en-US"/>
          </w:rPr>
          <w:t>Data curation, Writing -</w:t>
        </w:r>
        <w:r>
          <w:rPr>
            <w:rFonts w:ascii="Times New Roman" w:hAnsi="Times New Roman" w:cs="Times New Roman"/>
            <w:bCs/>
            <w:sz w:val="24"/>
            <w:szCs w:val="24"/>
            <w:lang w:val="en-US"/>
          </w:rPr>
          <w:t xml:space="preserve"> </w:t>
        </w:r>
        <w:r w:rsidRPr="00A24144">
          <w:rPr>
            <w:rFonts w:ascii="Times New Roman" w:hAnsi="Times New Roman" w:cs="Times New Roman"/>
            <w:bCs/>
            <w:sz w:val="24"/>
            <w:szCs w:val="24"/>
            <w:lang w:val="en-US"/>
          </w:rPr>
          <w:t>original draft</w:t>
        </w:r>
        <w:r>
          <w:rPr>
            <w:rFonts w:ascii="Times New Roman" w:hAnsi="Times New Roman" w:cs="Times New Roman"/>
            <w:bCs/>
            <w:sz w:val="24"/>
            <w:szCs w:val="24"/>
            <w:lang w:val="en-US"/>
          </w:rPr>
          <w:t xml:space="preserve">. H. Hofer: </w:t>
        </w:r>
        <w:r w:rsidRPr="00A24144">
          <w:rPr>
            <w:rFonts w:ascii="Times New Roman" w:hAnsi="Times New Roman" w:cs="Times New Roman"/>
            <w:bCs/>
            <w:sz w:val="24"/>
            <w:szCs w:val="24"/>
            <w:lang w:val="en-US"/>
          </w:rPr>
          <w:t xml:space="preserve">Methodology, </w:t>
        </w:r>
        <w:r>
          <w:rPr>
            <w:rFonts w:ascii="Times New Roman" w:hAnsi="Times New Roman" w:cs="Times New Roman"/>
            <w:bCs/>
            <w:sz w:val="24"/>
            <w:szCs w:val="24"/>
            <w:lang w:val="en-US"/>
          </w:rPr>
          <w:t xml:space="preserve"> </w:t>
        </w:r>
        <w:r w:rsidRPr="00A24144">
          <w:rPr>
            <w:rFonts w:ascii="Times New Roman" w:hAnsi="Times New Roman" w:cs="Times New Roman"/>
            <w:bCs/>
            <w:sz w:val="24"/>
            <w:szCs w:val="24"/>
            <w:lang w:val="en-US"/>
          </w:rPr>
          <w:t xml:space="preserve">Investigation, </w:t>
        </w:r>
        <w:r>
          <w:rPr>
            <w:rFonts w:ascii="Times New Roman" w:hAnsi="Times New Roman" w:cs="Times New Roman"/>
            <w:bCs/>
            <w:sz w:val="24"/>
            <w:szCs w:val="24"/>
            <w:lang w:val="en-US"/>
          </w:rPr>
          <w:t xml:space="preserve">Resources, </w:t>
        </w:r>
        <w:r w:rsidRPr="00A24144">
          <w:rPr>
            <w:rFonts w:ascii="Times New Roman" w:hAnsi="Times New Roman" w:cs="Times New Roman"/>
            <w:bCs/>
            <w:sz w:val="24"/>
            <w:szCs w:val="24"/>
            <w:lang w:val="en-US"/>
          </w:rPr>
          <w:t>Data curation</w:t>
        </w:r>
        <w:r>
          <w:rPr>
            <w:rFonts w:ascii="Times New Roman" w:hAnsi="Times New Roman" w:cs="Times New Roman"/>
            <w:bCs/>
            <w:sz w:val="24"/>
            <w:szCs w:val="24"/>
            <w:lang w:val="en-US"/>
          </w:rPr>
          <w:t xml:space="preserve">, </w:t>
        </w:r>
        <w:r w:rsidRPr="00A24144">
          <w:rPr>
            <w:rFonts w:ascii="Times New Roman" w:hAnsi="Times New Roman" w:cs="Times New Roman"/>
            <w:bCs/>
            <w:sz w:val="24"/>
            <w:szCs w:val="24"/>
            <w:lang w:val="en-US"/>
          </w:rPr>
          <w:t>Writing -</w:t>
        </w:r>
        <w:r>
          <w:rPr>
            <w:rFonts w:ascii="Times New Roman" w:hAnsi="Times New Roman" w:cs="Times New Roman"/>
            <w:bCs/>
            <w:sz w:val="24"/>
            <w:szCs w:val="24"/>
            <w:lang w:val="en-US"/>
          </w:rPr>
          <w:t xml:space="preserve"> </w:t>
        </w:r>
        <w:r w:rsidRPr="00A24144">
          <w:rPr>
            <w:rFonts w:ascii="Times New Roman" w:hAnsi="Times New Roman" w:cs="Times New Roman"/>
            <w:bCs/>
            <w:sz w:val="24"/>
            <w:szCs w:val="24"/>
            <w:lang w:val="en-US"/>
          </w:rPr>
          <w:t xml:space="preserve">review &amp; editing, </w:t>
        </w:r>
        <w:r>
          <w:rPr>
            <w:rFonts w:ascii="Times New Roman" w:hAnsi="Times New Roman" w:cs="Times New Roman"/>
            <w:bCs/>
            <w:sz w:val="24"/>
            <w:szCs w:val="24"/>
            <w:lang w:val="en-US"/>
          </w:rPr>
          <w:t xml:space="preserve">Supervision, </w:t>
        </w:r>
        <w:r w:rsidRPr="00A24144">
          <w:rPr>
            <w:rFonts w:ascii="Times New Roman" w:hAnsi="Times New Roman" w:cs="Times New Roman"/>
            <w:bCs/>
            <w:sz w:val="24"/>
            <w:szCs w:val="24"/>
            <w:lang w:val="en-US"/>
          </w:rPr>
          <w:t>Project administration, Funding acquisition.</w:t>
        </w:r>
        <w:r>
          <w:rPr>
            <w:rFonts w:ascii="Times New Roman" w:hAnsi="Times New Roman" w:cs="Times New Roman"/>
            <w:bCs/>
            <w:sz w:val="24"/>
            <w:szCs w:val="24"/>
            <w:lang w:val="en-US"/>
          </w:rPr>
          <w:t xml:space="preserve"> M. L. East: </w:t>
        </w:r>
        <w:r w:rsidRPr="00A24144">
          <w:rPr>
            <w:rFonts w:ascii="Times New Roman" w:hAnsi="Times New Roman" w:cs="Times New Roman"/>
            <w:bCs/>
            <w:sz w:val="24"/>
            <w:szCs w:val="24"/>
            <w:lang w:val="en-US"/>
          </w:rPr>
          <w:t xml:space="preserve">Conceptualization, Methodology, </w:t>
        </w:r>
        <w:r>
          <w:rPr>
            <w:rFonts w:ascii="Times New Roman" w:hAnsi="Times New Roman" w:cs="Times New Roman"/>
            <w:bCs/>
            <w:sz w:val="24"/>
            <w:szCs w:val="24"/>
            <w:lang w:val="en-US"/>
          </w:rPr>
          <w:t xml:space="preserve">Investigation, Resources, </w:t>
        </w:r>
        <w:r w:rsidRPr="00A24144">
          <w:rPr>
            <w:rFonts w:ascii="Times New Roman" w:hAnsi="Times New Roman" w:cs="Times New Roman"/>
            <w:bCs/>
            <w:sz w:val="24"/>
            <w:szCs w:val="24"/>
            <w:lang w:val="en-US"/>
          </w:rPr>
          <w:t>Data curation, Writing -</w:t>
        </w:r>
        <w:r>
          <w:rPr>
            <w:rFonts w:ascii="Times New Roman" w:hAnsi="Times New Roman" w:cs="Times New Roman"/>
            <w:bCs/>
            <w:sz w:val="24"/>
            <w:szCs w:val="24"/>
            <w:lang w:val="en-US"/>
          </w:rPr>
          <w:t xml:space="preserve"> </w:t>
        </w:r>
        <w:r w:rsidRPr="00A24144">
          <w:rPr>
            <w:rFonts w:ascii="Times New Roman" w:hAnsi="Times New Roman" w:cs="Times New Roman"/>
            <w:bCs/>
            <w:sz w:val="24"/>
            <w:szCs w:val="24"/>
            <w:lang w:val="en-US"/>
          </w:rPr>
          <w:t xml:space="preserve">review &amp; editing, </w:t>
        </w:r>
        <w:r>
          <w:rPr>
            <w:rFonts w:ascii="Times New Roman" w:hAnsi="Times New Roman" w:cs="Times New Roman"/>
            <w:bCs/>
            <w:sz w:val="24"/>
            <w:szCs w:val="24"/>
            <w:lang w:val="en-US"/>
          </w:rPr>
          <w:t xml:space="preserve">Supervision, </w:t>
        </w:r>
        <w:r w:rsidRPr="00A24144">
          <w:rPr>
            <w:rFonts w:ascii="Times New Roman" w:hAnsi="Times New Roman" w:cs="Times New Roman"/>
            <w:bCs/>
            <w:sz w:val="24"/>
            <w:szCs w:val="24"/>
            <w:lang w:val="en-US"/>
          </w:rPr>
          <w:t>Project administration, Funding acquisition</w:t>
        </w:r>
        <w:r>
          <w:rPr>
            <w:rFonts w:ascii="Times New Roman" w:hAnsi="Times New Roman" w:cs="Times New Roman"/>
            <w:bCs/>
            <w:sz w:val="24"/>
            <w:szCs w:val="24"/>
            <w:lang w:val="en-US"/>
          </w:rPr>
          <w:t xml:space="preserve">. </w:t>
        </w:r>
      </w:ins>
    </w:p>
    <w:p w14:paraId="5ECBA09D" w14:textId="77777777" w:rsidR="008E6F07" w:rsidRDefault="008E6F07" w:rsidP="008E6F07">
      <w:pPr>
        <w:spacing w:line="480" w:lineRule="auto"/>
        <w:rPr>
          <w:ins w:id="94" w:author="Sarah Benhaiem" w:date="2022-05-24T10:55:00Z"/>
          <w:rFonts w:ascii="Times New Roman" w:eastAsia="Times New Roman" w:hAnsi="Times New Roman" w:cs="Times New Roman"/>
          <w:sz w:val="24"/>
          <w:szCs w:val="24"/>
          <w:lang w:val="en-US" w:eastAsia="en-US"/>
        </w:rPr>
      </w:pPr>
      <w:ins w:id="95" w:author="Sarah Benhaiem" w:date="2022-05-24T10:55:00Z">
        <w:r w:rsidRPr="00281BC6">
          <w:rPr>
            <w:rFonts w:ascii="Times New Roman" w:eastAsia="Times New Roman" w:hAnsi="Times New Roman" w:cs="Times New Roman"/>
            <w:b/>
            <w:bCs/>
            <w:sz w:val="24"/>
            <w:szCs w:val="24"/>
            <w:lang w:val="en-US" w:eastAsia="en-US"/>
          </w:rPr>
          <w:t>Archiving of Data</w:t>
        </w:r>
        <w:r>
          <w:rPr>
            <w:rFonts w:ascii="Times New Roman" w:eastAsia="Times New Roman" w:hAnsi="Times New Roman" w:cs="Times New Roman"/>
            <w:sz w:val="24"/>
            <w:szCs w:val="24"/>
            <w:lang w:val="en-US" w:eastAsia="en-US"/>
          </w:rPr>
          <w:t xml:space="preserve">: All data files </w:t>
        </w:r>
        <w:r w:rsidRPr="00D14ACD">
          <w:rPr>
            <w:rFonts w:ascii="Times New Roman" w:eastAsia="Times New Roman" w:hAnsi="Times New Roman" w:cs="Times New Roman"/>
            <w:sz w:val="24"/>
            <w:szCs w:val="24"/>
            <w:lang w:val="en-US" w:eastAsia="en-US"/>
          </w:rPr>
          <w:t>will be made publicly available</w:t>
        </w:r>
        <w:r>
          <w:rPr>
            <w:rFonts w:ascii="Times New Roman" w:eastAsia="Times New Roman" w:hAnsi="Times New Roman" w:cs="Times New Roman"/>
            <w:sz w:val="24"/>
            <w:szCs w:val="24"/>
            <w:lang w:val="en-US" w:eastAsia="en-US"/>
          </w:rPr>
          <w:t xml:space="preserve"> upon manuscript acceptance. </w:t>
        </w:r>
      </w:ins>
    </w:p>
    <w:p w14:paraId="44DD7DBA" w14:textId="77777777" w:rsidR="008E6F07" w:rsidRDefault="008E6F07" w:rsidP="008E6F07">
      <w:pPr>
        <w:pStyle w:val="ListParagraph1"/>
        <w:spacing w:line="480" w:lineRule="auto"/>
        <w:ind w:left="0"/>
        <w:rPr>
          <w:ins w:id="96" w:author="Sarah Benhaiem" w:date="2022-05-24T10:55:00Z"/>
          <w:rFonts w:ascii="Times New Roman" w:hAnsi="Times New Roman" w:cs="Times New Roman"/>
          <w:sz w:val="24"/>
          <w:szCs w:val="24"/>
          <w:lang w:val="en-US"/>
        </w:rPr>
      </w:pPr>
      <w:ins w:id="97" w:author="Sarah Benhaiem" w:date="2022-05-24T10:55:00Z">
        <w:r w:rsidRPr="00FF4667">
          <w:rPr>
            <w:rFonts w:ascii="Times New Roman" w:hAnsi="Times New Roman" w:cs="Times New Roman"/>
            <w:b/>
            <w:sz w:val="24"/>
            <w:szCs w:val="24"/>
            <w:lang w:val="en-US"/>
          </w:rPr>
          <w:t>Ethical statement:</w:t>
        </w:r>
        <w:r w:rsidRPr="00FF4667">
          <w:rPr>
            <w:rFonts w:ascii="Times New Roman" w:hAnsi="Times New Roman" w:cs="Times New Roman"/>
            <w:sz w:val="24"/>
            <w:szCs w:val="24"/>
            <w:lang w:val="en-US"/>
          </w:rPr>
          <w:t xml:space="preserve"> The research was conducted under research permits from the Tanzania</w:t>
        </w:r>
        <w:r w:rsidRPr="00602204">
          <w:rPr>
            <w:rFonts w:ascii="Times New Roman" w:hAnsi="Times New Roman" w:cs="Times New Roman"/>
            <w:sz w:val="24"/>
            <w:szCs w:val="24"/>
            <w:lang w:val="en-US"/>
          </w:rPr>
          <w:t xml:space="preserve"> Commission for Science and Technology, and with permission from the Tanzanian National Parks Authority and Tanzanian Wildlife Research Institute. All procedures were performed in </w:t>
        </w:r>
        <w:r w:rsidRPr="00602204">
          <w:rPr>
            <w:rFonts w:ascii="Times New Roman" w:hAnsi="Times New Roman" w:cs="Times New Roman"/>
            <w:sz w:val="24"/>
            <w:szCs w:val="24"/>
            <w:lang w:val="en-US"/>
          </w:rPr>
          <w:lastRenderedPageBreak/>
          <w:t>accordance with the requirements of the Leibniz Institute for Zoo and Wildlife Research Ethics Committee on Animal Welfare</w:t>
        </w:r>
        <w:r>
          <w:rPr>
            <w:rFonts w:ascii="Times New Roman" w:hAnsi="Times New Roman" w:cs="Times New Roman"/>
            <w:sz w:val="24"/>
            <w:szCs w:val="24"/>
            <w:lang w:val="en-US"/>
          </w:rPr>
          <w:t xml:space="preserve"> </w:t>
        </w:r>
        <w:commentRangeStart w:id="98"/>
        <w:commentRangeStart w:id="99"/>
        <w:r>
          <w:rPr>
            <w:rFonts w:ascii="Times New Roman" w:hAnsi="Times New Roman" w:cs="Times New Roman"/>
            <w:sz w:val="24"/>
            <w:szCs w:val="24"/>
            <w:lang w:val="en-US"/>
          </w:rPr>
          <w:t xml:space="preserve">(permit number: </w:t>
        </w:r>
        <w:r w:rsidRPr="00772702">
          <w:rPr>
            <w:rFonts w:ascii="Times New Roman" w:hAnsi="Times New Roman" w:cs="Times New Roman"/>
            <w:sz w:val="24"/>
            <w:szCs w:val="24"/>
            <w:lang w:val="en-US"/>
          </w:rPr>
          <w:t>2016-11-02</w:t>
        </w:r>
        <w:r>
          <w:rPr>
            <w:rFonts w:ascii="Times New Roman" w:hAnsi="Times New Roman" w:cs="Times New Roman"/>
            <w:sz w:val="24"/>
            <w:szCs w:val="24"/>
            <w:lang w:val="en-US"/>
          </w:rPr>
          <w:t>)</w:t>
        </w:r>
        <w:r w:rsidRPr="00602204">
          <w:rPr>
            <w:rFonts w:ascii="Times New Roman" w:hAnsi="Times New Roman" w:cs="Times New Roman"/>
            <w:sz w:val="24"/>
            <w:szCs w:val="24"/>
            <w:lang w:val="en-US"/>
          </w:rPr>
          <w:t>.</w:t>
        </w:r>
        <w:commentRangeEnd w:id="98"/>
        <w:r w:rsidR="00523D4F">
          <w:rPr>
            <w:rStyle w:val="CommentReference"/>
          </w:rPr>
          <w:commentReference w:id="98"/>
        </w:r>
      </w:ins>
      <w:commentRangeEnd w:id="99"/>
      <w:ins w:id="100" w:author="Sarah Benhaiem" w:date="2022-05-24T11:00:00Z">
        <w:r w:rsidR="00DE1981">
          <w:rPr>
            <w:rStyle w:val="CommentReference"/>
          </w:rPr>
          <w:commentReference w:id="99"/>
        </w:r>
      </w:ins>
    </w:p>
    <w:p w14:paraId="05A386D2" w14:textId="77777777" w:rsidR="008E6F07" w:rsidRPr="008E6F07" w:rsidRDefault="008E6F07" w:rsidP="008E6F07">
      <w:pPr>
        <w:spacing w:before="120" w:line="480" w:lineRule="auto"/>
        <w:rPr>
          <w:ins w:id="101" w:author="Sarah Benhaiem" w:date="2022-05-24T10:53:00Z"/>
          <w:rFonts w:ascii="Times New Roman" w:hAnsi="Times New Roman" w:cs="Times New Roman"/>
          <w:b/>
          <w:sz w:val="24"/>
          <w:szCs w:val="24"/>
          <w:lang w:val="en-US"/>
          <w:rPrChange w:id="102" w:author="Sarah Benhaiem" w:date="2022-05-24T10:55:00Z">
            <w:rPr>
              <w:ins w:id="103" w:author="Sarah Benhaiem" w:date="2022-05-24T10:53:00Z"/>
              <w:rFonts w:ascii="Times New Roman" w:hAnsi="Times New Roman" w:cs="Times New Roman"/>
              <w:bCs/>
              <w:sz w:val="24"/>
              <w:szCs w:val="24"/>
              <w:lang w:val="en-US"/>
            </w:rPr>
          </w:rPrChange>
        </w:rPr>
        <w:pPrChange w:id="104" w:author="Sarah Benhaiem" w:date="2022-05-24T10:55:00Z">
          <w:pPr>
            <w:suppressAutoHyphens w:val="0"/>
            <w:autoSpaceDE w:val="0"/>
            <w:autoSpaceDN w:val="0"/>
            <w:adjustRightInd w:val="0"/>
            <w:spacing w:after="0" w:line="480" w:lineRule="auto"/>
          </w:pPr>
        </w:pPrChange>
      </w:pPr>
    </w:p>
    <w:p w14:paraId="5E785B72" w14:textId="77777777" w:rsidR="008E6F07" w:rsidRDefault="008E6F07" w:rsidP="00602789">
      <w:pPr>
        <w:suppressAutoHyphens w:val="0"/>
        <w:autoSpaceDE w:val="0"/>
        <w:autoSpaceDN w:val="0"/>
        <w:adjustRightInd w:val="0"/>
        <w:spacing w:after="0" w:line="480" w:lineRule="auto"/>
        <w:rPr>
          <w:rFonts w:ascii="Times New Roman" w:hAnsi="Times New Roman" w:cs="Times New Roman"/>
          <w:bCs/>
          <w:sz w:val="24"/>
          <w:szCs w:val="24"/>
          <w:lang w:val="en-US"/>
        </w:rPr>
      </w:pPr>
      <w:commentRangeStart w:id="105"/>
      <w:commentRangeStart w:id="106"/>
      <w:commentRangeEnd w:id="105"/>
      <w:ins w:id="107" w:author="Sarah Benhaiem" w:date="2022-05-24T10:53:00Z">
        <w:r>
          <w:rPr>
            <w:rStyle w:val="CommentReference"/>
          </w:rPr>
          <w:commentReference w:id="105"/>
        </w:r>
      </w:ins>
      <w:commentRangeEnd w:id="106"/>
      <w:ins w:id="108" w:author="Sarah Benhaiem" w:date="2022-05-24T11:01:00Z">
        <w:r w:rsidR="00DE1981">
          <w:rPr>
            <w:rStyle w:val="CommentReference"/>
          </w:rPr>
          <w:commentReference w:id="106"/>
        </w:r>
      </w:ins>
    </w:p>
    <w:p w14:paraId="5FB337C8" w14:textId="68BF8DBC" w:rsidR="00A9737A" w:rsidRDefault="00C61D4E" w:rsidP="00C61D4E">
      <w:pPr>
        <w:pStyle w:val="Heading1"/>
        <w:rPr>
          <w:noProof/>
          <w:lang w:val="en-US"/>
        </w:rPr>
      </w:pPr>
      <w:r>
        <w:rPr>
          <w:noProof/>
          <w:lang w:val="en-US"/>
        </w:rPr>
        <w:t>Literature</w:t>
      </w:r>
    </w:p>
    <w:p w14:paraId="00C15F0D" w14:textId="22C33274" w:rsidR="00A9737A" w:rsidRDefault="0091157B" w:rsidP="0091157B">
      <w:pPr>
        <w:suppressAutoHyphens w:val="0"/>
        <w:autoSpaceDE w:val="0"/>
        <w:autoSpaceDN w:val="0"/>
        <w:adjustRightInd w:val="0"/>
        <w:spacing w:after="0" w:line="480" w:lineRule="auto"/>
        <w:rPr>
          <w:rFonts w:ascii="Times New Roman" w:hAnsi="Times New Roman" w:cs="Times New Roman"/>
          <w:noProof/>
          <w:lang w:val="en-US"/>
        </w:rPr>
      </w:pPr>
      <w:r w:rsidRPr="0091157B">
        <w:rPr>
          <w:rFonts w:ascii="Times New Roman" w:eastAsiaTheme="majorEastAsia" w:hAnsi="Times New Roman" w:cs="Times New Roman"/>
          <w:b/>
          <w:noProof/>
          <w:sz w:val="24"/>
          <w:szCs w:val="24"/>
          <w:lang w:val="en-US"/>
        </w:rPr>
        <w:t xml:space="preserve">Literature </w:t>
      </w:r>
      <w:commentRangeStart w:id="109"/>
      <w:commentRangeStart w:id="110"/>
      <w:r w:rsidR="00EE2A36" w:rsidRPr="00DD3B26">
        <w:rPr>
          <w:rFonts w:ascii="Times New Roman" w:hAnsi="Times New Roman" w:cs="Times New Roman"/>
          <w:b/>
          <w:noProof/>
          <w:sz w:val="24"/>
          <w:szCs w:val="24"/>
          <w:lang w:val="en-US"/>
        </w:rPr>
        <w:t xml:space="preserve"> </w:t>
      </w:r>
      <w:commentRangeEnd w:id="109"/>
      <w:r w:rsidR="00915BA4">
        <w:rPr>
          <w:rStyle w:val="CommentReference"/>
        </w:rPr>
        <w:commentReference w:id="109"/>
      </w:r>
      <w:commentRangeEnd w:id="110"/>
      <w:r w:rsidR="00AF770B">
        <w:rPr>
          <w:rStyle w:val="CommentReference"/>
        </w:rPr>
        <w:commentReference w:id="110"/>
      </w:r>
    </w:p>
    <w:p w14:paraId="20820F7A" w14:textId="77777777" w:rsidR="00454416" w:rsidRPr="00BE4011" w:rsidRDefault="00EE5470" w:rsidP="00454416">
      <w:pPr>
        <w:pStyle w:val="Bibliography"/>
        <w:rPr>
          <w:lang w:val="en-US"/>
          <w:rPrChange w:id="111" w:author="Sarah Benhaiem" w:date="2022-05-24T09:01:00Z">
            <w:rPr/>
          </w:rPrChange>
        </w:rPr>
      </w:pPr>
      <w:r>
        <w:rPr>
          <w:noProof/>
          <w:lang w:val="en-US"/>
        </w:rPr>
        <w:fldChar w:fldCharType="begin"/>
      </w:r>
      <w:r>
        <w:rPr>
          <w:noProof/>
          <w:lang w:val="en-US"/>
        </w:rPr>
        <w:instrText xml:space="preserve"> ADDIN ZOTERO_BIBL {"uncited":[],"omitted":[],"custom":[]} CSL_BIBLIOGRAPHY </w:instrText>
      </w:r>
      <w:r>
        <w:rPr>
          <w:noProof/>
          <w:lang w:val="en-US"/>
        </w:rPr>
        <w:fldChar w:fldCharType="separate"/>
      </w:r>
      <w:r w:rsidR="00454416" w:rsidRPr="00BE4011">
        <w:rPr>
          <w:lang w:val="en-US"/>
          <w:rPrChange w:id="112" w:author="Sarah Benhaiem" w:date="2022-05-24T09:01:00Z">
            <w:rPr/>
          </w:rPrChange>
        </w:rPr>
        <w:t xml:space="preserve">Abrahms B, Jordan NR, Golabek KA, McNutt JW, Wilson AM, Brashares JS. 2016. Lessons from integrating behaviour and resource selection: activity-specific responses of African wild dogs to roads. Animal Conservation </w:t>
      </w:r>
      <w:r w:rsidR="00454416" w:rsidRPr="00BE4011">
        <w:rPr>
          <w:b/>
          <w:bCs/>
          <w:lang w:val="en-US"/>
          <w:rPrChange w:id="113" w:author="Sarah Benhaiem" w:date="2022-05-24T09:01:00Z">
            <w:rPr>
              <w:b/>
              <w:bCs/>
            </w:rPr>
          </w:rPrChange>
        </w:rPr>
        <w:t>19</w:t>
      </w:r>
      <w:r w:rsidR="00454416" w:rsidRPr="00BE4011">
        <w:rPr>
          <w:lang w:val="en-US"/>
          <w:rPrChange w:id="114" w:author="Sarah Benhaiem" w:date="2022-05-24T09:01:00Z">
            <w:rPr/>
          </w:rPrChange>
        </w:rPr>
        <w:t>:247–255.</w:t>
      </w:r>
    </w:p>
    <w:p w14:paraId="38986F9F" w14:textId="77777777" w:rsidR="00454416" w:rsidRPr="00BE4011" w:rsidRDefault="00454416" w:rsidP="00454416">
      <w:pPr>
        <w:pStyle w:val="Bibliography"/>
        <w:rPr>
          <w:lang w:val="en-US"/>
          <w:rPrChange w:id="115" w:author="Sarah Benhaiem" w:date="2022-05-24T09:01:00Z">
            <w:rPr/>
          </w:rPrChange>
        </w:rPr>
      </w:pPr>
      <w:r w:rsidRPr="00BE4011">
        <w:rPr>
          <w:lang w:val="en-US"/>
          <w:rPrChange w:id="116" w:author="Sarah Benhaiem" w:date="2022-05-24T09:01:00Z">
            <w:rPr/>
          </w:rPrChange>
        </w:rPr>
        <w:t xml:space="preserve">Ascensão F, Grilo C, LaPoint S, Tracey J, Clevenger AP, Santos-Reis M. 2014. Inter-Individual Variability of Stone Marten Behavioral Responses to a Highway. PLOS ONE </w:t>
      </w:r>
      <w:r w:rsidRPr="00BE4011">
        <w:rPr>
          <w:b/>
          <w:bCs/>
          <w:lang w:val="en-US"/>
          <w:rPrChange w:id="117" w:author="Sarah Benhaiem" w:date="2022-05-24T09:01:00Z">
            <w:rPr>
              <w:b/>
              <w:bCs/>
            </w:rPr>
          </w:rPrChange>
        </w:rPr>
        <w:t>9</w:t>
      </w:r>
      <w:r w:rsidRPr="00BE4011">
        <w:rPr>
          <w:lang w:val="en-US"/>
          <w:rPrChange w:id="118" w:author="Sarah Benhaiem" w:date="2022-05-24T09:01:00Z">
            <w:rPr/>
          </w:rPrChange>
        </w:rPr>
        <w:t>:e103544. Public Library of Science.</w:t>
      </w:r>
    </w:p>
    <w:p w14:paraId="4AFEF85C" w14:textId="77777777" w:rsidR="00454416" w:rsidRPr="00BE4011" w:rsidRDefault="00454416" w:rsidP="00454416">
      <w:pPr>
        <w:pStyle w:val="Bibliography"/>
        <w:rPr>
          <w:lang w:val="en-US"/>
          <w:rPrChange w:id="119" w:author="Sarah Benhaiem" w:date="2022-05-24T09:01:00Z">
            <w:rPr/>
          </w:rPrChange>
        </w:rPr>
      </w:pPr>
      <w:r w:rsidRPr="00BE4011">
        <w:rPr>
          <w:lang w:val="en-US"/>
          <w:rPrChange w:id="120" w:author="Sarah Benhaiem" w:date="2022-05-24T09:01:00Z">
            <w:rPr/>
          </w:rPrChange>
        </w:rPr>
        <w:t>Barrientos R, Bolonio L. 2009. The presence of rabbits adjacent to roads increases polecat road mortality. Biodivers Conserv:14.</w:t>
      </w:r>
    </w:p>
    <w:p w14:paraId="328AB3D8" w14:textId="77777777" w:rsidR="00454416" w:rsidRPr="00BE4011" w:rsidRDefault="00454416" w:rsidP="00454416">
      <w:pPr>
        <w:pStyle w:val="Bibliography"/>
        <w:rPr>
          <w:lang w:val="en-US"/>
          <w:rPrChange w:id="121" w:author="Sarah Benhaiem" w:date="2022-05-24T09:01:00Z">
            <w:rPr/>
          </w:rPrChange>
        </w:rPr>
      </w:pPr>
      <w:r w:rsidRPr="00BE4011">
        <w:rPr>
          <w:lang w:val="en-US"/>
          <w:rPrChange w:id="122" w:author="Sarah Benhaiem" w:date="2022-05-24T09:01:00Z">
            <w:rPr/>
          </w:rPrChange>
        </w:rPr>
        <w:t xml:space="preserve">Baskaran N, Boominathan D. 2010. Road kill of animals by highway traffic in the tropical forests of Mudumalai Tiger Reserve, southern India. Journal of Threatened Taxa </w:t>
      </w:r>
      <w:r w:rsidRPr="00BE4011">
        <w:rPr>
          <w:b/>
          <w:bCs/>
          <w:lang w:val="en-US"/>
          <w:rPrChange w:id="123" w:author="Sarah Benhaiem" w:date="2022-05-24T09:01:00Z">
            <w:rPr>
              <w:b/>
              <w:bCs/>
            </w:rPr>
          </w:rPrChange>
        </w:rPr>
        <w:t>2</w:t>
      </w:r>
      <w:r w:rsidRPr="00BE4011">
        <w:rPr>
          <w:lang w:val="en-US"/>
          <w:rPrChange w:id="124" w:author="Sarah Benhaiem" w:date="2022-05-24T09:01:00Z">
            <w:rPr/>
          </w:rPrChange>
        </w:rPr>
        <w:t>:753–759.</w:t>
      </w:r>
    </w:p>
    <w:p w14:paraId="0E2237D1" w14:textId="77777777" w:rsidR="00454416" w:rsidRPr="00BE4011" w:rsidRDefault="00454416" w:rsidP="00454416">
      <w:pPr>
        <w:pStyle w:val="Bibliography"/>
        <w:rPr>
          <w:lang w:val="en-US"/>
          <w:rPrChange w:id="125" w:author="Sarah Benhaiem" w:date="2022-05-24T09:01:00Z">
            <w:rPr/>
          </w:rPrChange>
        </w:rPr>
      </w:pPr>
      <w:r w:rsidRPr="00BE4011">
        <w:rPr>
          <w:lang w:val="en-US"/>
          <w:rPrChange w:id="126" w:author="Sarah Benhaiem" w:date="2022-05-24T09:01:00Z">
            <w:rPr/>
          </w:rPrChange>
        </w:rPr>
        <w:t xml:space="preserve">Belton LE, Cameron EZ, Dalerum F. 2018. Anthropogenic influences on spotted hyaena diet in the Kruger National Park, South Africa. Mammal Research </w:t>
      </w:r>
      <w:r w:rsidRPr="00BE4011">
        <w:rPr>
          <w:b/>
          <w:bCs/>
          <w:lang w:val="en-US"/>
          <w:rPrChange w:id="127" w:author="Sarah Benhaiem" w:date="2022-05-24T09:01:00Z">
            <w:rPr>
              <w:b/>
              <w:bCs/>
            </w:rPr>
          </w:rPrChange>
        </w:rPr>
        <w:t>63</w:t>
      </w:r>
      <w:r w:rsidRPr="00BE4011">
        <w:rPr>
          <w:lang w:val="en-US"/>
          <w:rPrChange w:id="128" w:author="Sarah Benhaiem" w:date="2022-05-24T09:01:00Z">
            <w:rPr/>
          </w:rPrChange>
        </w:rPr>
        <w:t>:315–323.</w:t>
      </w:r>
    </w:p>
    <w:p w14:paraId="51C4184E" w14:textId="77777777" w:rsidR="00454416" w:rsidRPr="00BE4011" w:rsidRDefault="00454416" w:rsidP="00454416">
      <w:pPr>
        <w:pStyle w:val="Bibliography"/>
        <w:rPr>
          <w:lang w:val="en-US"/>
          <w:rPrChange w:id="129" w:author="Sarah Benhaiem" w:date="2022-05-24T09:01:00Z">
            <w:rPr/>
          </w:rPrChange>
        </w:rPr>
      </w:pPr>
      <w:r w:rsidRPr="00BE4011">
        <w:rPr>
          <w:lang w:val="en-US"/>
          <w:rPrChange w:id="130" w:author="Sarah Benhaiem" w:date="2022-05-24T09:01:00Z">
            <w:rPr/>
          </w:rPrChange>
        </w:rPr>
        <w:t xml:space="preserve">Bencin HL, Prange S, Rose C, Popescu VD. 2019. Roadkill and space use data predict vehicle-strike hotspots and mortality rates in a recovering bobcat ( Lynx rufus ) population. Scientific Reports </w:t>
      </w:r>
      <w:r w:rsidRPr="00BE4011">
        <w:rPr>
          <w:b/>
          <w:bCs/>
          <w:lang w:val="en-US"/>
          <w:rPrChange w:id="131" w:author="Sarah Benhaiem" w:date="2022-05-24T09:01:00Z">
            <w:rPr>
              <w:b/>
              <w:bCs/>
            </w:rPr>
          </w:rPrChange>
        </w:rPr>
        <w:t>9</w:t>
      </w:r>
      <w:r w:rsidRPr="00BE4011">
        <w:rPr>
          <w:lang w:val="en-US"/>
          <w:rPrChange w:id="132" w:author="Sarah Benhaiem" w:date="2022-05-24T09:01:00Z">
            <w:rPr/>
          </w:rPrChange>
        </w:rPr>
        <w:t>:15391. Nature Publishing Group.</w:t>
      </w:r>
    </w:p>
    <w:p w14:paraId="6AE537D5" w14:textId="77777777" w:rsidR="00454416" w:rsidRPr="00BE4011" w:rsidRDefault="00454416" w:rsidP="00454416">
      <w:pPr>
        <w:pStyle w:val="Bibliography"/>
        <w:rPr>
          <w:lang w:val="en-US"/>
          <w:rPrChange w:id="133" w:author="Sarah Benhaiem" w:date="2022-05-24T09:01:00Z">
            <w:rPr/>
          </w:rPrChange>
        </w:rPr>
      </w:pPr>
      <w:r w:rsidRPr="00BE4011">
        <w:rPr>
          <w:lang w:val="en-US"/>
          <w:rPrChange w:id="134" w:author="Sarah Benhaiem" w:date="2022-05-24T09:01:00Z">
            <w:rPr/>
          </w:rPrChange>
        </w:rPr>
        <w:t xml:space="preserve">Cardillo M, Purvis A, Sechrest W, Gittleman JL, Bielby J, Mace GM. 2004. Human Population Density and Extinction Risk in the World’s Carnivores. PLOS Biology </w:t>
      </w:r>
      <w:r w:rsidRPr="00BE4011">
        <w:rPr>
          <w:b/>
          <w:bCs/>
          <w:lang w:val="en-US"/>
          <w:rPrChange w:id="135" w:author="Sarah Benhaiem" w:date="2022-05-24T09:01:00Z">
            <w:rPr>
              <w:b/>
              <w:bCs/>
            </w:rPr>
          </w:rPrChange>
        </w:rPr>
        <w:t>2</w:t>
      </w:r>
      <w:r w:rsidRPr="00BE4011">
        <w:rPr>
          <w:lang w:val="en-US"/>
          <w:rPrChange w:id="136" w:author="Sarah Benhaiem" w:date="2022-05-24T09:01:00Z">
            <w:rPr/>
          </w:rPrChange>
        </w:rPr>
        <w:t>:e197. Public Library of Science.</w:t>
      </w:r>
    </w:p>
    <w:p w14:paraId="769BDBDD" w14:textId="77777777" w:rsidR="00454416" w:rsidRPr="00BE4011" w:rsidRDefault="00454416" w:rsidP="00454416">
      <w:pPr>
        <w:pStyle w:val="Bibliography"/>
        <w:rPr>
          <w:lang w:val="en-US"/>
          <w:rPrChange w:id="137" w:author="Sarah Benhaiem" w:date="2022-05-24T09:01:00Z">
            <w:rPr/>
          </w:rPrChange>
        </w:rPr>
      </w:pPr>
      <w:r w:rsidRPr="00BE4011">
        <w:rPr>
          <w:lang w:val="en-US"/>
          <w:rPrChange w:id="138" w:author="Sarah Benhaiem" w:date="2022-05-24T09:01:00Z">
            <w:rPr/>
          </w:rPrChange>
        </w:rPr>
        <w:t xml:space="preserve">Caro T, Dobson A, Marshall AJ, Peres CA. 2014. Compromise solutions between conservation and road building in the tropics. Current Biology </w:t>
      </w:r>
      <w:r w:rsidRPr="00BE4011">
        <w:rPr>
          <w:b/>
          <w:bCs/>
          <w:lang w:val="en-US"/>
          <w:rPrChange w:id="139" w:author="Sarah Benhaiem" w:date="2022-05-24T09:01:00Z">
            <w:rPr>
              <w:b/>
              <w:bCs/>
            </w:rPr>
          </w:rPrChange>
        </w:rPr>
        <w:t>24</w:t>
      </w:r>
      <w:r w:rsidRPr="00BE4011">
        <w:rPr>
          <w:lang w:val="en-US"/>
          <w:rPrChange w:id="140" w:author="Sarah Benhaiem" w:date="2022-05-24T09:01:00Z">
            <w:rPr/>
          </w:rPrChange>
        </w:rPr>
        <w:t>:R722–R725.</w:t>
      </w:r>
    </w:p>
    <w:p w14:paraId="544EA64B" w14:textId="77777777" w:rsidR="00454416" w:rsidRPr="00BE4011" w:rsidRDefault="00454416" w:rsidP="00454416">
      <w:pPr>
        <w:pStyle w:val="Bibliography"/>
        <w:rPr>
          <w:lang w:val="en-US"/>
          <w:rPrChange w:id="141" w:author="Sarah Benhaiem" w:date="2022-05-24T09:01:00Z">
            <w:rPr/>
          </w:rPrChange>
        </w:rPr>
      </w:pPr>
      <w:r w:rsidRPr="00BE4011">
        <w:rPr>
          <w:lang w:val="en-US"/>
          <w:rPrChange w:id="142" w:author="Sarah Benhaiem" w:date="2022-05-24T09:01:00Z">
            <w:rPr/>
          </w:rPrChange>
        </w:rPr>
        <w:t xml:space="preserve">Červinka J, Riegert J, Grill S, Šálek M. 2015. Large-scale evaluation of carnivore road mortality: the effect of landscape and local scale characteristics. Mammal Research </w:t>
      </w:r>
      <w:r w:rsidRPr="00BE4011">
        <w:rPr>
          <w:b/>
          <w:bCs/>
          <w:lang w:val="en-US"/>
          <w:rPrChange w:id="143" w:author="Sarah Benhaiem" w:date="2022-05-24T09:01:00Z">
            <w:rPr>
              <w:b/>
              <w:bCs/>
            </w:rPr>
          </w:rPrChange>
        </w:rPr>
        <w:t>60</w:t>
      </w:r>
      <w:r w:rsidRPr="00BE4011">
        <w:rPr>
          <w:lang w:val="en-US"/>
          <w:rPrChange w:id="144" w:author="Sarah Benhaiem" w:date="2022-05-24T09:01:00Z">
            <w:rPr/>
          </w:rPrChange>
        </w:rPr>
        <w:t>.</w:t>
      </w:r>
    </w:p>
    <w:p w14:paraId="684E7292" w14:textId="77777777" w:rsidR="00454416" w:rsidRPr="00BE4011" w:rsidRDefault="00454416" w:rsidP="00454416">
      <w:pPr>
        <w:pStyle w:val="Bibliography"/>
        <w:rPr>
          <w:lang w:val="en-US"/>
          <w:rPrChange w:id="145" w:author="Sarah Benhaiem" w:date="2022-05-24T09:01:00Z">
            <w:rPr/>
          </w:rPrChange>
        </w:rPr>
      </w:pPr>
      <w:r w:rsidRPr="00BE4011">
        <w:rPr>
          <w:lang w:val="en-US"/>
          <w:rPrChange w:id="146" w:author="Sarah Benhaiem" w:date="2022-05-24T09:01:00Z">
            <w:rPr/>
          </w:rPrChange>
        </w:rPr>
        <w:t xml:space="preserve">Collinson WJ, Marneweck C, Davies-Mostert HT. 2019. Protecting the protected: reducing wildlife roadkill in protected areas. Animal Conservation </w:t>
      </w:r>
      <w:r w:rsidRPr="00BE4011">
        <w:rPr>
          <w:b/>
          <w:bCs/>
          <w:lang w:val="en-US"/>
          <w:rPrChange w:id="147" w:author="Sarah Benhaiem" w:date="2022-05-24T09:01:00Z">
            <w:rPr>
              <w:b/>
              <w:bCs/>
            </w:rPr>
          </w:rPrChange>
        </w:rPr>
        <w:t>22</w:t>
      </w:r>
      <w:r w:rsidRPr="00BE4011">
        <w:rPr>
          <w:lang w:val="en-US"/>
          <w:rPrChange w:id="148" w:author="Sarah Benhaiem" w:date="2022-05-24T09:01:00Z">
            <w:rPr/>
          </w:rPrChange>
        </w:rPr>
        <w:t>:396–403.</w:t>
      </w:r>
    </w:p>
    <w:p w14:paraId="248E3763" w14:textId="77777777" w:rsidR="00454416" w:rsidRPr="00BE4011" w:rsidRDefault="00454416" w:rsidP="00454416">
      <w:pPr>
        <w:pStyle w:val="Bibliography"/>
        <w:rPr>
          <w:lang w:val="en-US"/>
          <w:rPrChange w:id="149" w:author="Sarah Benhaiem" w:date="2022-05-24T09:01:00Z">
            <w:rPr/>
          </w:rPrChange>
        </w:rPr>
      </w:pPr>
      <w:r w:rsidRPr="00BE4011">
        <w:rPr>
          <w:lang w:val="en-US"/>
          <w:rPrChange w:id="150" w:author="Sarah Benhaiem" w:date="2022-05-24T09:01:00Z">
            <w:rPr/>
          </w:rPrChange>
        </w:rPr>
        <w:t>Craft ME, Hampson K, Ogutu JO, Durant SM. 2015. Carnivore Communities in the Greater Serengeti Ecosystem. Page Serengeti IV. University of Chicago Press. Available from https://chicago.universitypressscholarship.com/10.7208/chicago/9780226196336.001.0001/upso-9780226195834-chapter-15 (accessed May 23, 2022).</w:t>
      </w:r>
    </w:p>
    <w:p w14:paraId="7EEF9D77" w14:textId="77777777" w:rsidR="00454416" w:rsidRPr="00BE4011" w:rsidRDefault="00454416" w:rsidP="00454416">
      <w:pPr>
        <w:pStyle w:val="Bibliography"/>
        <w:rPr>
          <w:lang w:val="en-US"/>
          <w:rPrChange w:id="151" w:author="Sarah Benhaiem" w:date="2022-05-24T09:01:00Z">
            <w:rPr/>
          </w:rPrChange>
        </w:rPr>
      </w:pPr>
      <w:r w:rsidRPr="00BE4011">
        <w:rPr>
          <w:lang w:val="en-US"/>
          <w:rPrChange w:id="152" w:author="Sarah Benhaiem" w:date="2022-05-24T09:01:00Z">
            <w:rPr/>
          </w:rPrChange>
        </w:rPr>
        <w:t xml:space="preserve">Craigie ID, Baillie JEM, Balmford A, Carbone C, Collen B, Green RE, Hutton JM. 2010. Large mammal population declines in Africa’s protected areas. Biological Conservation </w:t>
      </w:r>
      <w:r w:rsidRPr="00BE4011">
        <w:rPr>
          <w:b/>
          <w:bCs/>
          <w:lang w:val="en-US"/>
          <w:rPrChange w:id="153" w:author="Sarah Benhaiem" w:date="2022-05-24T09:01:00Z">
            <w:rPr>
              <w:b/>
              <w:bCs/>
            </w:rPr>
          </w:rPrChange>
        </w:rPr>
        <w:t>143</w:t>
      </w:r>
      <w:r w:rsidRPr="00BE4011">
        <w:rPr>
          <w:lang w:val="en-US"/>
          <w:rPrChange w:id="154" w:author="Sarah Benhaiem" w:date="2022-05-24T09:01:00Z">
            <w:rPr/>
          </w:rPrChange>
        </w:rPr>
        <w:t>:2221–2228.</w:t>
      </w:r>
    </w:p>
    <w:p w14:paraId="4978C987" w14:textId="77777777" w:rsidR="00454416" w:rsidRPr="00BE4011" w:rsidRDefault="00454416" w:rsidP="00454416">
      <w:pPr>
        <w:pStyle w:val="Bibliography"/>
        <w:rPr>
          <w:lang w:val="en-US"/>
          <w:rPrChange w:id="155" w:author="Sarah Benhaiem" w:date="2022-05-24T09:01:00Z">
            <w:rPr/>
          </w:rPrChange>
        </w:rPr>
      </w:pPr>
      <w:r w:rsidRPr="00BE4011">
        <w:rPr>
          <w:lang w:val="en-US"/>
          <w:rPrChange w:id="156" w:author="Sarah Benhaiem" w:date="2022-05-24T09:01:00Z">
            <w:rPr/>
          </w:rPrChange>
        </w:rPr>
        <w:t xml:space="preserve">Davies JM, Roper TJ, Shepherdson DJ. 1987. Seasonal distribution of road kills in the European badger (Meles meles). Journal of Zoology </w:t>
      </w:r>
      <w:r w:rsidRPr="00BE4011">
        <w:rPr>
          <w:b/>
          <w:bCs/>
          <w:lang w:val="en-US"/>
          <w:rPrChange w:id="157" w:author="Sarah Benhaiem" w:date="2022-05-24T09:01:00Z">
            <w:rPr>
              <w:b/>
              <w:bCs/>
            </w:rPr>
          </w:rPrChange>
        </w:rPr>
        <w:t>211</w:t>
      </w:r>
      <w:r w:rsidRPr="00BE4011">
        <w:rPr>
          <w:lang w:val="en-US"/>
          <w:rPrChange w:id="158" w:author="Sarah Benhaiem" w:date="2022-05-24T09:01:00Z">
            <w:rPr/>
          </w:rPrChange>
        </w:rPr>
        <w:t>:525–529.</w:t>
      </w:r>
    </w:p>
    <w:p w14:paraId="39D81E14" w14:textId="77777777" w:rsidR="00454416" w:rsidRPr="00BE4011" w:rsidRDefault="00454416" w:rsidP="00454416">
      <w:pPr>
        <w:pStyle w:val="Bibliography"/>
        <w:rPr>
          <w:lang w:val="en-US"/>
          <w:rPrChange w:id="159" w:author="Sarah Benhaiem" w:date="2022-05-24T09:01:00Z">
            <w:rPr/>
          </w:rPrChange>
        </w:rPr>
      </w:pPr>
      <w:r w:rsidRPr="00BE4011">
        <w:rPr>
          <w:lang w:val="en-US"/>
          <w:rPrChange w:id="160" w:author="Sarah Benhaiem" w:date="2022-05-24T09:01:00Z">
            <w:rPr/>
          </w:rPrChange>
        </w:rPr>
        <w:t>Dennehy E, Llaneza L, López-Bao JV. 2021. Contrasting wolf responses to different paved roads and traffic volume levels. Biodiversity and ConservationDOI: 10.1007/s10531-021-02239-y. Available from https://doi.org/10.1007/s10531-021-02239-y (accessed August 9, 2021).</w:t>
      </w:r>
    </w:p>
    <w:p w14:paraId="3306BD88" w14:textId="77777777" w:rsidR="00454416" w:rsidRPr="00BE4011" w:rsidRDefault="00454416" w:rsidP="00454416">
      <w:pPr>
        <w:pStyle w:val="Bibliography"/>
        <w:rPr>
          <w:lang w:val="en-US"/>
          <w:rPrChange w:id="161" w:author="Sarah Benhaiem" w:date="2022-05-24T09:01:00Z">
            <w:rPr/>
          </w:rPrChange>
        </w:rPr>
      </w:pPr>
      <w:r w:rsidRPr="00BE4011">
        <w:rPr>
          <w:lang w:val="en-US"/>
          <w:rPrChange w:id="162" w:author="Sarah Benhaiem" w:date="2022-05-24T09:01:00Z">
            <w:rPr/>
          </w:rPrChange>
        </w:rPr>
        <w:t xml:space="preserve">Drews C. 1995. Road kills of animals by public traffic in Mikumi National Park, Tanzania, with notes on baboon mortality. African Journal of Ecology </w:t>
      </w:r>
      <w:r w:rsidRPr="00BE4011">
        <w:rPr>
          <w:b/>
          <w:bCs/>
          <w:lang w:val="en-US"/>
          <w:rPrChange w:id="163" w:author="Sarah Benhaiem" w:date="2022-05-24T09:01:00Z">
            <w:rPr>
              <w:b/>
              <w:bCs/>
            </w:rPr>
          </w:rPrChange>
        </w:rPr>
        <w:t>33</w:t>
      </w:r>
      <w:r w:rsidRPr="00BE4011">
        <w:rPr>
          <w:lang w:val="en-US"/>
          <w:rPrChange w:id="164" w:author="Sarah Benhaiem" w:date="2022-05-24T09:01:00Z">
            <w:rPr/>
          </w:rPrChange>
        </w:rPr>
        <w:t>:89–100.</w:t>
      </w:r>
    </w:p>
    <w:p w14:paraId="24A1E333" w14:textId="77777777" w:rsidR="00454416" w:rsidRPr="00BE4011" w:rsidRDefault="00454416" w:rsidP="00454416">
      <w:pPr>
        <w:pStyle w:val="Bibliography"/>
        <w:rPr>
          <w:lang w:val="en-US"/>
          <w:rPrChange w:id="165" w:author="Sarah Benhaiem" w:date="2022-05-24T09:01:00Z">
            <w:rPr/>
          </w:rPrChange>
        </w:rPr>
      </w:pPr>
      <w:r w:rsidRPr="00BE4011">
        <w:rPr>
          <w:lang w:val="en-US"/>
          <w:rPrChange w:id="166" w:author="Sarah Benhaiem" w:date="2022-05-24T09:01:00Z">
            <w:rPr/>
          </w:rPrChange>
        </w:rPr>
        <w:lastRenderedPageBreak/>
        <w:t xml:space="preserve">East ML, Höner OP, Wachter B, Wilhelm K, Burke T, Hofer H. 2009. Maternal effects on offspring social status in spotted hyenas. Behavioral Ecology </w:t>
      </w:r>
      <w:r w:rsidRPr="00BE4011">
        <w:rPr>
          <w:b/>
          <w:bCs/>
          <w:lang w:val="en-US"/>
          <w:rPrChange w:id="167" w:author="Sarah Benhaiem" w:date="2022-05-24T09:01:00Z">
            <w:rPr>
              <w:b/>
              <w:bCs/>
            </w:rPr>
          </w:rPrChange>
        </w:rPr>
        <w:t>20</w:t>
      </w:r>
      <w:r w:rsidRPr="00BE4011">
        <w:rPr>
          <w:lang w:val="en-US"/>
          <w:rPrChange w:id="168" w:author="Sarah Benhaiem" w:date="2022-05-24T09:01:00Z">
            <w:rPr/>
          </w:rPrChange>
        </w:rPr>
        <w:t>:478–483.</w:t>
      </w:r>
    </w:p>
    <w:p w14:paraId="7195D85E" w14:textId="77777777" w:rsidR="00454416" w:rsidRPr="00BE4011" w:rsidRDefault="00454416" w:rsidP="00454416">
      <w:pPr>
        <w:pStyle w:val="Bibliography"/>
        <w:rPr>
          <w:lang w:val="en-US"/>
          <w:rPrChange w:id="169" w:author="Sarah Benhaiem" w:date="2022-05-24T09:01:00Z">
            <w:rPr/>
          </w:rPrChange>
        </w:rPr>
      </w:pPr>
      <w:r w:rsidRPr="00BE4011">
        <w:rPr>
          <w:lang w:val="en-US"/>
          <w:rPrChange w:id="170" w:author="Sarah Benhaiem" w:date="2022-05-24T09:01:00Z">
            <w:rPr/>
          </w:rPrChange>
        </w:rPr>
        <w:t xml:space="preserve">Estes AB, Kuemmerle T, Kushnir H, Radeloff VC, Shugart HH. 2012. Land-cover change and human population trends in the greater Serengeti ecosystem from 1984–2003. Biological Conservation </w:t>
      </w:r>
      <w:r w:rsidRPr="00BE4011">
        <w:rPr>
          <w:b/>
          <w:bCs/>
          <w:lang w:val="en-US"/>
          <w:rPrChange w:id="171" w:author="Sarah Benhaiem" w:date="2022-05-24T09:01:00Z">
            <w:rPr>
              <w:b/>
              <w:bCs/>
            </w:rPr>
          </w:rPrChange>
        </w:rPr>
        <w:t>147</w:t>
      </w:r>
      <w:r w:rsidRPr="00BE4011">
        <w:rPr>
          <w:lang w:val="en-US"/>
          <w:rPrChange w:id="172" w:author="Sarah Benhaiem" w:date="2022-05-24T09:01:00Z">
            <w:rPr/>
          </w:rPrChange>
        </w:rPr>
        <w:t>:255–263.</w:t>
      </w:r>
    </w:p>
    <w:p w14:paraId="1C9A7ADF" w14:textId="77777777" w:rsidR="00454416" w:rsidRPr="00BE4011" w:rsidRDefault="00454416" w:rsidP="00454416">
      <w:pPr>
        <w:pStyle w:val="Bibliography"/>
        <w:rPr>
          <w:lang w:val="en-US"/>
          <w:rPrChange w:id="173" w:author="Sarah Benhaiem" w:date="2022-05-24T09:01:00Z">
            <w:rPr/>
          </w:rPrChange>
        </w:rPr>
      </w:pPr>
      <w:r w:rsidRPr="00BE4011">
        <w:rPr>
          <w:lang w:val="en-US"/>
          <w:rPrChange w:id="174" w:author="Sarah Benhaiem" w:date="2022-05-24T09:01:00Z">
            <w:rPr/>
          </w:rPrChange>
        </w:rPr>
        <w:t xml:space="preserve">Frank LG, Glickman SE, Powch I. 1990. Sexual dimorphism in the spotted hyaena (Crocuta crocuta). Journal of Zoology </w:t>
      </w:r>
      <w:r w:rsidRPr="00BE4011">
        <w:rPr>
          <w:b/>
          <w:bCs/>
          <w:lang w:val="en-US"/>
          <w:rPrChange w:id="175" w:author="Sarah Benhaiem" w:date="2022-05-24T09:01:00Z">
            <w:rPr>
              <w:b/>
              <w:bCs/>
            </w:rPr>
          </w:rPrChange>
        </w:rPr>
        <w:t>221</w:t>
      </w:r>
      <w:r w:rsidRPr="00BE4011">
        <w:rPr>
          <w:lang w:val="en-US"/>
          <w:rPrChange w:id="176" w:author="Sarah Benhaiem" w:date="2022-05-24T09:01:00Z">
            <w:rPr/>
          </w:rPrChange>
        </w:rPr>
        <w:t>:308–313.</w:t>
      </w:r>
    </w:p>
    <w:p w14:paraId="6D688610" w14:textId="77777777" w:rsidR="00454416" w:rsidRPr="00BE4011" w:rsidRDefault="00454416" w:rsidP="00454416">
      <w:pPr>
        <w:pStyle w:val="Bibliography"/>
        <w:rPr>
          <w:lang w:val="en-US"/>
          <w:rPrChange w:id="177" w:author="Sarah Benhaiem" w:date="2022-05-24T09:01:00Z">
            <w:rPr/>
          </w:rPrChange>
        </w:rPr>
      </w:pPr>
      <w:r w:rsidRPr="00BE4011">
        <w:rPr>
          <w:lang w:val="en-US"/>
          <w:rPrChange w:id="178" w:author="Sarah Benhaiem" w:date="2022-05-24T09:01:00Z">
            <w:rPr/>
          </w:rPrChange>
        </w:rPr>
        <w:t xml:space="preserve">Furey NB, Armstrong JB, Beauchamp DA, Hinch SG. 2018. Migratory coupling between predators and prey. Nature Ecology &amp; Evolution </w:t>
      </w:r>
      <w:r w:rsidRPr="00BE4011">
        <w:rPr>
          <w:b/>
          <w:bCs/>
          <w:lang w:val="en-US"/>
          <w:rPrChange w:id="179" w:author="Sarah Benhaiem" w:date="2022-05-24T09:01:00Z">
            <w:rPr>
              <w:b/>
              <w:bCs/>
            </w:rPr>
          </w:rPrChange>
        </w:rPr>
        <w:t>2</w:t>
      </w:r>
      <w:r w:rsidRPr="00BE4011">
        <w:rPr>
          <w:lang w:val="en-US"/>
          <w:rPrChange w:id="180" w:author="Sarah Benhaiem" w:date="2022-05-24T09:01:00Z">
            <w:rPr/>
          </w:rPrChange>
        </w:rPr>
        <w:t>:1846–1853. Nature Publishing Group.</w:t>
      </w:r>
    </w:p>
    <w:p w14:paraId="5DEC17D6" w14:textId="77777777" w:rsidR="00454416" w:rsidRPr="00BE4011" w:rsidRDefault="00454416" w:rsidP="00454416">
      <w:pPr>
        <w:pStyle w:val="Bibliography"/>
        <w:rPr>
          <w:lang w:val="en-US"/>
          <w:rPrChange w:id="181" w:author="Sarah Benhaiem" w:date="2022-05-24T09:01:00Z">
            <w:rPr/>
          </w:rPrChange>
        </w:rPr>
      </w:pPr>
      <w:r w:rsidRPr="00BE4011">
        <w:rPr>
          <w:lang w:val="en-US"/>
          <w:rPrChange w:id="182" w:author="Sarah Benhaiem" w:date="2022-05-24T09:01:00Z">
            <w:rPr/>
          </w:rPrChange>
        </w:rPr>
        <w:t>Gandiwa E, Mashapa C, Muboko N, Chemura A, Kuvaoga P, Mabika CT. 2020. Wildlife-vehicle collisions in Hurungwe Safari Area, northern Zimbabwe. Scientific African:e00518.</w:t>
      </w:r>
    </w:p>
    <w:p w14:paraId="455B48AE" w14:textId="77777777" w:rsidR="00454416" w:rsidRPr="00BE4011" w:rsidRDefault="00454416" w:rsidP="00454416">
      <w:pPr>
        <w:pStyle w:val="Bibliography"/>
        <w:rPr>
          <w:lang w:val="en-US"/>
          <w:rPrChange w:id="183" w:author="Sarah Benhaiem" w:date="2022-05-24T09:01:00Z">
            <w:rPr/>
          </w:rPrChange>
        </w:rPr>
      </w:pPr>
      <w:r w:rsidRPr="00BE4011">
        <w:rPr>
          <w:lang w:val="it-IT"/>
          <w:rPrChange w:id="184" w:author="Sarah Benhaiem" w:date="2022-05-24T09:01:00Z">
            <w:rPr/>
          </w:rPrChange>
        </w:rPr>
        <w:t xml:space="preserve">Garriga N, Franch M, Santos X, Montori A, Llorente GA. 2017. </w:t>
      </w:r>
      <w:r w:rsidRPr="00BE4011">
        <w:rPr>
          <w:lang w:val="en-US"/>
          <w:rPrChange w:id="185" w:author="Sarah Benhaiem" w:date="2022-05-24T09:01:00Z">
            <w:rPr/>
          </w:rPrChange>
        </w:rPr>
        <w:t xml:space="preserve">Seasonal variation in vertebrate traffic casualties and its implications for mitigation measures. Landscape and Urban Planning </w:t>
      </w:r>
      <w:r w:rsidRPr="00BE4011">
        <w:rPr>
          <w:b/>
          <w:bCs/>
          <w:lang w:val="en-US"/>
          <w:rPrChange w:id="186" w:author="Sarah Benhaiem" w:date="2022-05-24T09:01:00Z">
            <w:rPr>
              <w:b/>
              <w:bCs/>
            </w:rPr>
          </w:rPrChange>
        </w:rPr>
        <w:t>157</w:t>
      </w:r>
      <w:r w:rsidRPr="00BE4011">
        <w:rPr>
          <w:lang w:val="en-US"/>
          <w:rPrChange w:id="187" w:author="Sarah Benhaiem" w:date="2022-05-24T09:01:00Z">
            <w:rPr/>
          </w:rPrChange>
        </w:rPr>
        <w:t>:36–44.</w:t>
      </w:r>
    </w:p>
    <w:p w14:paraId="5A00102E" w14:textId="77777777" w:rsidR="00454416" w:rsidRPr="00BE4011" w:rsidRDefault="00454416" w:rsidP="00454416">
      <w:pPr>
        <w:pStyle w:val="Bibliography"/>
        <w:rPr>
          <w:lang w:val="en-US"/>
          <w:rPrChange w:id="188" w:author="Sarah Benhaiem" w:date="2022-05-24T09:01:00Z">
            <w:rPr/>
          </w:rPrChange>
        </w:rPr>
      </w:pPr>
      <w:r w:rsidRPr="00BE4011">
        <w:rPr>
          <w:lang w:val="en-US"/>
          <w:rPrChange w:id="189" w:author="Sarah Benhaiem" w:date="2022-05-24T09:01:00Z">
            <w:rPr/>
          </w:rPrChange>
        </w:rPr>
        <w:t xml:space="preserve">Garriga N, Santos X, Montori A, Richter-Boix A, Franch M, Llorente GA. 2012. Are protected areas truly protected? The impact of road traffic on vertebrate fauna. Biodiversity and Conservation </w:t>
      </w:r>
      <w:r w:rsidRPr="00BE4011">
        <w:rPr>
          <w:b/>
          <w:bCs/>
          <w:lang w:val="en-US"/>
          <w:rPrChange w:id="190" w:author="Sarah Benhaiem" w:date="2022-05-24T09:01:00Z">
            <w:rPr>
              <w:b/>
              <w:bCs/>
            </w:rPr>
          </w:rPrChange>
        </w:rPr>
        <w:t>21</w:t>
      </w:r>
      <w:r w:rsidRPr="00BE4011">
        <w:rPr>
          <w:lang w:val="en-US"/>
          <w:rPrChange w:id="191" w:author="Sarah Benhaiem" w:date="2022-05-24T09:01:00Z">
            <w:rPr/>
          </w:rPrChange>
        </w:rPr>
        <w:t>:2761–2774.</w:t>
      </w:r>
    </w:p>
    <w:p w14:paraId="4F798DCD" w14:textId="77777777" w:rsidR="00454416" w:rsidRPr="00BE4011" w:rsidRDefault="00454416" w:rsidP="00454416">
      <w:pPr>
        <w:pStyle w:val="Bibliography"/>
        <w:rPr>
          <w:lang w:val="en-US"/>
          <w:rPrChange w:id="192" w:author="Sarah Benhaiem" w:date="2022-05-24T09:01:00Z">
            <w:rPr/>
          </w:rPrChange>
        </w:rPr>
      </w:pPr>
      <w:r w:rsidRPr="00BE4011">
        <w:rPr>
          <w:lang w:val="en-US"/>
          <w:rPrChange w:id="193" w:author="Sarah Benhaiem" w:date="2022-05-24T09:01:00Z">
            <w:rPr/>
          </w:rPrChange>
        </w:rPr>
        <w:t xml:space="preserve">Geldmann J, Manica A, Burgess ND, Coad L, Balmford A. 2019. A global-level assessment of the effectiveness of protected areas at resisting anthropogenic pressures. Proceedings of the National Academy of Sciences </w:t>
      </w:r>
      <w:r w:rsidRPr="00BE4011">
        <w:rPr>
          <w:b/>
          <w:bCs/>
          <w:lang w:val="en-US"/>
          <w:rPrChange w:id="194" w:author="Sarah Benhaiem" w:date="2022-05-24T09:01:00Z">
            <w:rPr>
              <w:b/>
              <w:bCs/>
            </w:rPr>
          </w:rPrChange>
        </w:rPr>
        <w:t>116</w:t>
      </w:r>
      <w:r w:rsidRPr="00BE4011">
        <w:rPr>
          <w:lang w:val="en-US"/>
          <w:rPrChange w:id="195" w:author="Sarah Benhaiem" w:date="2022-05-24T09:01:00Z">
            <w:rPr/>
          </w:rPrChange>
        </w:rPr>
        <w:t>:23209–23215. Proceedings of the National Academy of Sciences.</w:t>
      </w:r>
    </w:p>
    <w:p w14:paraId="0541CA31" w14:textId="77777777" w:rsidR="00454416" w:rsidRPr="00BE4011" w:rsidRDefault="00454416" w:rsidP="00454416">
      <w:pPr>
        <w:pStyle w:val="Bibliography"/>
        <w:rPr>
          <w:lang w:val="en-US"/>
          <w:rPrChange w:id="196" w:author="Sarah Benhaiem" w:date="2022-05-24T09:01:00Z">
            <w:rPr/>
          </w:rPrChange>
        </w:rPr>
      </w:pPr>
      <w:r w:rsidRPr="00BE4011">
        <w:rPr>
          <w:lang w:val="en-US"/>
          <w:rPrChange w:id="197" w:author="Sarah Benhaiem" w:date="2022-05-24T09:01:00Z">
            <w:rPr/>
          </w:rPrChange>
        </w:rPr>
        <w:t>Geofabrik GmbH. 2020. Geofabrik Download Server. Available from https://download.geofabrik.de/africa/tanzania.html (accessed January 28, 2020).</w:t>
      </w:r>
    </w:p>
    <w:p w14:paraId="47F66FAD" w14:textId="77777777" w:rsidR="00454416" w:rsidRPr="00BE4011" w:rsidRDefault="00454416" w:rsidP="00454416">
      <w:pPr>
        <w:pStyle w:val="Bibliography"/>
        <w:rPr>
          <w:lang w:val="en-US"/>
          <w:rPrChange w:id="198" w:author="Sarah Benhaiem" w:date="2022-05-24T09:01:00Z">
            <w:rPr/>
          </w:rPrChange>
        </w:rPr>
      </w:pPr>
      <w:r w:rsidRPr="00BE4011">
        <w:rPr>
          <w:lang w:val="en-US"/>
          <w:rPrChange w:id="199" w:author="Sarah Benhaiem" w:date="2022-05-24T09:01:00Z">
            <w:rPr/>
          </w:rPrChange>
        </w:rPr>
        <w:t xml:space="preserve">Gicquel M, East ML, Hofer H, Cubaynes S, Benhaiem S. 2022. Climate change does not decouple interactions between a central-place-foraging predator and its migratory prey. Ecosphere </w:t>
      </w:r>
      <w:r w:rsidRPr="00BE4011">
        <w:rPr>
          <w:b/>
          <w:bCs/>
          <w:lang w:val="en-US"/>
          <w:rPrChange w:id="200" w:author="Sarah Benhaiem" w:date="2022-05-24T09:01:00Z">
            <w:rPr>
              <w:b/>
              <w:bCs/>
            </w:rPr>
          </w:rPrChange>
        </w:rPr>
        <w:t>13</w:t>
      </w:r>
      <w:r w:rsidRPr="00BE4011">
        <w:rPr>
          <w:lang w:val="en-US"/>
          <w:rPrChange w:id="201" w:author="Sarah Benhaiem" w:date="2022-05-24T09:01:00Z">
            <w:rPr/>
          </w:rPrChange>
        </w:rPr>
        <w:t>:e4012.</w:t>
      </w:r>
    </w:p>
    <w:p w14:paraId="54270A53" w14:textId="77777777" w:rsidR="00454416" w:rsidRPr="00BE4011" w:rsidRDefault="00454416" w:rsidP="00454416">
      <w:pPr>
        <w:pStyle w:val="Bibliography"/>
        <w:rPr>
          <w:lang w:val="en-US"/>
          <w:rPrChange w:id="202" w:author="Sarah Benhaiem" w:date="2022-05-24T09:01:00Z">
            <w:rPr/>
          </w:rPrChange>
        </w:rPr>
      </w:pPr>
      <w:r w:rsidRPr="00BE4011">
        <w:rPr>
          <w:lang w:val="en-US"/>
          <w:rPrChange w:id="203" w:author="Sarah Benhaiem" w:date="2022-05-24T09:01:00Z">
            <w:rPr/>
          </w:rPrChange>
        </w:rPr>
        <w:t xml:space="preserve">Gray CL, Hill SLL, Newbold T, Hudson LN, Börger L, Contu S, Hoskins AJ, Ferrier S, Purvis A, Scharlemann JPW. 2016. Local biodiversity is higher inside than outside terrestrial protected areas worldwide. Nature Communications </w:t>
      </w:r>
      <w:r w:rsidRPr="00BE4011">
        <w:rPr>
          <w:b/>
          <w:bCs/>
          <w:lang w:val="en-US"/>
          <w:rPrChange w:id="204" w:author="Sarah Benhaiem" w:date="2022-05-24T09:01:00Z">
            <w:rPr>
              <w:b/>
              <w:bCs/>
            </w:rPr>
          </w:rPrChange>
        </w:rPr>
        <w:t>7</w:t>
      </w:r>
      <w:r w:rsidRPr="00BE4011">
        <w:rPr>
          <w:lang w:val="en-US"/>
          <w:rPrChange w:id="205" w:author="Sarah Benhaiem" w:date="2022-05-24T09:01:00Z">
            <w:rPr/>
          </w:rPrChange>
        </w:rPr>
        <w:t>. Available from https://www.ncbi.nlm.nih.gov/pmc/articles/PMC4974472/ (accessed October 14, 2019).</w:t>
      </w:r>
    </w:p>
    <w:p w14:paraId="78C4011E" w14:textId="77777777" w:rsidR="00454416" w:rsidRPr="00BE4011" w:rsidRDefault="00454416" w:rsidP="00454416">
      <w:pPr>
        <w:pStyle w:val="Bibliography"/>
        <w:rPr>
          <w:lang w:val="en-US"/>
          <w:rPrChange w:id="206" w:author="Sarah Benhaiem" w:date="2022-05-24T09:01:00Z">
            <w:rPr/>
          </w:rPrChange>
        </w:rPr>
      </w:pPr>
      <w:r w:rsidRPr="00BE4011">
        <w:rPr>
          <w:lang w:val="en-US"/>
          <w:rPrChange w:id="207" w:author="Sarah Benhaiem" w:date="2022-05-24T09:01:00Z">
            <w:rPr/>
          </w:rPrChange>
        </w:rPr>
        <w:t xml:space="preserve">Grilo C, Bissonette JA, Santos-Reis M. 2009. Spatial–temporal patterns in Mediterranean carnivore road casualties: Consequences for mitigation. Biological Conservation </w:t>
      </w:r>
      <w:r w:rsidRPr="00BE4011">
        <w:rPr>
          <w:b/>
          <w:bCs/>
          <w:lang w:val="en-US"/>
          <w:rPrChange w:id="208" w:author="Sarah Benhaiem" w:date="2022-05-24T09:01:00Z">
            <w:rPr>
              <w:b/>
              <w:bCs/>
            </w:rPr>
          </w:rPrChange>
        </w:rPr>
        <w:t>142</w:t>
      </w:r>
      <w:r w:rsidRPr="00BE4011">
        <w:rPr>
          <w:lang w:val="en-US"/>
          <w:rPrChange w:id="209" w:author="Sarah Benhaiem" w:date="2022-05-24T09:01:00Z">
            <w:rPr/>
          </w:rPrChange>
        </w:rPr>
        <w:t>:301–313.</w:t>
      </w:r>
    </w:p>
    <w:p w14:paraId="126BDC7A" w14:textId="77777777" w:rsidR="00454416" w:rsidRPr="00BE4011" w:rsidRDefault="00454416" w:rsidP="00454416">
      <w:pPr>
        <w:pStyle w:val="Bibliography"/>
        <w:rPr>
          <w:lang w:val="en-US"/>
          <w:rPrChange w:id="210" w:author="Sarah Benhaiem" w:date="2022-05-24T09:01:00Z">
            <w:rPr/>
          </w:rPrChange>
        </w:rPr>
      </w:pPr>
      <w:r w:rsidRPr="00BE4011">
        <w:rPr>
          <w:lang w:val="en-US"/>
          <w:rPrChange w:id="211" w:author="Sarah Benhaiem" w:date="2022-05-24T09:01:00Z">
            <w:rPr/>
          </w:rPrChange>
        </w:rPr>
        <w:t>Grilo C, Smith DJ, Klar N. 2015. Carnivores: struggling for survival in roaded landsCapes. Pages 300–312 Handbook of Road Ecology. John Wiley &amp; Sons, Ltd. Available from https://onlinelibrary.wiley.com/doi/abs/10.1002/9781118568170.ch35 (accessed May 18, 2020).</w:t>
      </w:r>
    </w:p>
    <w:p w14:paraId="4EF60278" w14:textId="77777777" w:rsidR="00454416" w:rsidRPr="00BE4011" w:rsidRDefault="00454416" w:rsidP="00454416">
      <w:pPr>
        <w:pStyle w:val="Bibliography"/>
        <w:rPr>
          <w:lang w:val="en-US"/>
          <w:rPrChange w:id="212" w:author="Sarah Benhaiem" w:date="2022-05-24T09:01:00Z">
            <w:rPr/>
          </w:rPrChange>
        </w:rPr>
      </w:pPr>
      <w:r w:rsidRPr="00BE4011">
        <w:rPr>
          <w:lang w:val="en-US"/>
          <w:rPrChange w:id="213" w:author="Sarah Benhaiem" w:date="2022-05-24T09:01:00Z">
            <w:rPr/>
          </w:rPrChange>
        </w:rPr>
        <w:t>Gunson K, Teixeira FZ. 2015. Chap 13: Road–Wildlife Mitigation Planning can be Improved by Identifying the Patterns and Processes Associated with Wildlife-Vehicle Collisions. Pages 101–109 Handbook of Road Ecology. John Wiley &amp; Sons, Ltd. Available from https://onlinelibrary.wiley.com/doi/abs/10.1002/9781118568170.ch13 (accessed January 16, 2020).</w:t>
      </w:r>
    </w:p>
    <w:p w14:paraId="4EC9A0BE" w14:textId="77777777" w:rsidR="00454416" w:rsidRPr="00BE4011" w:rsidRDefault="00454416" w:rsidP="00454416">
      <w:pPr>
        <w:pStyle w:val="Bibliography"/>
        <w:rPr>
          <w:lang w:val="en-US"/>
          <w:rPrChange w:id="214" w:author="Sarah Benhaiem" w:date="2022-05-24T09:01:00Z">
            <w:rPr/>
          </w:rPrChange>
        </w:rPr>
      </w:pPr>
      <w:r w:rsidRPr="00BE4011">
        <w:rPr>
          <w:lang w:val="en-US"/>
          <w:rPrChange w:id="215" w:author="Sarah Benhaiem" w:date="2022-05-24T09:01:00Z">
            <w:rPr/>
          </w:rPrChange>
        </w:rPr>
        <w:t xml:space="preserve">Gunson KE, Mountrakis G, Quackenbush LJ. 2020. Spatial wildlife-vehicle collision models: A review of current work and its application to transportation mitigation projects. Journal of Environmental Management </w:t>
      </w:r>
      <w:r w:rsidRPr="00BE4011">
        <w:rPr>
          <w:b/>
          <w:bCs/>
          <w:lang w:val="en-US"/>
          <w:rPrChange w:id="216" w:author="Sarah Benhaiem" w:date="2022-05-24T09:01:00Z">
            <w:rPr>
              <w:b/>
              <w:bCs/>
            </w:rPr>
          </w:rPrChange>
        </w:rPr>
        <w:t>92</w:t>
      </w:r>
      <w:r w:rsidRPr="00BE4011">
        <w:rPr>
          <w:lang w:val="en-US"/>
          <w:rPrChange w:id="217" w:author="Sarah Benhaiem" w:date="2022-05-24T09:01:00Z">
            <w:rPr/>
          </w:rPrChange>
        </w:rPr>
        <w:t>:1074–1082.</w:t>
      </w:r>
    </w:p>
    <w:p w14:paraId="28286920" w14:textId="77777777" w:rsidR="00454416" w:rsidRPr="00BE4011" w:rsidRDefault="00454416" w:rsidP="00454416">
      <w:pPr>
        <w:pStyle w:val="Bibliography"/>
        <w:rPr>
          <w:lang w:val="en-US"/>
          <w:rPrChange w:id="218" w:author="Sarah Benhaiem" w:date="2022-05-24T09:01:00Z">
            <w:rPr/>
          </w:rPrChange>
        </w:rPr>
      </w:pPr>
      <w:r w:rsidRPr="00BE4011">
        <w:rPr>
          <w:lang w:val="en-US"/>
          <w:rPrChange w:id="219" w:author="Sarah Benhaiem" w:date="2022-05-24T09:01:00Z">
            <w:rPr/>
          </w:rPrChange>
        </w:rPr>
        <w:t xml:space="preserve">Hill JE, DeVault TL, Belant JL. 2019. Cause‐specific mortality of the world’s terrestrial vertebrates. Global Ecology and Biogeography </w:t>
      </w:r>
      <w:r w:rsidRPr="00BE4011">
        <w:rPr>
          <w:b/>
          <w:bCs/>
          <w:lang w:val="en-US"/>
          <w:rPrChange w:id="220" w:author="Sarah Benhaiem" w:date="2022-05-24T09:01:00Z">
            <w:rPr>
              <w:b/>
              <w:bCs/>
            </w:rPr>
          </w:rPrChange>
        </w:rPr>
        <w:t>28</w:t>
      </w:r>
      <w:r w:rsidRPr="00BE4011">
        <w:rPr>
          <w:lang w:val="en-US"/>
          <w:rPrChange w:id="221" w:author="Sarah Benhaiem" w:date="2022-05-24T09:01:00Z">
            <w:rPr/>
          </w:rPrChange>
        </w:rPr>
        <w:t>:680–689.</w:t>
      </w:r>
    </w:p>
    <w:p w14:paraId="3155AAC5" w14:textId="77777777" w:rsidR="00454416" w:rsidRPr="00BE4011" w:rsidRDefault="00454416" w:rsidP="00454416">
      <w:pPr>
        <w:pStyle w:val="Bibliography"/>
        <w:rPr>
          <w:lang w:val="en-US"/>
          <w:rPrChange w:id="222" w:author="Sarah Benhaiem" w:date="2022-05-24T09:01:00Z">
            <w:rPr/>
          </w:rPrChange>
        </w:rPr>
      </w:pPr>
      <w:r w:rsidRPr="00BE4011">
        <w:rPr>
          <w:lang w:val="en-US"/>
          <w:rPrChange w:id="223" w:author="Sarah Benhaiem" w:date="2022-05-24T09:01:00Z">
            <w:rPr/>
          </w:rPrChange>
        </w:rPr>
        <w:t xml:space="preserve">Hill JE, DeVault TL, Belant JL. 2021. A review of ecological factors promoting road use by mammals. Mammal Review </w:t>
      </w:r>
      <w:r w:rsidRPr="00BE4011">
        <w:rPr>
          <w:b/>
          <w:bCs/>
          <w:lang w:val="en-US"/>
          <w:rPrChange w:id="224" w:author="Sarah Benhaiem" w:date="2022-05-24T09:01:00Z">
            <w:rPr>
              <w:b/>
              <w:bCs/>
            </w:rPr>
          </w:rPrChange>
        </w:rPr>
        <w:t>51</w:t>
      </w:r>
      <w:r w:rsidRPr="00BE4011">
        <w:rPr>
          <w:lang w:val="en-US"/>
          <w:rPrChange w:id="225" w:author="Sarah Benhaiem" w:date="2022-05-24T09:01:00Z">
            <w:rPr/>
          </w:rPrChange>
        </w:rPr>
        <w:t>:214–227.</w:t>
      </w:r>
    </w:p>
    <w:p w14:paraId="3E851F9C" w14:textId="77777777" w:rsidR="00454416" w:rsidRPr="00BE4011" w:rsidRDefault="00454416" w:rsidP="00454416">
      <w:pPr>
        <w:pStyle w:val="Bibliography"/>
        <w:rPr>
          <w:lang w:val="en-US"/>
          <w:rPrChange w:id="226" w:author="Sarah Benhaiem" w:date="2022-05-24T09:01:00Z">
            <w:rPr/>
          </w:rPrChange>
        </w:rPr>
      </w:pPr>
      <w:r w:rsidRPr="00BE4011">
        <w:rPr>
          <w:lang w:val="en-US"/>
          <w:rPrChange w:id="227" w:author="Sarah Benhaiem" w:date="2022-05-24T09:01:00Z">
            <w:rPr/>
          </w:rPrChange>
        </w:rPr>
        <w:t xml:space="preserve">Hill JE, DeVault TL, Wang G, Belant JL. 2020. Anthropogenic mortality in mammals increases with the human footprint. Frontiers in Ecology and the Environment </w:t>
      </w:r>
      <w:r w:rsidRPr="00BE4011">
        <w:rPr>
          <w:b/>
          <w:bCs/>
          <w:lang w:val="en-US"/>
          <w:rPrChange w:id="228" w:author="Sarah Benhaiem" w:date="2022-05-24T09:01:00Z">
            <w:rPr>
              <w:b/>
              <w:bCs/>
            </w:rPr>
          </w:rPrChange>
        </w:rPr>
        <w:t>18</w:t>
      </w:r>
      <w:r w:rsidRPr="00BE4011">
        <w:rPr>
          <w:lang w:val="en-US"/>
          <w:rPrChange w:id="229" w:author="Sarah Benhaiem" w:date="2022-05-24T09:01:00Z">
            <w:rPr/>
          </w:rPrChange>
        </w:rPr>
        <w:t>:13–18.</w:t>
      </w:r>
    </w:p>
    <w:p w14:paraId="141A678F" w14:textId="77777777" w:rsidR="00454416" w:rsidRPr="00BE4011" w:rsidRDefault="00454416" w:rsidP="00454416">
      <w:pPr>
        <w:pStyle w:val="Bibliography"/>
        <w:rPr>
          <w:lang w:val="en-US"/>
          <w:rPrChange w:id="230" w:author="Sarah Benhaiem" w:date="2022-05-24T09:01:00Z">
            <w:rPr/>
          </w:rPrChange>
        </w:rPr>
      </w:pPr>
      <w:r w:rsidRPr="00BE4011">
        <w:rPr>
          <w:lang w:val="en-US"/>
          <w:rPrChange w:id="231" w:author="Sarah Benhaiem" w:date="2022-05-24T09:01:00Z">
            <w:rPr/>
          </w:rPrChange>
        </w:rPr>
        <w:t xml:space="preserve">Hofer H, Campbell KLI, East ML, Huish SA. 1996. The impact of game meat hunting on target and non-target species in the Serengeti. Pages 117–146 in Taylor VJ, Dunstone N, editors. The </w:t>
      </w:r>
      <w:r w:rsidRPr="00BE4011">
        <w:rPr>
          <w:lang w:val="en-US"/>
          <w:rPrChange w:id="232" w:author="Sarah Benhaiem" w:date="2022-05-24T09:01:00Z">
            <w:rPr/>
          </w:rPrChange>
        </w:rPr>
        <w:lastRenderedPageBreak/>
        <w:t>Exploitation of Mammal Populations. Springer Netherlands, Dordrecht. Available from https://doi.org/10.1007/978-94-009-1525-1_9 (accessed March 27, 2022).</w:t>
      </w:r>
    </w:p>
    <w:p w14:paraId="5403A227" w14:textId="77777777" w:rsidR="00454416" w:rsidRPr="00BE4011" w:rsidRDefault="00454416" w:rsidP="00454416">
      <w:pPr>
        <w:pStyle w:val="Bibliography"/>
        <w:rPr>
          <w:lang w:val="en-US"/>
          <w:rPrChange w:id="233" w:author="Sarah Benhaiem" w:date="2022-05-24T09:01:00Z">
            <w:rPr/>
          </w:rPrChange>
        </w:rPr>
      </w:pPr>
      <w:r w:rsidRPr="00BE4011">
        <w:rPr>
          <w:lang w:val="en-US"/>
          <w:rPrChange w:id="234" w:author="Sarah Benhaiem" w:date="2022-05-24T09:01:00Z">
            <w:rPr/>
          </w:rPrChange>
        </w:rPr>
        <w:t>Hofer H, East M. 1995. Population Dynamics, Population Size, and the Commuting System of Serengeti Spotted Hyenas. Page 665 Serengeti II: Dynamics, Management, and Conservation of an Ecosystem. University of Chicago Press.</w:t>
      </w:r>
    </w:p>
    <w:p w14:paraId="2A709DC4" w14:textId="77777777" w:rsidR="00454416" w:rsidRPr="00BE4011" w:rsidRDefault="00454416" w:rsidP="00454416">
      <w:pPr>
        <w:pStyle w:val="Bibliography"/>
        <w:rPr>
          <w:lang w:val="en-US"/>
          <w:rPrChange w:id="235" w:author="Sarah Benhaiem" w:date="2022-05-24T09:01:00Z">
            <w:rPr/>
          </w:rPrChange>
        </w:rPr>
      </w:pPr>
      <w:r w:rsidRPr="00BE4011">
        <w:rPr>
          <w:lang w:val="en-US"/>
          <w:rPrChange w:id="236" w:author="Sarah Benhaiem" w:date="2022-05-24T09:01:00Z">
            <w:rPr/>
          </w:rPrChange>
        </w:rPr>
        <w:t xml:space="preserve">Hofer H, East ML. 1993a. The commuting system of Serengeti spotted hyaenas: how a predator copes with migratory prey. III. Attendance and maternal care. Animal Behaviour </w:t>
      </w:r>
      <w:r w:rsidRPr="00BE4011">
        <w:rPr>
          <w:b/>
          <w:bCs/>
          <w:lang w:val="en-US"/>
          <w:rPrChange w:id="237" w:author="Sarah Benhaiem" w:date="2022-05-24T09:01:00Z">
            <w:rPr>
              <w:b/>
              <w:bCs/>
            </w:rPr>
          </w:rPrChange>
        </w:rPr>
        <w:t>46</w:t>
      </w:r>
      <w:r w:rsidRPr="00BE4011">
        <w:rPr>
          <w:lang w:val="en-US"/>
          <w:rPrChange w:id="238" w:author="Sarah Benhaiem" w:date="2022-05-24T09:01:00Z">
            <w:rPr/>
          </w:rPrChange>
        </w:rPr>
        <w:t>:575–589.</w:t>
      </w:r>
    </w:p>
    <w:p w14:paraId="3D613BC0" w14:textId="77777777" w:rsidR="00454416" w:rsidRPr="00BE4011" w:rsidRDefault="00454416" w:rsidP="00454416">
      <w:pPr>
        <w:pStyle w:val="Bibliography"/>
        <w:rPr>
          <w:lang w:val="en-US"/>
          <w:rPrChange w:id="239" w:author="Sarah Benhaiem" w:date="2022-05-24T09:01:00Z">
            <w:rPr/>
          </w:rPrChange>
        </w:rPr>
      </w:pPr>
      <w:r w:rsidRPr="00BE4011">
        <w:rPr>
          <w:lang w:val="en-US"/>
          <w:rPrChange w:id="240" w:author="Sarah Benhaiem" w:date="2022-05-24T09:01:00Z">
            <w:rPr/>
          </w:rPrChange>
        </w:rPr>
        <w:t xml:space="preserve">Hofer H, East ML. 1993b. The commuting system of Serengeti spotted hyaenas: how a predator copes with migratory prey. II. Intrusion pressure and commuters’ space use. Animal Behaviour </w:t>
      </w:r>
      <w:r w:rsidRPr="00BE4011">
        <w:rPr>
          <w:b/>
          <w:bCs/>
          <w:lang w:val="en-US"/>
          <w:rPrChange w:id="241" w:author="Sarah Benhaiem" w:date="2022-05-24T09:01:00Z">
            <w:rPr>
              <w:b/>
              <w:bCs/>
            </w:rPr>
          </w:rPrChange>
        </w:rPr>
        <w:t>46</w:t>
      </w:r>
      <w:r w:rsidRPr="00BE4011">
        <w:rPr>
          <w:lang w:val="en-US"/>
          <w:rPrChange w:id="242" w:author="Sarah Benhaiem" w:date="2022-05-24T09:01:00Z">
            <w:rPr/>
          </w:rPrChange>
        </w:rPr>
        <w:t>:559–574.</w:t>
      </w:r>
    </w:p>
    <w:p w14:paraId="563DFC88" w14:textId="77777777" w:rsidR="00454416" w:rsidRPr="00BE4011" w:rsidRDefault="00454416" w:rsidP="00454416">
      <w:pPr>
        <w:pStyle w:val="Bibliography"/>
        <w:rPr>
          <w:lang w:val="en-US"/>
          <w:rPrChange w:id="243" w:author="Sarah Benhaiem" w:date="2022-05-24T09:01:00Z">
            <w:rPr/>
          </w:rPrChange>
        </w:rPr>
      </w:pPr>
      <w:r w:rsidRPr="00BE4011">
        <w:rPr>
          <w:lang w:val="en-US"/>
          <w:rPrChange w:id="244" w:author="Sarah Benhaiem" w:date="2022-05-24T09:01:00Z">
            <w:rPr/>
          </w:rPrChange>
        </w:rPr>
        <w:t xml:space="preserve">Hofer H, East ML. 1993c. The commuting system of Serengeti spotted hyaenas: how a predator copes with migratory prey. I. Social organization. Animal Behaviour </w:t>
      </w:r>
      <w:r w:rsidRPr="00BE4011">
        <w:rPr>
          <w:b/>
          <w:bCs/>
          <w:lang w:val="en-US"/>
          <w:rPrChange w:id="245" w:author="Sarah Benhaiem" w:date="2022-05-24T09:01:00Z">
            <w:rPr>
              <w:b/>
              <w:bCs/>
            </w:rPr>
          </w:rPrChange>
        </w:rPr>
        <w:t>46</w:t>
      </w:r>
      <w:r w:rsidRPr="00BE4011">
        <w:rPr>
          <w:lang w:val="en-US"/>
          <w:rPrChange w:id="246" w:author="Sarah Benhaiem" w:date="2022-05-24T09:01:00Z">
            <w:rPr/>
          </w:rPrChange>
        </w:rPr>
        <w:t>:547–557.</w:t>
      </w:r>
    </w:p>
    <w:p w14:paraId="230DC7B2" w14:textId="77777777" w:rsidR="00454416" w:rsidRPr="00BE4011" w:rsidRDefault="00454416" w:rsidP="00454416">
      <w:pPr>
        <w:pStyle w:val="Bibliography"/>
        <w:rPr>
          <w:lang w:val="en-US"/>
          <w:rPrChange w:id="247" w:author="Sarah Benhaiem" w:date="2022-05-24T09:01:00Z">
            <w:rPr/>
          </w:rPrChange>
        </w:rPr>
      </w:pPr>
      <w:r w:rsidRPr="00BE4011">
        <w:rPr>
          <w:lang w:val="en-US"/>
          <w:rPrChange w:id="248" w:author="Sarah Benhaiem" w:date="2022-05-24T09:01:00Z">
            <w:rPr/>
          </w:rPrChange>
        </w:rPr>
        <w:t xml:space="preserve">Hofer H, East ML. 2003. Behavioral processes and costs of co-existence in female spotted hyenas: a life history perspective. Evolutionary Ecology </w:t>
      </w:r>
      <w:r w:rsidRPr="00BE4011">
        <w:rPr>
          <w:b/>
          <w:bCs/>
          <w:lang w:val="en-US"/>
          <w:rPrChange w:id="249" w:author="Sarah Benhaiem" w:date="2022-05-24T09:01:00Z">
            <w:rPr>
              <w:b/>
              <w:bCs/>
            </w:rPr>
          </w:rPrChange>
        </w:rPr>
        <w:t>17</w:t>
      </w:r>
      <w:r w:rsidRPr="00BE4011">
        <w:rPr>
          <w:lang w:val="en-US"/>
          <w:rPrChange w:id="250" w:author="Sarah Benhaiem" w:date="2022-05-24T09:01:00Z">
            <w:rPr/>
          </w:rPrChange>
        </w:rPr>
        <w:t>:315–331.</w:t>
      </w:r>
    </w:p>
    <w:p w14:paraId="62B2CCC8" w14:textId="77777777" w:rsidR="00454416" w:rsidRPr="00BE4011" w:rsidRDefault="00454416" w:rsidP="00454416">
      <w:pPr>
        <w:pStyle w:val="Bibliography"/>
        <w:rPr>
          <w:lang w:val="en-US"/>
          <w:rPrChange w:id="251" w:author="Sarah Benhaiem" w:date="2022-05-24T09:01:00Z">
            <w:rPr/>
          </w:rPrChange>
        </w:rPr>
      </w:pPr>
      <w:r w:rsidRPr="00BE4011">
        <w:rPr>
          <w:lang w:val="en-US"/>
          <w:rPrChange w:id="252" w:author="Sarah Benhaiem" w:date="2022-05-24T09:01:00Z">
            <w:rPr/>
          </w:rPrChange>
        </w:rPr>
        <w:t>Hofer H, Mills G. 1998. Hyaenas : status survey and conservation action plan. Available from https://portals.iucn.org/library/node/7402 (accessed January 19, 2021).</w:t>
      </w:r>
    </w:p>
    <w:p w14:paraId="0066FBB0" w14:textId="77777777" w:rsidR="00454416" w:rsidRPr="00BE4011" w:rsidRDefault="00454416" w:rsidP="00454416">
      <w:pPr>
        <w:pStyle w:val="Bibliography"/>
        <w:rPr>
          <w:lang w:val="en-US"/>
          <w:rPrChange w:id="253" w:author="Sarah Benhaiem" w:date="2022-05-24T09:01:00Z">
            <w:rPr/>
          </w:rPrChange>
        </w:rPr>
      </w:pPr>
      <w:r w:rsidRPr="00BE4011">
        <w:rPr>
          <w:lang w:val="en-US"/>
          <w:rPrChange w:id="254" w:author="Sarah Benhaiem" w:date="2022-05-24T09:01:00Z">
            <w:rPr/>
          </w:rPrChange>
        </w:rPr>
        <w:t>Hopcraft JGC, Holdo RM, Mwangomo E, Mduma S, Thirgood SJ, Borner M, Fryxell JM, Olff H, Sinclair ARE. 2015. Why are wildebeest the most abundant herbivore in the Serengeti? Page in Sinclair ARE, Metzger KL, Mduma SAR, Fryxell JM, editors. Serengeti IV: Sustaining Biodiversity in a Coupled Human-Natural System. University of Chicago Press, Chicago. Available from http://press.uchicago.edu/ucp/books/book/chicago/S/bo19085394.html (accessed October 23, 2020).</w:t>
      </w:r>
    </w:p>
    <w:p w14:paraId="09D2390D" w14:textId="77777777" w:rsidR="00454416" w:rsidRPr="00BE4011" w:rsidRDefault="00454416" w:rsidP="00454416">
      <w:pPr>
        <w:pStyle w:val="Bibliography"/>
        <w:rPr>
          <w:lang w:val="en-US"/>
          <w:rPrChange w:id="255" w:author="Sarah Benhaiem" w:date="2022-05-24T09:01:00Z">
            <w:rPr/>
          </w:rPrChange>
        </w:rPr>
      </w:pPr>
      <w:r w:rsidRPr="00BE4011">
        <w:rPr>
          <w:lang w:val="en-US"/>
          <w:rPrChange w:id="256" w:author="Sarah Benhaiem" w:date="2022-05-24T09:01:00Z">
            <w:rPr/>
          </w:rPrChange>
        </w:rPr>
        <w:t xml:space="preserve">Jones ME. 2000. Road upgrade, road mortality and remedial measures: impacts on a population of eastern quolls and Tasmanian devils. Wildlife Research </w:t>
      </w:r>
      <w:r w:rsidRPr="00BE4011">
        <w:rPr>
          <w:b/>
          <w:bCs/>
          <w:lang w:val="en-US"/>
          <w:rPrChange w:id="257" w:author="Sarah Benhaiem" w:date="2022-05-24T09:01:00Z">
            <w:rPr>
              <w:b/>
              <w:bCs/>
            </w:rPr>
          </w:rPrChange>
        </w:rPr>
        <w:t>27</w:t>
      </w:r>
      <w:r w:rsidRPr="00BE4011">
        <w:rPr>
          <w:lang w:val="en-US"/>
          <w:rPrChange w:id="258" w:author="Sarah Benhaiem" w:date="2022-05-24T09:01:00Z">
            <w:rPr/>
          </w:rPrChange>
        </w:rPr>
        <w:t>:289–296. CSIRO PUBLISHING.</w:t>
      </w:r>
    </w:p>
    <w:p w14:paraId="60E35E58" w14:textId="77777777" w:rsidR="00454416" w:rsidRPr="00BE4011" w:rsidRDefault="00454416" w:rsidP="00454416">
      <w:pPr>
        <w:pStyle w:val="Bibliography"/>
        <w:rPr>
          <w:lang w:val="en-US"/>
          <w:rPrChange w:id="259" w:author="Sarah Benhaiem" w:date="2022-05-24T09:01:00Z">
            <w:rPr/>
          </w:rPrChange>
        </w:rPr>
      </w:pPr>
      <w:r w:rsidRPr="00BE4011">
        <w:rPr>
          <w:lang w:val="en-US"/>
          <w:rPrChange w:id="260" w:author="Sarah Benhaiem" w:date="2022-05-24T09:01:00Z">
            <w:rPr/>
          </w:rPrChange>
        </w:rPr>
        <w:t>Kalyahe MM, Hofer H, East ML. 2022. Do anthropogenic sources of food increase livestock predation in the area surrounding Ruaha National Park? Environmental Conservation:1–9. Cambridge University Press.</w:t>
      </w:r>
    </w:p>
    <w:p w14:paraId="0DA74E26" w14:textId="77777777" w:rsidR="00454416" w:rsidRPr="00BE4011" w:rsidRDefault="00454416" w:rsidP="00454416">
      <w:pPr>
        <w:pStyle w:val="Bibliography"/>
        <w:rPr>
          <w:lang w:val="en-US"/>
          <w:rPrChange w:id="261" w:author="Sarah Benhaiem" w:date="2022-05-24T09:01:00Z">
            <w:rPr/>
          </w:rPrChange>
        </w:rPr>
      </w:pPr>
      <w:r w:rsidRPr="00BE4011">
        <w:rPr>
          <w:lang w:val="en-US"/>
          <w:rPrChange w:id="262" w:author="Sarah Benhaiem" w:date="2022-05-24T09:01:00Z">
            <w:rPr/>
          </w:rPrChange>
        </w:rPr>
        <w:t xml:space="preserve">Kolowski JM, Holekamp KE. 2008. Effects of an open refuse pit on space use patterns of spotted hyenas. African Journal of Ecology </w:t>
      </w:r>
      <w:r w:rsidRPr="00BE4011">
        <w:rPr>
          <w:b/>
          <w:bCs/>
          <w:lang w:val="en-US"/>
          <w:rPrChange w:id="263" w:author="Sarah Benhaiem" w:date="2022-05-24T09:01:00Z">
            <w:rPr>
              <w:b/>
              <w:bCs/>
            </w:rPr>
          </w:rPrChange>
        </w:rPr>
        <w:t>46</w:t>
      </w:r>
      <w:r w:rsidRPr="00BE4011">
        <w:rPr>
          <w:lang w:val="en-US"/>
          <w:rPrChange w:id="264" w:author="Sarah Benhaiem" w:date="2022-05-24T09:01:00Z">
            <w:rPr/>
          </w:rPrChange>
        </w:rPr>
        <w:t>:341–349.</w:t>
      </w:r>
    </w:p>
    <w:p w14:paraId="666DB97B" w14:textId="77777777" w:rsidR="00454416" w:rsidRPr="00BE4011" w:rsidRDefault="00454416" w:rsidP="00454416">
      <w:pPr>
        <w:pStyle w:val="Bibliography"/>
        <w:rPr>
          <w:lang w:val="en-US"/>
          <w:rPrChange w:id="265" w:author="Sarah Benhaiem" w:date="2022-05-24T09:01:00Z">
            <w:rPr/>
          </w:rPrChange>
        </w:rPr>
      </w:pPr>
      <w:r w:rsidRPr="00BE4011">
        <w:rPr>
          <w:lang w:val="en-US"/>
          <w:rPrChange w:id="266" w:author="Sarah Benhaiem" w:date="2022-05-24T09:01:00Z">
            <w:rPr/>
          </w:rPrChange>
        </w:rPr>
        <w:t xml:space="preserve">Kolowski JM, Holekamp KE. 2009. Ecological and anthropogenic influences on space use by spotted hyaenas. Journal of Zoology </w:t>
      </w:r>
      <w:r w:rsidRPr="00BE4011">
        <w:rPr>
          <w:b/>
          <w:bCs/>
          <w:lang w:val="en-US"/>
          <w:rPrChange w:id="267" w:author="Sarah Benhaiem" w:date="2022-05-24T09:01:00Z">
            <w:rPr>
              <w:b/>
              <w:bCs/>
            </w:rPr>
          </w:rPrChange>
        </w:rPr>
        <w:t>277</w:t>
      </w:r>
      <w:r w:rsidRPr="00BE4011">
        <w:rPr>
          <w:lang w:val="en-US"/>
          <w:rPrChange w:id="268" w:author="Sarah Benhaiem" w:date="2022-05-24T09:01:00Z">
            <w:rPr/>
          </w:rPrChange>
        </w:rPr>
        <w:t>:23–36.</w:t>
      </w:r>
    </w:p>
    <w:p w14:paraId="1A718DEF" w14:textId="77777777" w:rsidR="00454416" w:rsidRPr="00BE4011" w:rsidRDefault="00454416" w:rsidP="00454416">
      <w:pPr>
        <w:pStyle w:val="Bibliography"/>
        <w:rPr>
          <w:lang w:val="en-US"/>
          <w:rPrChange w:id="269" w:author="Sarah Benhaiem" w:date="2022-05-24T09:01:00Z">
            <w:rPr/>
          </w:rPrChange>
        </w:rPr>
      </w:pPr>
      <w:r w:rsidRPr="00BE4011">
        <w:rPr>
          <w:lang w:val="en-US"/>
          <w:rPrChange w:id="270" w:author="Sarah Benhaiem" w:date="2022-05-24T09:01:00Z">
            <w:rPr/>
          </w:rPrChange>
        </w:rPr>
        <w:t>Kruuk H (Hans). 1972. The spotted hyena; a study of predation and social behavior. Chicago, University of Chicago Press. Available from http://archive.org/details/spottedhyenastud0000kruu (accessed May 18, 2020).</w:t>
      </w:r>
    </w:p>
    <w:p w14:paraId="115ED308" w14:textId="77777777" w:rsidR="00454416" w:rsidRPr="00BE4011" w:rsidRDefault="00454416" w:rsidP="00454416">
      <w:pPr>
        <w:pStyle w:val="Bibliography"/>
        <w:rPr>
          <w:lang w:val="en-US"/>
          <w:rPrChange w:id="271" w:author="Sarah Benhaiem" w:date="2022-05-24T09:01:00Z">
            <w:rPr/>
          </w:rPrChange>
        </w:rPr>
      </w:pPr>
      <w:r w:rsidRPr="00BE4011">
        <w:rPr>
          <w:lang w:val="en-US"/>
          <w:rPrChange w:id="272" w:author="Sarah Benhaiem" w:date="2022-05-24T09:01:00Z">
            <w:rPr/>
          </w:rPrChange>
        </w:rPr>
        <w:t xml:space="preserve">Lala F, Chiyo PI, Kanga E, Omondi P, Ngene S, Severud WJ, Morris AW, Bump J. 2021. Wildlife roadkill in the Tsavo Ecosystem, Kenya: identifying hotspots, potential drivers, and affected species. Heliyon </w:t>
      </w:r>
      <w:r w:rsidRPr="00BE4011">
        <w:rPr>
          <w:b/>
          <w:bCs/>
          <w:lang w:val="en-US"/>
          <w:rPrChange w:id="273" w:author="Sarah Benhaiem" w:date="2022-05-24T09:01:00Z">
            <w:rPr>
              <w:b/>
              <w:bCs/>
            </w:rPr>
          </w:rPrChange>
        </w:rPr>
        <w:t>7</w:t>
      </w:r>
      <w:r w:rsidRPr="00BE4011">
        <w:rPr>
          <w:lang w:val="en-US"/>
          <w:rPrChange w:id="274" w:author="Sarah Benhaiem" w:date="2022-05-24T09:01:00Z">
            <w:rPr/>
          </w:rPrChange>
        </w:rPr>
        <w:t>:e06364.</w:t>
      </w:r>
    </w:p>
    <w:p w14:paraId="7DD29F23" w14:textId="77777777" w:rsidR="00454416" w:rsidRPr="00BE4011" w:rsidRDefault="00454416" w:rsidP="00454416">
      <w:pPr>
        <w:pStyle w:val="Bibliography"/>
        <w:rPr>
          <w:lang w:val="en-US"/>
          <w:rPrChange w:id="275" w:author="Sarah Benhaiem" w:date="2022-05-24T09:01:00Z">
            <w:rPr/>
          </w:rPrChange>
        </w:rPr>
      </w:pPr>
      <w:r w:rsidRPr="00BE4011">
        <w:rPr>
          <w:lang w:val="en-US"/>
          <w:rPrChange w:id="276" w:author="Sarah Benhaiem" w:date="2022-05-24T09:01:00Z">
            <w:rPr/>
          </w:rPrChange>
        </w:rPr>
        <w:t xml:space="preserve">Larsen F, Hopcraft JGC, Hanley N, Hongoa JR, Hynes S, Loibooki M, Mafuru G, Needham K, Shirima F, Morrison TA. 2020. Wildebeest migration drives tourism demand in the Serengeti. Biological Conservation </w:t>
      </w:r>
      <w:r w:rsidRPr="00BE4011">
        <w:rPr>
          <w:b/>
          <w:bCs/>
          <w:lang w:val="en-US"/>
          <w:rPrChange w:id="277" w:author="Sarah Benhaiem" w:date="2022-05-24T09:01:00Z">
            <w:rPr>
              <w:b/>
              <w:bCs/>
            </w:rPr>
          </w:rPrChange>
        </w:rPr>
        <w:t>248</w:t>
      </w:r>
      <w:r w:rsidRPr="00BE4011">
        <w:rPr>
          <w:lang w:val="en-US"/>
          <w:rPrChange w:id="278" w:author="Sarah Benhaiem" w:date="2022-05-24T09:01:00Z">
            <w:rPr/>
          </w:rPrChange>
        </w:rPr>
        <w:t>:108688.</w:t>
      </w:r>
    </w:p>
    <w:p w14:paraId="142FFBA0" w14:textId="77777777" w:rsidR="00454416" w:rsidRPr="00BE4011" w:rsidRDefault="00454416" w:rsidP="00454416">
      <w:pPr>
        <w:pStyle w:val="Bibliography"/>
        <w:rPr>
          <w:lang w:val="en-US"/>
          <w:rPrChange w:id="279" w:author="Sarah Benhaiem" w:date="2022-05-24T09:01:00Z">
            <w:rPr/>
          </w:rPrChange>
        </w:rPr>
      </w:pPr>
      <w:r w:rsidRPr="00BE4011">
        <w:rPr>
          <w:lang w:val="en-US"/>
          <w:rPrChange w:id="280" w:author="Sarah Benhaiem" w:date="2022-05-24T09:01:00Z">
            <w:rPr/>
          </w:rPrChange>
        </w:rPr>
        <w:t xml:space="preserve">Laurance WF et al. 2012. Averting biodiversity collapse in tropical forest protected areas. Nature </w:t>
      </w:r>
      <w:r w:rsidRPr="00BE4011">
        <w:rPr>
          <w:b/>
          <w:bCs/>
          <w:lang w:val="en-US"/>
          <w:rPrChange w:id="281" w:author="Sarah Benhaiem" w:date="2022-05-24T09:01:00Z">
            <w:rPr>
              <w:b/>
              <w:bCs/>
            </w:rPr>
          </w:rPrChange>
        </w:rPr>
        <w:t>489</w:t>
      </w:r>
      <w:r w:rsidRPr="00BE4011">
        <w:rPr>
          <w:lang w:val="en-US"/>
          <w:rPrChange w:id="282" w:author="Sarah Benhaiem" w:date="2022-05-24T09:01:00Z">
            <w:rPr/>
          </w:rPrChange>
        </w:rPr>
        <w:t>:290–294.</w:t>
      </w:r>
    </w:p>
    <w:p w14:paraId="0FD4F0FC" w14:textId="77777777" w:rsidR="00454416" w:rsidRPr="00BE4011" w:rsidRDefault="00454416" w:rsidP="00454416">
      <w:pPr>
        <w:pStyle w:val="Bibliography"/>
        <w:rPr>
          <w:lang w:val="en-US"/>
          <w:rPrChange w:id="283" w:author="Sarah Benhaiem" w:date="2022-05-24T09:01:00Z">
            <w:rPr/>
          </w:rPrChange>
        </w:rPr>
      </w:pPr>
      <w:r w:rsidRPr="00BE4011">
        <w:rPr>
          <w:lang w:val="en-US"/>
          <w:rPrChange w:id="284" w:author="Sarah Benhaiem" w:date="2022-05-24T09:01:00Z">
            <w:rPr/>
          </w:rPrChange>
        </w:rPr>
        <w:t xml:space="preserve">Laurance WF et al. 2014. A global strategy for road building. Nature </w:t>
      </w:r>
      <w:r w:rsidRPr="00BE4011">
        <w:rPr>
          <w:b/>
          <w:bCs/>
          <w:lang w:val="en-US"/>
          <w:rPrChange w:id="285" w:author="Sarah Benhaiem" w:date="2022-05-24T09:01:00Z">
            <w:rPr>
              <w:b/>
              <w:bCs/>
            </w:rPr>
          </w:rPrChange>
        </w:rPr>
        <w:t>513</w:t>
      </w:r>
      <w:r w:rsidRPr="00BE4011">
        <w:rPr>
          <w:lang w:val="en-US"/>
          <w:rPrChange w:id="286" w:author="Sarah Benhaiem" w:date="2022-05-24T09:01:00Z">
            <w:rPr/>
          </w:rPrChange>
        </w:rPr>
        <w:t>:229–232.</w:t>
      </w:r>
    </w:p>
    <w:p w14:paraId="772DAE70" w14:textId="77777777" w:rsidR="00454416" w:rsidRPr="00BE4011" w:rsidRDefault="00454416" w:rsidP="00454416">
      <w:pPr>
        <w:pStyle w:val="Bibliography"/>
        <w:rPr>
          <w:lang w:val="en-US"/>
          <w:rPrChange w:id="287" w:author="Sarah Benhaiem" w:date="2022-05-24T09:01:00Z">
            <w:rPr/>
          </w:rPrChange>
        </w:rPr>
      </w:pPr>
      <w:r w:rsidRPr="00BE4011">
        <w:rPr>
          <w:lang w:val="en-US"/>
          <w:rPrChange w:id="288" w:author="Sarah Benhaiem" w:date="2022-05-24T09:01:00Z">
            <w:rPr/>
          </w:rPrChange>
        </w:rPr>
        <w:t xml:space="preserve">Lyamuya RD, Hariohay KM, Masenga EH, Bukombe JK, Mwakalebe GG, Mdaki ML, Nkwabi AK, Fyumagwa RD, Røskaft E. 2021. Magnitude, patterns and composition of wildlife roadkill in the Serengeti ecosystem, northern Tanzania. African Zoology </w:t>
      </w:r>
      <w:r w:rsidRPr="00BE4011">
        <w:rPr>
          <w:b/>
          <w:bCs/>
          <w:lang w:val="en-US"/>
          <w:rPrChange w:id="289" w:author="Sarah Benhaiem" w:date="2022-05-24T09:01:00Z">
            <w:rPr>
              <w:b/>
              <w:bCs/>
            </w:rPr>
          </w:rPrChange>
        </w:rPr>
        <w:t>56</w:t>
      </w:r>
      <w:r w:rsidRPr="00BE4011">
        <w:rPr>
          <w:lang w:val="en-US"/>
          <w:rPrChange w:id="290" w:author="Sarah Benhaiem" w:date="2022-05-24T09:01:00Z">
            <w:rPr/>
          </w:rPrChange>
        </w:rPr>
        <w:t>:173–180. Taylor &amp; Francis.</w:t>
      </w:r>
    </w:p>
    <w:p w14:paraId="2E89F60D" w14:textId="77777777" w:rsidR="00454416" w:rsidRPr="00BE4011" w:rsidRDefault="00454416" w:rsidP="00454416">
      <w:pPr>
        <w:pStyle w:val="Bibliography"/>
        <w:rPr>
          <w:lang w:val="en-US"/>
          <w:rPrChange w:id="291" w:author="Sarah Benhaiem" w:date="2022-05-24T09:01:00Z">
            <w:rPr/>
          </w:rPrChange>
        </w:rPr>
      </w:pPr>
      <w:r w:rsidRPr="00BE4011">
        <w:rPr>
          <w:lang w:val="en-US"/>
          <w:rPrChange w:id="292" w:author="Sarah Benhaiem" w:date="2022-05-24T09:01:00Z">
            <w:rPr/>
          </w:rPrChange>
        </w:rPr>
        <w:t xml:space="preserve">Lyamuya RD, Munisi EJ, Hariohay KM, Masenga EH, Bukombe JK, Mwakalebe GG, Mdaki ML, Nkwabi AK, Fyumagwa RD. 2022. Patterns of mammalian roadkill in the Serengeti ecosystem, northern Tanzania. International Journal of Biodiversity and Conservation </w:t>
      </w:r>
      <w:r w:rsidRPr="00BE4011">
        <w:rPr>
          <w:b/>
          <w:bCs/>
          <w:lang w:val="en-US"/>
          <w:rPrChange w:id="293" w:author="Sarah Benhaiem" w:date="2022-05-24T09:01:00Z">
            <w:rPr>
              <w:b/>
              <w:bCs/>
            </w:rPr>
          </w:rPrChange>
        </w:rPr>
        <w:t>14</w:t>
      </w:r>
      <w:r w:rsidRPr="00BE4011">
        <w:rPr>
          <w:lang w:val="en-US"/>
          <w:rPrChange w:id="294" w:author="Sarah Benhaiem" w:date="2022-05-24T09:01:00Z">
            <w:rPr/>
          </w:rPrChange>
        </w:rPr>
        <w:t>:65–71. Academic Journals.</w:t>
      </w:r>
    </w:p>
    <w:p w14:paraId="7DB111D5" w14:textId="77777777" w:rsidR="00454416" w:rsidRPr="00BE4011" w:rsidRDefault="00454416" w:rsidP="00454416">
      <w:pPr>
        <w:pStyle w:val="Bibliography"/>
        <w:rPr>
          <w:lang w:val="en-US"/>
          <w:rPrChange w:id="295" w:author="Sarah Benhaiem" w:date="2022-05-24T09:01:00Z">
            <w:rPr/>
          </w:rPrChange>
        </w:rPr>
      </w:pPr>
      <w:r w:rsidRPr="00BE4011">
        <w:rPr>
          <w:lang w:val="en-US"/>
          <w:rPrChange w:id="296" w:author="Sarah Benhaiem" w:date="2022-05-24T09:01:00Z">
            <w:rPr/>
          </w:rPrChange>
        </w:rPr>
        <w:lastRenderedPageBreak/>
        <w:t xml:space="preserve">McCown JW, Kubilis P, Eason TH, Scheick BK. 2009. Effect of traffic volume on American black bears in central Florida, USA. Ursus </w:t>
      </w:r>
      <w:r w:rsidRPr="00BE4011">
        <w:rPr>
          <w:b/>
          <w:bCs/>
          <w:lang w:val="en-US"/>
          <w:rPrChange w:id="297" w:author="Sarah Benhaiem" w:date="2022-05-24T09:01:00Z">
            <w:rPr>
              <w:b/>
              <w:bCs/>
            </w:rPr>
          </w:rPrChange>
        </w:rPr>
        <w:t>20</w:t>
      </w:r>
      <w:r w:rsidRPr="00BE4011">
        <w:rPr>
          <w:lang w:val="en-US"/>
          <w:rPrChange w:id="298" w:author="Sarah Benhaiem" w:date="2022-05-24T09:01:00Z">
            <w:rPr/>
          </w:rPrChange>
        </w:rPr>
        <w:t>:39–46. International Association for Bear Research and Management.</w:t>
      </w:r>
    </w:p>
    <w:p w14:paraId="0D0612AA" w14:textId="77777777" w:rsidR="00454416" w:rsidRPr="00BE4011" w:rsidRDefault="00454416" w:rsidP="00454416">
      <w:pPr>
        <w:pStyle w:val="Bibliography"/>
        <w:rPr>
          <w:lang w:val="en-US"/>
          <w:rPrChange w:id="299" w:author="Sarah Benhaiem" w:date="2022-05-24T09:01:00Z">
            <w:rPr/>
          </w:rPrChange>
        </w:rPr>
      </w:pPr>
      <w:r w:rsidRPr="00BE4011">
        <w:rPr>
          <w:lang w:val="en-US"/>
          <w:rPrChange w:id="300" w:author="Sarah Benhaiem" w:date="2022-05-24T09:01:00Z">
            <w:rPr/>
          </w:rPrChange>
        </w:rPr>
        <w:t>McNaughton SJ. 1979. Grassland-herbivore dynamics. Pages 46–81 in Sinclair ARE, Norton-Griffiths M, editors. Serengeti: Dynamics of an Ecosystem. University of Chicago Press.</w:t>
      </w:r>
    </w:p>
    <w:p w14:paraId="3D06C805" w14:textId="77777777" w:rsidR="00454416" w:rsidRPr="00BE4011" w:rsidRDefault="00454416" w:rsidP="00454416">
      <w:pPr>
        <w:pStyle w:val="Bibliography"/>
        <w:rPr>
          <w:lang w:val="en-US"/>
          <w:rPrChange w:id="301" w:author="Sarah Benhaiem" w:date="2022-05-24T09:01:00Z">
            <w:rPr/>
          </w:rPrChange>
        </w:rPr>
      </w:pPr>
      <w:r w:rsidRPr="00BE4011">
        <w:rPr>
          <w:lang w:val="en-US"/>
          <w:rPrChange w:id="302" w:author="Sarah Benhaiem" w:date="2022-05-24T09:01:00Z">
            <w:rPr/>
          </w:rPrChange>
        </w:rPr>
        <w:t xml:space="preserve">Mills MGL, Gorman ML. 1987. The scent-marking behaviour of the spotted hyaena Crocuta crocuta in the southern Kalahari. Journal of Zoology </w:t>
      </w:r>
      <w:r w:rsidRPr="00BE4011">
        <w:rPr>
          <w:b/>
          <w:bCs/>
          <w:lang w:val="en-US"/>
          <w:rPrChange w:id="303" w:author="Sarah Benhaiem" w:date="2022-05-24T09:01:00Z">
            <w:rPr>
              <w:b/>
              <w:bCs/>
            </w:rPr>
          </w:rPrChange>
        </w:rPr>
        <w:t>212</w:t>
      </w:r>
      <w:r w:rsidRPr="00BE4011">
        <w:rPr>
          <w:lang w:val="en-US"/>
          <w:rPrChange w:id="304" w:author="Sarah Benhaiem" w:date="2022-05-24T09:01:00Z">
            <w:rPr/>
          </w:rPrChange>
        </w:rPr>
        <w:t>:483–497.</w:t>
      </w:r>
    </w:p>
    <w:p w14:paraId="48342D80" w14:textId="77777777" w:rsidR="00454416" w:rsidRPr="00BE4011" w:rsidRDefault="00454416" w:rsidP="00454416">
      <w:pPr>
        <w:pStyle w:val="Bibliography"/>
        <w:rPr>
          <w:lang w:val="en-US"/>
          <w:rPrChange w:id="305" w:author="Sarah Benhaiem" w:date="2022-05-24T09:01:00Z">
            <w:rPr/>
          </w:rPrChange>
        </w:rPr>
      </w:pPr>
      <w:r w:rsidRPr="00BE4011">
        <w:rPr>
          <w:lang w:val="en-US"/>
          <w:rPrChange w:id="306" w:author="Sarah Benhaiem" w:date="2022-05-24T09:01:00Z">
            <w:rPr/>
          </w:rPrChange>
        </w:rPr>
        <w:t xml:space="preserve">Mkanda FX, Chansa W. 2011. Changes in Temporal and Spatial Pattern of Road Kills Along the Lusaka-Mongu (M9) Highway, Kafue National Park, Zambia. African Journal of Wildlife Research </w:t>
      </w:r>
      <w:r w:rsidRPr="00BE4011">
        <w:rPr>
          <w:b/>
          <w:bCs/>
          <w:lang w:val="en-US"/>
          <w:rPrChange w:id="307" w:author="Sarah Benhaiem" w:date="2022-05-24T09:01:00Z">
            <w:rPr>
              <w:b/>
              <w:bCs/>
            </w:rPr>
          </w:rPrChange>
        </w:rPr>
        <w:t>41</w:t>
      </w:r>
      <w:r w:rsidRPr="00BE4011">
        <w:rPr>
          <w:lang w:val="en-US"/>
          <w:rPrChange w:id="308" w:author="Sarah Benhaiem" w:date="2022-05-24T09:01:00Z">
            <w:rPr/>
          </w:rPrChange>
        </w:rPr>
        <w:t>:68–78. Southern African Wildlife Management Association.</w:t>
      </w:r>
    </w:p>
    <w:p w14:paraId="14C25E7F" w14:textId="77777777" w:rsidR="00454416" w:rsidRPr="00BE4011" w:rsidRDefault="00454416" w:rsidP="00454416">
      <w:pPr>
        <w:pStyle w:val="Bibliography"/>
        <w:rPr>
          <w:lang w:val="en-US"/>
          <w:rPrChange w:id="309" w:author="Sarah Benhaiem" w:date="2022-05-24T09:01:00Z">
            <w:rPr/>
          </w:rPrChange>
        </w:rPr>
      </w:pPr>
      <w:r w:rsidRPr="00BE4011">
        <w:rPr>
          <w:lang w:val="en-US"/>
          <w:rPrChange w:id="310" w:author="Sarah Benhaiem" w:date="2022-05-24T09:01:00Z">
            <w:rPr/>
          </w:rPrChange>
        </w:rPr>
        <w:t xml:space="preserve">Mohammadi A, Kaboli M. 2016. Evaluating Wildlife–Vehicle Collision Hotspots Using Kernel-Based Estimation: a Focus on the Endangered Asiatic Cheetah in Central Iran. Human-Wildlife Interactions </w:t>
      </w:r>
      <w:r w:rsidRPr="00BE4011">
        <w:rPr>
          <w:b/>
          <w:bCs/>
          <w:lang w:val="en-US"/>
          <w:rPrChange w:id="311" w:author="Sarah Benhaiem" w:date="2022-05-24T09:01:00Z">
            <w:rPr>
              <w:b/>
              <w:bCs/>
            </w:rPr>
          </w:rPrChange>
        </w:rPr>
        <w:t>10</w:t>
      </w:r>
      <w:r w:rsidRPr="00BE4011">
        <w:rPr>
          <w:lang w:val="en-US"/>
          <w:rPrChange w:id="312" w:author="Sarah Benhaiem" w:date="2022-05-24T09:01:00Z">
            <w:rPr/>
          </w:rPrChange>
        </w:rPr>
        <w:t>:103–109.</w:t>
      </w:r>
    </w:p>
    <w:p w14:paraId="7FAFDD30" w14:textId="77777777" w:rsidR="00454416" w:rsidRPr="00BE4011" w:rsidRDefault="00454416" w:rsidP="00454416">
      <w:pPr>
        <w:pStyle w:val="Bibliography"/>
        <w:rPr>
          <w:lang w:val="en-US"/>
          <w:rPrChange w:id="313" w:author="Sarah Benhaiem" w:date="2022-05-24T09:01:00Z">
            <w:rPr/>
          </w:rPrChange>
        </w:rPr>
      </w:pPr>
      <w:r w:rsidRPr="00BE4011">
        <w:rPr>
          <w:lang w:val="en-US"/>
          <w:rPrChange w:id="314" w:author="Sarah Benhaiem" w:date="2022-05-24T09:01:00Z">
            <w:rPr/>
          </w:rPrChange>
        </w:rPr>
        <w:t xml:space="preserve">Murray MH, St. Clair CC. 2015. Individual flexibility in nocturnal activity reduces risk of road mortality for an urban carnivore. Behavioral Ecology </w:t>
      </w:r>
      <w:r w:rsidRPr="00BE4011">
        <w:rPr>
          <w:b/>
          <w:bCs/>
          <w:lang w:val="en-US"/>
          <w:rPrChange w:id="315" w:author="Sarah Benhaiem" w:date="2022-05-24T09:01:00Z">
            <w:rPr>
              <w:b/>
              <w:bCs/>
            </w:rPr>
          </w:rPrChange>
        </w:rPr>
        <w:t>26</w:t>
      </w:r>
      <w:r w:rsidRPr="00BE4011">
        <w:rPr>
          <w:lang w:val="en-US"/>
          <w:rPrChange w:id="316" w:author="Sarah Benhaiem" w:date="2022-05-24T09:01:00Z">
            <w:rPr/>
          </w:rPrChange>
        </w:rPr>
        <w:t>:1520–1527.</w:t>
      </w:r>
    </w:p>
    <w:p w14:paraId="18C57D57" w14:textId="77777777" w:rsidR="00454416" w:rsidRPr="00BE4011" w:rsidRDefault="00454416" w:rsidP="00454416">
      <w:pPr>
        <w:pStyle w:val="Bibliography"/>
        <w:rPr>
          <w:lang w:val="en-US"/>
          <w:rPrChange w:id="317" w:author="Sarah Benhaiem" w:date="2022-05-24T09:01:00Z">
            <w:rPr/>
          </w:rPrChange>
        </w:rPr>
      </w:pPr>
      <w:r w:rsidRPr="00BE4011">
        <w:rPr>
          <w:lang w:val="en-US"/>
          <w:rPrChange w:id="318" w:author="Sarah Benhaiem" w:date="2022-05-24T09:01:00Z">
            <w:rPr/>
          </w:rPrChange>
        </w:rPr>
        <w:t xml:space="preserve">Naderi M, Farashi A, Erdi MA. 2018. Persian leopard’s (Panthera pardus saxicolor) unnatural mortality factors analysis in Iran. PLOS ONE </w:t>
      </w:r>
      <w:r w:rsidRPr="00BE4011">
        <w:rPr>
          <w:b/>
          <w:bCs/>
          <w:lang w:val="en-US"/>
          <w:rPrChange w:id="319" w:author="Sarah Benhaiem" w:date="2022-05-24T09:01:00Z">
            <w:rPr>
              <w:b/>
              <w:bCs/>
            </w:rPr>
          </w:rPrChange>
        </w:rPr>
        <w:t>13</w:t>
      </w:r>
      <w:r w:rsidRPr="00BE4011">
        <w:rPr>
          <w:lang w:val="en-US"/>
          <w:rPrChange w:id="320" w:author="Sarah Benhaiem" w:date="2022-05-24T09:01:00Z">
            <w:rPr/>
          </w:rPrChange>
        </w:rPr>
        <w:t>:e0195387. Public Library of Science.</w:t>
      </w:r>
    </w:p>
    <w:p w14:paraId="6B6632AB" w14:textId="77777777" w:rsidR="00454416" w:rsidRPr="00BE4011" w:rsidRDefault="00454416" w:rsidP="00454416">
      <w:pPr>
        <w:pStyle w:val="Bibliography"/>
        <w:rPr>
          <w:lang w:val="en-US"/>
          <w:rPrChange w:id="321" w:author="Sarah Benhaiem" w:date="2022-05-24T09:01:00Z">
            <w:rPr/>
          </w:rPrChange>
        </w:rPr>
      </w:pPr>
      <w:r w:rsidRPr="00BE4011">
        <w:rPr>
          <w:lang w:val="en-US"/>
          <w:rPrChange w:id="322" w:author="Sarah Benhaiem" w:date="2022-05-24T09:01:00Z">
            <w:rPr/>
          </w:rPrChange>
        </w:rPr>
        <w:t xml:space="preserve">Njovu HK, Kisingo AW, Hesselberg T, Eustace A. 2019. The spatial and temporal distribution of mammal roadkills in the Kwakuchinja Wildlife Corridor in Tanzania. African Journal of Ecology </w:t>
      </w:r>
      <w:r w:rsidRPr="00BE4011">
        <w:rPr>
          <w:b/>
          <w:bCs/>
          <w:lang w:val="en-US"/>
          <w:rPrChange w:id="323" w:author="Sarah Benhaiem" w:date="2022-05-24T09:01:00Z">
            <w:rPr>
              <w:b/>
              <w:bCs/>
            </w:rPr>
          </w:rPrChange>
        </w:rPr>
        <w:t>57</w:t>
      </w:r>
      <w:r w:rsidRPr="00BE4011">
        <w:rPr>
          <w:lang w:val="en-US"/>
          <w:rPrChange w:id="324" w:author="Sarah Benhaiem" w:date="2022-05-24T09:01:00Z">
            <w:rPr/>
          </w:rPrChange>
        </w:rPr>
        <w:t>:423–428.</w:t>
      </w:r>
    </w:p>
    <w:p w14:paraId="4AB2AF93" w14:textId="77777777" w:rsidR="00454416" w:rsidRPr="00BE4011" w:rsidRDefault="00454416" w:rsidP="00454416">
      <w:pPr>
        <w:pStyle w:val="Bibliography"/>
        <w:rPr>
          <w:lang w:val="en-US"/>
          <w:rPrChange w:id="325" w:author="Sarah Benhaiem" w:date="2022-05-24T09:01:00Z">
            <w:rPr/>
          </w:rPrChange>
        </w:rPr>
      </w:pPr>
      <w:r w:rsidRPr="00BE4011">
        <w:rPr>
          <w:lang w:val="en-US"/>
          <w:rPrChange w:id="326" w:author="Sarah Benhaiem" w:date="2022-05-24T09:01:00Z">
            <w:rPr/>
          </w:rPrChange>
        </w:rPr>
        <w:t xml:space="preserve">Nyirenda VR, Namukonde N, Fushike P. 2017. Road kills of wild vertebrates in Kafue National Park, Zambia, between January 2008 and December 2012. African Journal of Ecology </w:t>
      </w:r>
      <w:r w:rsidRPr="00BE4011">
        <w:rPr>
          <w:b/>
          <w:bCs/>
          <w:lang w:val="en-US"/>
          <w:rPrChange w:id="327" w:author="Sarah Benhaiem" w:date="2022-05-24T09:01:00Z">
            <w:rPr>
              <w:b/>
              <w:bCs/>
            </w:rPr>
          </w:rPrChange>
        </w:rPr>
        <w:t>55</w:t>
      </w:r>
      <w:r w:rsidRPr="00BE4011">
        <w:rPr>
          <w:lang w:val="en-US"/>
          <w:rPrChange w:id="328" w:author="Sarah Benhaiem" w:date="2022-05-24T09:01:00Z">
            <w:rPr/>
          </w:rPrChange>
        </w:rPr>
        <w:t>:738–741.</w:t>
      </w:r>
    </w:p>
    <w:p w14:paraId="44067225" w14:textId="77777777" w:rsidR="00454416" w:rsidRPr="00BE4011" w:rsidRDefault="00454416" w:rsidP="00454416">
      <w:pPr>
        <w:pStyle w:val="Bibliography"/>
        <w:rPr>
          <w:lang w:val="en-US"/>
          <w:rPrChange w:id="329" w:author="Sarah Benhaiem" w:date="2022-05-24T09:01:00Z">
            <w:rPr/>
          </w:rPrChange>
        </w:rPr>
      </w:pPr>
      <w:r w:rsidRPr="00BE4011">
        <w:rPr>
          <w:lang w:val="en-US"/>
          <w:rPrChange w:id="330" w:author="Sarah Benhaiem" w:date="2022-05-24T09:01:00Z">
            <w:rPr/>
          </w:rPrChange>
        </w:rPr>
        <w:t xml:space="preserve">Pagany R. 2020. Wildlife-vehicle collisions - Influencing factors, data collection and research methods. Biological Conservation </w:t>
      </w:r>
      <w:r w:rsidRPr="00BE4011">
        <w:rPr>
          <w:b/>
          <w:bCs/>
          <w:lang w:val="en-US"/>
          <w:rPrChange w:id="331" w:author="Sarah Benhaiem" w:date="2022-05-24T09:01:00Z">
            <w:rPr>
              <w:b/>
              <w:bCs/>
            </w:rPr>
          </w:rPrChange>
        </w:rPr>
        <w:t>251</w:t>
      </w:r>
      <w:r w:rsidRPr="00BE4011">
        <w:rPr>
          <w:lang w:val="en-US"/>
          <w:rPrChange w:id="332" w:author="Sarah Benhaiem" w:date="2022-05-24T09:01:00Z">
            <w:rPr/>
          </w:rPrChange>
        </w:rPr>
        <w:t>:108758.</w:t>
      </w:r>
    </w:p>
    <w:p w14:paraId="4655C3D1" w14:textId="77777777" w:rsidR="00454416" w:rsidRPr="00BE4011" w:rsidRDefault="00454416" w:rsidP="00454416">
      <w:pPr>
        <w:pStyle w:val="Bibliography"/>
        <w:rPr>
          <w:lang w:val="en-US"/>
          <w:rPrChange w:id="333" w:author="Sarah Benhaiem" w:date="2022-05-24T09:01:00Z">
            <w:rPr/>
          </w:rPrChange>
        </w:rPr>
      </w:pPr>
      <w:r w:rsidRPr="00BE4011">
        <w:rPr>
          <w:lang w:val="en-US"/>
          <w:rPrChange w:id="334" w:author="Sarah Benhaiem" w:date="2022-05-24T09:01:00Z">
            <w:rPr/>
          </w:rPrChange>
        </w:rPr>
        <w:t xml:space="preserve">Parchizadeh J, Shilling F, Gatta M, Bencini R, Qashqaei AT, Adibi MA, Williams ST. 2018. Roads threaten Asiatic cheetahs in Iran. Current Biology </w:t>
      </w:r>
      <w:r w:rsidRPr="00BE4011">
        <w:rPr>
          <w:b/>
          <w:bCs/>
          <w:lang w:val="en-US"/>
          <w:rPrChange w:id="335" w:author="Sarah Benhaiem" w:date="2022-05-24T09:01:00Z">
            <w:rPr>
              <w:b/>
              <w:bCs/>
            </w:rPr>
          </w:rPrChange>
        </w:rPr>
        <w:t>28</w:t>
      </w:r>
      <w:r w:rsidRPr="00BE4011">
        <w:rPr>
          <w:lang w:val="en-US"/>
          <w:rPrChange w:id="336" w:author="Sarah Benhaiem" w:date="2022-05-24T09:01:00Z">
            <w:rPr/>
          </w:rPrChange>
        </w:rPr>
        <w:t>:R1141–R1142.</w:t>
      </w:r>
    </w:p>
    <w:p w14:paraId="6346029D" w14:textId="77777777" w:rsidR="00454416" w:rsidRPr="00BE4011" w:rsidRDefault="00454416" w:rsidP="00454416">
      <w:pPr>
        <w:pStyle w:val="Bibliography"/>
        <w:rPr>
          <w:lang w:val="en-US"/>
          <w:rPrChange w:id="337" w:author="Sarah Benhaiem" w:date="2022-05-24T09:01:00Z">
            <w:rPr/>
          </w:rPrChange>
        </w:rPr>
      </w:pPr>
      <w:r w:rsidRPr="00BE4011">
        <w:rPr>
          <w:lang w:val="en-US"/>
          <w:rPrChange w:id="338" w:author="Sarah Benhaiem" w:date="2022-05-24T09:01:00Z">
            <w:rPr/>
          </w:rPrChange>
        </w:rPr>
        <w:t xml:space="preserve">Parks SA, Harcourt AH. 2002. Reserve Size, Local Human Density, and Mammalian Extinctions in U.S. Protected Areas. Conservation Biology </w:t>
      </w:r>
      <w:r w:rsidRPr="00BE4011">
        <w:rPr>
          <w:b/>
          <w:bCs/>
          <w:lang w:val="en-US"/>
          <w:rPrChange w:id="339" w:author="Sarah Benhaiem" w:date="2022-05-24T09:01:00Z">
            <w:rPr>
              <w:b/>
              <w:bCs/>
            </w:rPr>
          </w:rPrChange>
        </w:rPr>
        <w:t>16</w:t>
      </w:r>
      <w:r w:rsidRPr="00BE4011">
        <w:rPr>
          <w:lang w:val="en-US"/>
          <w:rPrChange w:id="340" w:author="Sarah Benhaiem" w:date="2022-05-24T09:01:00Z">
            <w:rPr/>
          </w:rPrChange>
        </w:rPr>
        <w:t>:800–808.</w:t>
      </w:r>
    </w:p>
    <w:p w14:paraId="0FDF2B23" w14:textId="77777777" w:rsidR="00454416" w:rsidRPr="00BE4011" w:rsidRDefault="00454416" w:rsidP="00454416">
      <w:pPr>
        <w:pStyle w:val="Bibliography"/>
        <w:rPr>
          <w:lang w:val="en-US"/>
          <w:rPrChange w:id="341" w:author="Sarah Benhaiem" w:date="2022-05-24T09:01:00Z">
            <w:rPr/>
          </w:rPrChange>
        </w:rPr>
      </w:pPr>
      <w:r w:rsidRPr="00BE4011">
        <w:rPr>
          <w:lang w:val="en-US"/>
          <w:rPrChange w:id="342" w:author="Sarah Benhaiem" w:date="2022-05-24T09:01:00Z">
            <w:rPr/>
          </w:rPrChange>
        </w:rPr>
        <w:t xml:space="preserve">Pennycuick L. 1975. Movements of the migratory wildebeest population in the Serengeti area between 1960 and 1973. African Journal of Ecology </w:t>
      </w:r>
      <w:r w:rsidRPr="00BE4011">
        <w:rPr>
          <w:b/>
          <w:bCs/>
          <w:lang w:val="en-US"/>
          <w:rPrChange w:id="343" w:author="Sarah Benhaiem" w:date="2022-05-24T09:01:00Z">
            <w:rPr>
              <w:b/>
              <w:bCs/>
            </w:rPr>
          </w:rPrChange>
        </w:rPr>
        <w:t>13</w:t>
      </w:r>
      <w:r w:rsidRPr="00BE4011">
        <w:rPr>
          <w:lang w:val="en-US"/>
          <w:rPrChange w:id="344" w:author="Sarah Benhaiem" w:date="2022-05-24T09:01:00Z">
            <w:rPr/>
          </w:rPrChange>
        </w:rPr>
        <w:t>:65–87.</w:t>
      </w:r>
    </w:p>
    <w:p w14:paraId="7F8698FB" w14:textId="77777777" w:rsidR="00454416" w:rsidRPr="00BE4011" w:rsidRDefault="00454416" w:rsidP="00454416">
      <w:pPr>
        <w:pStyle w:val="Bibliography"/>
        <w:rPr>
          <w:lang w:val="en-US"/>
          <w:rPrChange w:id="345" w:author="Sarah Benhaiem" w:date="2022-05-24T09:01:00Z">
            <w:rPr/>
          </w:rPrChange>
        </w:rPr>
      </w:pPr>
      <w:r w:rsidRPr="00BE4011">
        <w:rPr>
          <w:lang w:val="en-US"/>
          <w:rPrChange w:id="346" w:author="Sarah Benhaiem" w:date="2022-05-24T09:01:00Z">
            <w:rPr/>
          </w:rPrChange>
        </w:rPr>
        <w:t xml:space="preserve">Philcox CK, Grogan AL, Macdonald DW. 1999. Patterns of otter Lutra lutra road mortality in Britain. Journal of Applied Ecology </w:t>
      </w:r>
      <w:r w:rsidRPr="00BE4011">
        <w:rPr>
          <w:b/>
          <w:bCs/>
          <w:lang w:val="en-US"/>
          <w:rPrChange w:id="347" w:author="Sarah Benhaiem" w:date="2022-05-24T09:01:00Z">
            <w:rPr>
              <w:b/>
              <w:bCs/>
            </w:rPr>
          </w:rPrChange>
        </w:rPr>
        <w:t>36</w:t>
      </w:r>
      <w:r w:rsidRPr="00BE4011">
        <w:rPr>
          <w:lang w:val="en-US"/>
          <w:rPrChange w:id="348" w:author="Sarah Benhaiem" w:date="2022-05-24T09:01:00Z">
            <w:rPr/>
          </w:rPrChange>
        </w:rPr>
        <w:t>:748–761.</w:t>
      </w:r>
    </w:p>
    <w:p w14:paraId="69A7C905" w14:textId="77777777" w:rsidR="00454416" w:rsidRPr="00BE4011" w:rsidRDefault="00454416" w:rsidP="00454416">
      <w:pPr>
        <w:pStyle w:val="Bibliography"/>
        <w:rPr>
          <w:lang w:val="en-US"/>
          <w:rPrChange w:id="349" w:author="Sarah Benhaiem" w:date="2022-05-24T09:01:00Z">
            <w:rPr/>
          </w:rPrChange>
        </w:rPr>
      </w:pPr>
      <w:r w:rsidRPr="00BE4011">
        <w:rPr>
          <w:lang w:val="en-US"/>
          <w:rPrChange w:id="350" w:author="Sarah Benhaiem" w:date="2022-05-24T09:01:00Z">
            <w:rPr/>
          </w:rPrChange>
        </w:rPr>
        <w:t xml:space="preserve">Planillo A, Mata C, Manica A, Malo JE. 2018. Carnivore abundance near motorways related to prey and roadkills. The Journal of Wildlife Management </w:t>
      </w:r>
      <w:r w:rsidRPr="00BE4011">
        <w:rPr>
          <w:b/>
          <w:bCs/>
          <w:lang w:val="en-US"/>
          <w:rPrChange w:id="351" w:author="Sarah Benhaiem" w:date="2022-05-24T09:01:00Z">
            <w:rPr>
              <w:b/>
              <w:bCs/>
            </w:rPr>
          </w:rPrChange>
        </w:rPr>
        <w:t>82</w:t>
      </w:r>
      <w:r w:rsidRPr="00BE4011">
        <w:rPr>
          <w:lang w:val="en-US"/>
          <w:rPrChange w:id="352" w:author="Sarah Benhaiem" w:date="2022-05-24T09:01:00Z">
            <w:rPr/>
          </w:rPrChange>
        </w:rPr>
        <w:t>:319–327.</w:t>
      </w:r>
    </w:p>
    <w:p w14:paraId="64D7BE20" w14:textId="77777777" w:rsidR="00454416" w:rsidRPr="00BE4011" w:rsidRDefault="00454416" w:rsidP="00454416">
      <w:pPr>
        <w:pStyle w:val="Bibliography"/>
        <w:rPr>
          <w:lang w:val="en-US"/>
          <w:rPrChange w:id="353" w:author="Sarah Benhaiem" w:date="2022-05-24T09:01:00Z">
            <w:rPr/>
          </w:rPrChange>
        </w:rPr>
      </w:pPr>
      <w:r w:rsidRPr="00BE4011">
        <w:rPr>
          <w:lang w:val="en-US"/>
          <w:rPrChange w:id="354" w:author="Sarah Benhaiem" w:date="2022-05-24T09:01:00Z">
            <w:rPr/>
          </w:rPrChange>
        </w:rPr>
        <w:t>QGIS Development Team. 2020. QGIS Geographic Information System. Open Source Geospatial Foundation. Available from https://qgis.org/fr/site/.</w:t>
      </w:r>
    </w:p>
    <w:p w14:paraId="43A5AE63" w14:textId="77777777" w:rsidR="00454416" w:rsidRPr="00BE4011" w:rsidRDefault="00454416" w:rsidP="00454416">
      <w:pPr>
        <w:pStyle w:val="Bibliography"/>
        <w:rPr>
          <w:lang w:val="en-US"/>
          <w:rPrChange w:id="355" w:author="Sarah Benhaiem" w:date="2022-05-24T09:01:00Z">
            <w:rPr/>
          </w:rPrChange>
        </w:rPr>
      </w:pPr>
      <w:r w:rsidRPr="00BE4011">
        <w:rPr>
          <w:lang w:val="en-US"/>
          <w:rPrChange w:id="356" w:author="Sarah Benhaiem" w:date="2022-05-24T09:01:00Z">
            <w:rPr/>
          </w:rPrChange>
        </w:rPr>
        <w:t>R Core Team. 2021. R: A Language and Environment for Statistical Computing. R Foundation for Statistical Computing, Vienna, Austria. Available from https://www.R-project.org/.</w:t>
      </w:r>
    </w:p>
    <w:p w14:paraId="461FE0DC" w14:textId="77777777" w:rsidR="00454416" w:rsidRPr="00BE4011" w:rsidRDefault="00454416" w:rsidP="00454416">
      <w:pPr>
        <w:pStyle w:val="Bibliography"/>
        <w:rPr>
          <w:lang w:val="en-US"/>
          <w:rPrChange w:id="357" w:author="Sarah Benhaiem" w:date="2022-05-24T09:01:00Z">
            <w:rPr/>
          </w:rPrChange>
        </w:rPr>
      </w:pPr>
      <w:r w:rsidRPr="00BE4011">
        <w:rPr>
          <w:lang w:val="en-US"/>
          <w:rPrChange w:id="358" w:author="Sarah Benhaiem" w:date="2022-05-24T09:01:00Z">
            <w:rPr/>
          </w:rPrChange>
        </w:rPr>
        <w:t xml:space="preserve">Reed D, Anderson T, Dempewolf J, Metzger K, Serneels S. 2009. The spatial distribution of vegetation types in the Serengeti ecosystem: The influence of rainfall and topographic relief on vegetation patch characteristics. Journal of Biogeography </w:t>
      </w:r>
      <w:r w:rsidRPr="00BE4011">
        <w:rPr>
          <w:b/>
          <w:bCs/>
          <w:lang w:val="en-US"/>
          <w:rPrChange w:id="359" w:author="Sarah Benhaiem" w:date="2022-05-24T09:01:00Z">
            <w:rPr>
              <w:b/>
              <w:bCs/>
            </w:rPr>
          </w:rPrChange>
        </w:rPr>
        <w:t>36</w:t>
      </w:r>
      <w:r w:rsidRPr="00BE4011">
        <w:rPr>
          <w:lang w:val="en-US"/>
          <w:rPrChange w:id="360" w:author="Sarah Benhaiem" w:date="2022-05-24T09:01:00Z">
            <w:rPr/>
          </w:rPrChange>
        </w:rPr>
        <w:t>:770–782.</w:t>
      </w:r>
    </w:p>
    <w:p w14:paraId="50022A0B" w14:textId="77777777" w:rsidR="00454416" w:rsidRPr="00BE4011" w:rsidRDefault="00454416" w:rsidP="00454416">
      <w:pPr>
        <w:pStyle w:val="Bibliography"/>
        <w:rPr>
          <w:lang w:val="en-US"/>
          <w:rPrChange w:id="361" w:author="Sarah Benhaiem" w:date="2022-05-24T09:01:00Z">
            <w:rPr/>
          </w:rPrChange>
        </w:rPr>
      </w:pPr>
      <w:r w:rsidRPr="00BE4011">
        <w:rPr>
          <w:lang w:val="en-US"/>
          <w:rPrChange w:id="362" w:author="Sarah Benhaiem" w:date="2022-05-24T09:01:00Z">
            <w:rPr/>
          </w:rPrChange>
        </w:rPr>
        <w:t xml:space="preserve">Rendall AR, Webb V, Sutherland DR, White JG, Renwick L, Cooke R. 2021. Where wildlife and traffic collide: Roadkill rates change through time in a wildlife-tourism hotspot. Global Ecology and Conservation </w:t>
      </w:r>
      <w:r w:rsidRPr="00BE4011">
        <w:rPr>
          <w:b/>
          <w:bCs/>
          <w:lang w:val="en-US"/>
          <w:rPrChange w:id="363" w:author="Sarah Benhaiem" w:date="2022-05-24T09:01:00Z">
            <w:rPr>
              <w:b/>
              <w:bCs/>
            </w:rPr>
          </w:rPrChange>
        </w:rPr>
        <w:t>27</w:t>
      </w:r>
      <w:r w:rsidRPr="00BE4011">
        <w:rPr>
          <w:lang w:val="en-US"/>
          <w:rPrChange w:id="364" w:author="Sarah Benhaiem" w:date="2022-05-24T09:01:00Z">
            <w:rPr/>
          </w:rPrChange>
        </w:rPr>
        <w:t>:e01530.</w:t>
      </w:r>
    </w:p>
    <w:p w14:paraId="7E13C4D4" w14:textId="77777777" w:rsidR="00454416" w:rsidRPr="00BE4011" w:rsidRDefault="00454416" w:rsidP="00454416">
      <w:pPr>
        <w:pStyle w:val="Bibliography"/>
        <w:rPr>
          <w:lang w:val="en-US"/>
          <w:rPrChange w:id="365" w:author="Sarah Benhaiem" w:date="2022-05-24T09:01:00Z">
            <w:rPr/>
          </w:rPrChange>
        </w:rPr>
      </w:pPr>
      <w:r w:rsidRPr="00BE4011">
        <w:rPr>
          <w:lang w:val="en-US"/>
          <w:rPrChange w:id="366" w:author="Sarah Benhaiem" w:date="2022-05-24T09:01:00Z">
            <w:rPr/>
          </w:rPrChange>
        </w:rPr>
        <w:t xml:space="preserve">Roger E, Laffan SW, Ramp D. 2011. Road impacts a tipping point for wildlife populations in threatened landscapes. Population Ecology </w:t>
      </w:r>
      <w:r w:rsidRPr="00BE4011">
        <w:rPr>
          <w:b/>
          <w:bCs/>
          <w:lang w:val="en-US"/>
          <w:rPrChange w:id="367" w:author="Sarah Benhaiem" w:date="2022-05-24T09:01:00Z">
            <w:rPr>
              <w:b/>
              <w:bCs/>
            </w:rPr>
          </w:rPrChange>
        </w:rPr>
        <w:t>53</w:t>
      </w:r>
      <w:r w:rsidRPr="00BE4011">
        <w:rPr>
          <w:lang w:val="en-US"/>
          <w:rPrChange w:id="368" w:author="Sarah Benhaiem" w:date="2022-05-24T09:01:00Z">
            <w:rPr/>
          </w:rPrChange>
        </w:rPr>
        <w:t>:215–227.</w:t>
      </w:r>
    </w:p>
    <w:p w14:paraId="5772FB3D" w14:textId="77777777" w:rsidR="00454416" w:rsidRPr="00BE4011" w:rsidRDefault="00454416" w:rsidP="00454416">
      <w:pPr>
        <w:pStyle w:val="Bibliography"/>
        <w:rPr>
          <w:lang w:val="en-US"/>
          <w:rPrChange w:id="369" w:author="Sarah Benhaiem" w:date="2022-05-24T09:01:00Z">
            <w:rPr/>
          </w:rPrChange>
        </w:rPr>
      </w:pPr>
      <w:r w:rsidRPr="00BE4011">
        <w:rPr>
          <w:lang w:val="en-US"/>
          <w:rPrChange w:id="370" w:author="Sarah Benhaiem" w:date="2022-05-24T09:01:00Z">
            <w:rPr/>
          </w:rPrChange>
        </w:rPr>
        <w:t>RStudio Team. 2021. RStudio: Integrated Development Environment for R. RStudio, PBC, Boston, MA. Available from http://www.rstudio.com/.</w:t>
      </w:r>
    </w:p>
    <w:p w14:paraId="711D47AC" w14:textId="77777777" w:rsidR="00454416" w:rsidRPr="00BE4011" w:rsidRDefault="00454416" w:rsidP="00454416">
      <w:pPr>
        <w:pStyle w:val="Bibliography"/>
        <w:rPr>
          <w:lang w:val="en-US"/>
          <w:rPrChange w:id="371" w:author="Sarah Benhaiem" w:date="2022-05-24T09:01:00Z">
            <w:rPr/>
          </w:rPrChange>
        </w:rPr>
      </w:pPr>
      <w:r w:rsidRPr="00BE4011">
        <w:rPr>
          <w:lang w:val="en-US"/>
          <w:rPrChange w:id="372" w:author="Sarah Benhaiem" w:date="2022-05-24T09:01:00Z">
            <w:rPr/>
          </w:rPrChange>
        </w:rPr>
        <w:t xml:space="preserve">Santos SM, Carvalho F, Mira A. 2011. How Long Do the Dead Survive on the Road? Carcass Persistence Probability and Implications for Road-Kill Monitoring Surveys. PLOS ONE </w:t>
      </w:r>
      <w:r w:rsidRPr="00BE4011">
        <w:rPr>
          <w:b/>
          <w:bCs/>
          <w:lang w:val="en-US"/>
          <w:rPrChange w:id="373" w:author="Sarah Benhaiem" w:date="2022-05-24T09:01:00Z">
            <w:rPr>
              <w:b/>
              <w:bCs/>
            </w:rPr>
          </w:rPrChange>
        </w:rPr>
        <w:t>6</w:t>
      </w:r>
      <w:r w:rsidRPr="00BE4011">
        <w:rPr>
          <w:lang w:val="en-US"/>
          <w:rPrChange w:id="374" w:author="Sarah Benhaiem" w:date="2022-05-24T09:01:00Z">
            <w:rPr/>
          </w:rPrChange>
        </w:rPr>
        <w:t>:e25383. Public Library of Science.</w:t>
      </w:r>
    </w:p>
    <w:p w14:paraId="0B537CA3" w14:textId="77777777" w:rsidR="00454416" w:rsidRPr="00BE4011" w:rsidRDefault="00454416" w:rsidP="00454416">
      <w:pPr>
        <w:pStyle w:val="Bibliography"/>
        <w:rPr>
          <w:lang w:val="en-US"/>
          <w:rPrChange w:id="375" w:author="Sarah Benhaiem" w:date="2022-05-24T09:01:00Z">
            <w:rPr/>
          </w:rPrChange>
        </w:rPr>
      </w:pPr>
      <w:r w:rsidRPr="00BE4011">
        <w:rPr>
          <w:lang w:val="en-US"/>
          <w:rPrChange w:id="376" w:author="Sarah Benhaiem" w:date="2022-05-24T09:01:00Z">
            <w:rPr/>
          </w:rPrChange>
        </w:rPr>
        <w:lastRenderedPageBreak/>
        <w:t xml:space="preserve">Seiler A. 2005. Predicting locations of moose–vehicle collisions in Sweden. Journal of Applied Ecology </w:t>
      </w:r>
      <w:r w:rsidRPr="00BE4011">
        <w:rPr>
          <w:b/>
          <w:bCs/>
          <w:lang w:val="en-US"/>
          <w:rPrChange w:id="377" w:author="Sarah Benhaiem" w:date="2022-05-24T09:01:00Z">
            <w:rPr>
              <w:b/>
              <w:bCs/>
            </w:rPr>
          </w:rPrChange>
        </w:rPr>
        <w:t>42</w:t>
      </w:r>
      <w:r w:rsidRPr="00BE4011">
        <w:rPr>
          <w:lang w:val="en-US"/>
          <w:rPrChange w:id="378" w:author="Sarah Benhaiem" w:date="2022-05-24T09:01:00Z">
            <w:rPr/>
          </w:rPrChange>
        </w:rPr>
        <w:t>:371–382.</w:t>
      </w:r>
    </w:p>
    <w:p w14:paraId="1CE1231A" w14:textId="77777777" w:rsidR="00454416" w:rsidRPr="00BE4011" w:rsidRDefault="00454416" w:rsidP="00454416">
      <w:pPr>
        <w:pStyle w:val="Bibliography"/>
        <w:rPr>
          <w:lang w:val="en-US"/>
          <w:rPrChange w:id="379" w:author="Sarah Benhaiem" w:date="2022-05-24T09:01:00Z">
            <w:rPr/>
          </w:rPrChange>
        </w:rPr>
      </w:pPr>
      <w:r w:rsidRPr="00BE4011">
        <w:rPr>
          <w:lang w:val="en-US"/>
          <w:rPrChange w:id="380" w:author="Sarah Benhaiem" w:date="2022-05-24T09:01:00Z">
            <w:rPr/>
          </w:rPrChange>
        </w:rPr>
        <w:t xml:space="preserve">Silva I, Crane M, Savini T. 2020. High roadkill rates in the Dong Phayayen-Khao Yai World Heritage Site: conservation implications of a rising threat to wildlife. Animal Conservation </w:t>
      </w:r>
      <w:r w:rsidRPr="00BE4011">
        <w:rPr>
          <w:b/>
          <w:bCs/>
          <w:lang w:val="en-US"/>
          <w:rPrChange w:id="381" w:author="Sarah Benhaiem" w:date="2022-05-24T09:01:00Z">
            <w:rPr>
              <w:b/>
              <w:bCs/>
            </w:rPr>
          </w:rPrChange>
        </w:rPr>
        <w:t>n/a</w:t>
      </w:r>
      <w:r w:rsidRPr="00BE4011">
        <w:rPr>
          <w:lang w:val="en-US"/>
          <w:rPrChange w:id="382" w:author="Sarah Benhaiem" w:date="2022-05-24T09:01:00Z">
            <w:rPr/>
          </w:rPrChange>
        </w:rPr>
        <w:t>. Available from https://zslpublications.onlinelibrary.wiley.com/doi/abs/10.1111/acv.12560 (accessed March 13, 2020).</w:t>
      </w:r>
    </w:p>
    <w:p w14:paraId="040C6488" w14:textId="77777777" w:rsidR="00454416" w:rsidRPr="00BE4011" w:rsidRDefault="00454416" w:rsidP="00454416">
      <w:pPr>
        <w:pStyle w:val="Bibliography"/>
        <w:rPr>
          <w:lang w:val="en-US"/>
          <w:rPrChange w:id="383" w:author="Sarah Benhaiem" w:date="2022-05-24T09:01:00Z">
            <w:rPr/>
          </w:rPrChange>
        </w:rPr>
      </w:pPr>
      <w:r>
        <w:t xml:space="preserve">Steiner W, Leisch F, Hackländer K. 2014. </w:t>
      </w:r>
      <w:r w:rsidRPr="00BE4011">
        <w:rPr>
          <w:lang w:val="en-US"/>
          <w:rPrChange w:id="384" w:author="Sarah Benhaiem" w:date="2022-05-24T09:01:00Z">
            <w:rPr/>
          </w:rPrChange>
        </w:rPr>
        <w:t xml:space="preserve">A review on the temporal pattern of deer–vehicle accidents: Impact of seasonal, diurnal and lunar effects in cervids. Accident Analysis &amp; Prevention </w:t>
      </w:r>
      <w:r w:rsidRPr="00BE4011">
        <w:rPr>
          <w:b/>
          <w:bCs/>
          <w:lang w:val="en-US"/>
          <w:rPrChange w:id="385" w:author="Sarah Benhaiem" w:date="2022-05-24T09:01:00Z">
            <w:rPr>
              <w:b/>
              <w:bCs/>
            </w:rPr>
          </w:rPrChange>
        </w:rPr>
        <w:t>66</w:t>
      </w:r>
      <w:r w:rsidRPr="00BE4011">
        <w:rPr>
          <w:lang w:val="en-US"/>
          <w:rPrChange w:id="386" w:author="Sarah Benhaiem" w:date="2022-05-24T09:01:00Z">
            <w:rPr/>
          </w:rPrChange>
        </w:rPr>
        <w:t>:168–181.</w:t>
      </w:r>
    </w:p>
    <w:p w14:paraId="6A795ED7" w14:textId="77777777" w:rsidR="00454416" w:rsidRPr="00BE4011" w:rsidRDefault="00454416" w:rsidP="00454416">
      <w:pPr>
        <w:pStyle w:val="Bibliography"/>
        <w:rPr>
          <w:lang w:val="en-US"/>
          <w:rPrChange w:id="387" w:author="Sarah Benhaiem" w:date="2022-05-24T09:01:00Z">
            <w:rPr/>
          </w:rPrChange>
        </w:rPr>
      </w:pPr>
      <w:r w:rsidRPr="00BE4011">
        <w:rPr>
          <w:lang w:val="en-US"/>
          <w:rPrChange w:id="388" w:author="Sarah Benhaiem" w:date="2022-05-24T09:01:00Z">
            <w:rPr/>
          </w:rPrChange>
        </w:rPr>
        <w:t>Tablado Z, D’Amico M. 2017. Impacts of Terrestrial Animal Tourism. Pages 97–115 in Blumstein DT, Geffroy B, Samia DSM, Bessa E, editors. Ecotourism’s Promise and Peril: A Biological Evaluation. Springer International Publishing, Cham. Available from https://doi.org/10.1007/978-3-319-58331-0_7 (accessed October 21, 2019).</w:t>
      </w:r>
    </w:p>
    <w:p w14:paraId="4D38491A" w14:textId="77777777" w:rsidR="00454416" w:rsidRPr="00BE4011" w:rsidRDefault="00454416" w:rsidP="00454416">
      <w:pPr>
        <w:pStyle w:val="Bibliography"/>
        <w:rPr>
          <w:lang w:val="en-US"/>
          <w:rPrChange w:id="389" w:author="Sarah Benhaiem" w:date="2022-05-24T09:01:00Z">
            <w:rPr/>
          </w:rPrChange>
        </w:rPr>
      </w:pPr>
      <w:r w:rsidRPr="00BE4011">
        <w:rPr>
          <w:lang w:val="en-US"/>
          <w:rPrChange w:id="390" w:author="Sarah Benhaiem" w:date="2022-05-24T09:01:00Z">
            <w:rPr/>
          </w:rPrChange>
        </w:rPr>
        <w:t xml:space="preserve">Teixeira FZ, Coelho AVP, Esperandio IB, Kindel A. 2013. Vertebrate road mortality estimates: Effects of sampling methods and carcass removal. Biological Conservation </w:t>
      </w:r>
      <w:r w:rsidRPr="00BE4011">
        <w:rPr>
          <w:b/>
          <w:bCs/>
          <w:lang w:val="en-US"/>
          <w:rPrChange w:id="391" w:author="Sarah Benhaiem" w:date="2022-05-24T09:01:00Z">
            <w:rPr>
              <w:b/>
              <w:bCs/>
            </w:rPr>
          </w:rPrChange>
        </w:rPr>
        <w:t>157</w:t>
      </w:r>
      <w:r w:rsidRPr="00BE4011">
        <w:rPr>
          <w:lang w:val="en-US"/>
          <w:rPrChange w:id="392" w:author="Sarah Benhaiem" w:date="2022-05-24T09:01:00Z">
            <w:rPr/>
          </w:rPrChange>
        </w:rPr>
        <w:t>:317–323.</w:t>
      </w:r>
    </w:p>
    <w:p w14:paraId="035952F9" w14:textId="77777777" w:rsidR="00454416" w:rsidRPr="00BE4011" w:rsidRDefault="00454416" w:rsidP="00454416">
      <w:pPr>
        <w:pStyle w:val="Bibliography"/>
        <w:rPr>
          <w:lang w:val="en-US"/>
          <w:rPrChange w:id="393" w:author="Sarah Benhaiem" w:date="2022-05-24T09:01:00Z">
            <w:rPr/>
          </w:rPrChange>
        </w:rPr>
      </w:pPr>
      <w:r w:rsidRPr="00BE4011">
        <w:rPr>
          <w:lang w:val="en-US"/>
          <w:rPrChange w:id="394" w:author="Sarah Benhaiem" w:date="2022-05-24T09:01:00Z">
            <w:rPr/>
          </w:rPrChange>
        </w:rPr>
        <w:t>Tennekes M, Nowosad J, Gombin J, Jeworutzki S, Russell K, Zijdeman R, Clouse J, Lovelace R, Muenchow J. 2020. tmap: Thematic Maps. Available from https://CRAN.R-project.org/package=tmap (accessed September 1, 2020).</w:t>
      </w:r>
    </w:p>
    <w:p w14:paraId="14D0DCD9" w14:textId="77777777" w:rsidR="00454416" w:rsidRPr="00BE4011" w:rsidRDefault="00454416" w:rsidP="00454416">
      <w:pPr>
        <w:pStyle w:val="Bibliography"/>
        <w:rPr>
          <w:lang w:val="en-US"/>
          <w:rPrChange w:id="395" w:author="Sarah Benhaiem" w:date="2022-05-24T09:01:00Z">
            <w:rPr/>
          </w:rPrChange>
        </w:rPr>
      </w:pPr>
      <w:r w:rsidRPr="00BE4011">
        <w:rPr>
          <w:lang w:val="en-US"/>
          <w:rPrChange w:id="396" w:author="Sarah Benhaiem" w:date="2022-05-24T09:01:00Z">
            <w:rPr/>
          </w:rPrChange>
        </w:rPr>
        <w:t xml:space="preserve">Veldhuis MP et al. 2019. Cross-boundary human impacts compromise the Serengeti-Mara ecosystem. Science </w:t>
      </w:r>
      <w:r w:rsidRPr="00BE4011">
        <w:rPr>
          <w:b/>
          <w:bCs/>
          <w:lang w:val="en-US"/>
          <w:rPrChange w:id="397" w:author="Sarah Benhaiem" w:date="2022-05-24T09:01:00Z">
            <w:rPr>
              <w:b/>
              <w:bCs/>
            </w:rPr>
          </w:rPrChange>
        </w:rPr>
        <w:t>363</w:t>
      </w:r>
      <w:r w:rsidRPr="00BE4011">
        <w:rPr>
          <w:lang w:val="en-US"/>
          <w:rPrChange w:id="398" w:author="Sarah Benhaiem" w:date="2022-05-24T09:01:00Z">
            <w:rPr/>
          </w:rPrChange>
        </w:rPr>
        <w:t>:1424–1428.</w:t>
      </w:r>
    </w:p>
    <w:p w14:paraId="2BB521C3" w14:textId="77777777" w:rsidR="00454416" w:rsidRPr="00BE4011" w:rsidRDefault="00454416" w:rsidP="00454416">
      <w:pPr>
        <w:pStyle w:val="Bibliography"/>
        <w:rPr>
          <w:lang w:val="en-US"/>
          <w:rPrChange w:id="399" w:author="Sarah Benhaiem" w:date="2022-05-24T09:01:00Z">
            <w:rPr/>
          </w:rPrChange>
        </w:rPr>
      </w:pPr>
      <w:r w:rsidRPr="00BE4011">
        <w:rPr>
          <w:lang w:val="en-US"/>
          <w:rPrChange w:id="400" w:author="Sarah Benhaiem" w:date="2022-05-24T09:01:00Z">
            <w:rPr/>
          </w:rPrChange>
        </w:rPr>
        <w:t>Venables WN, Ripley BD. 2002. Modern Applied Statistics with S. Springer New York, New York, NY. Available from http://link.springer.com/10.1007/978-0-387-21706-2 (accessed March 26, 2022).</w:t>
      </w:r>
    </w:p>
    <w:p w14:paraId="5EDD00C4" w14:textId="77777777" w:rsidR="00454416" w:rsidRPr="00BE4011" w:rsidRDefault="00454416" w:rsidP="00454416">
      <w:pPr>
        <w:pStyle w:val="Bibliography"/>
        <w:rPr>
          <w:lang w:val="en-US"/>
          <w:rPrChange w:id="401" w:author="Sarah Benhaiem" w:date="2022-05-24T09:01:00Z">
            <w:rPr/>
          </w:rPrChange>
        </w:rPr>
      </w:pPr>
      <w:r w:rsidRPr="00BE4011">
        <w:rPr>
          <w:lang w:val="en-US"/>
          <w:rPrChange w:id="402" w:author="Sarah Benhaiem" w:date="2022-05-24T09:01:00Z">
            <w:rPr/>
          </w:rPrChange>
        </w:rPr>
        <w:t xml:space="preserve">Watson JEM, Dudley N, Segan DB, Hockings M. 2014. The performance and potential of protected areas. Nature </w:t>
      </w:r>
      <w:r w:rsidRPr="00BE4011">
        <w:rPr>
          <w:b/>
          <w:bCs/>
          <w:lang w:val="en-US"/>
          <w:rPrChange w:id="403" w:author="Sarah Benhaiem" w:date="2022-05-24T09:01:00Z">
            <w:rPr>
              <w:b/>
              <w:bCs/>
            </w:rPr>
          </w:rPrChange>
        </w:rPr>
        <w:t>515</w:t>
      </w:r>
      <w:r w:rsidRPr="00BE4011">
        <w:rPr>
          <w:lang w:val="en-US"/>
          <w:rPrChange w:id="404" w:author="Sarah Benhaiem" w:date="2022-05-24T09:01:00Z">
            <w:rPr/>
          </w:rPrChange>
        </w:rPr>
        <w:t>:67–73. Nature Publishing Group.</w:t>
      </w:r>
    </w:p>
    <w:p w14:paraId="5F73519E" w14:textId="77777777" w:rsidR="00454416" w:rsidRPr="00BE4011" w:rsidRDefault="00454416" w:rsidP="00454416">
      <w:pPr>
        <w:pStyle w:val="Bibliography"/>
        <w:rPr>
          <w:lang w:val="en-US"/>
          <w:rPrChange w:id="405" w:author="Sarah Benhaiem" w:date="2022-05-24T09:01:00Z">
            <w:rPr/>
          </w:rPrChange>
        </w:rPr>
      </w:pPr>
      <w:r w:rsidRPr="00BE4011">
        <w:rPr>
          <w:lang w:val="en-US"/>
          <w:rPrChange w:id="406" w:author="Sarah Benhaiem" w:date="2022-05-24T09:01:00Z">
            <w:rPr/>
          </w:rPrChange>
        </w:rPr>
        <w:t>Wickham H, Chang W, Henry L, Pedersen TL, Takahashi K, Wilke C, Woo K, Yutani H, Dunnington D, RStudio. 2020. ggplot2: Create Elegant Data Visualisations Using the Grammar of Graphics. Available from https://CRAN.R-project.org/package=ggplot2 (accessed September 1, 2020).</w:t>
      </w:r>
    </w:p>
    <w:p w14:paraId="660F023F" w14:textId="77777777" w:rsidR="00454416" w:rsidRPr="00BE4011" w:rsidRDefault="00454416" w:rsidP="00454416">
      <w:pPr>
        <w:pStyle w:val="Bibliography"/>
        <w:rPr>
          <w:lang w:val="en-US"/>
          <w:rPrChange w:id="407" w:author="Sarah Benhaiem" w:date="2022-05-24T09:01:00Z">
            <w:rPr/>
          </w:rPrChange>
        </w:rPr>
      </w:pPr>
      <w:r w:rsidRPr="00BE4011">
        <w:rPr>
          <w:lang w:val="en-US"/>
          <w:rPrChange w:id="408" w:author="Sarah Benhaiem" w:date="2022-05-24T09:01:00Z">
            <w:rPr/>
          </w:rPrChange>
        </w:rPr>
        <w:t xml:space="preserve">Wittemyer G, Elsen P, Bean WT, Burton ACO, Brashares JS. 2008. Accelerated Human Population Growth at Protected Area Edges. Science </w:t>
      </w:r>
      <w:r w:rsidRPr="00BE4011">
        <w:rPr>
          <w:b/>
          <w:bCs/>
          <w:lang w:val="en-US"/>
          <w:rPrChange w:id="409" w:author="Sarah Benhaiem" w:date="2022-05-24T09:01:00Z">
            <w:rPr>
              <w:b/>
              <w:bCs/>
            </w:rPr>
          </w:rPrChange>
        </w:rPr>
        <w:t>321</w:t>
      </w:r>
      <w:r w:rsidRPr="00BE4011">
        <w:rPr>
          <w:lang w:val="en-US"/>
          <w:rPrChange w:id="410" w:author="Sarah Benhaiem" w:date="2022-05-24T09:01:00Z">
            <w:rPr/>
          </w:rPrChange>
        </w:rPr>
        <w:t>:123–126. American Association for the Advancement of Science.</w:t>
      </w:r>
    </w:p>
    <w:p w14:paraId="68D621A5" w14:textId="77777777" w:rsidR="00454416" w:rsidRPr="00BE4011" w:rsidRDefault="00454416" w:rsidP="00454416">
      <w:pPr>
        <w:pStyle w:val="Bibliography"/>
        <w:rPr>
          <w:lang w:val="en-US"/>
          <w:rPrChange w:id="411" w:author="Sarah Benhaiem" w:date="2022-05-24T09:01:00Z">
            <w:rPr/>
          </w:rPrChange>
        </w:rPr>
      </w:pPr>
      <w:r w:rsidRPr="00BE4011">
        <w:rPr>
          <w:lang w:val="en-US"/>
          <w:rPrChange w:id="412" w:author="Sarah Benhaiem" w:date="2022-05-24T09:01:00Z">
            <w:rPr/>
          </w:rPrChange>
        </w:rPr>
        <w:t xml:space="preserve">Woodroffe R, Ginsberg JR. 1998. Edge Effects and the Extinction of Populations Inside Protected Areas. Science </w:t>
      </w:r>
      <w:r w:rsidRPr="00BE4011">
        <w:rPr>
          <w:b/>
          <w:bCs/>
          <w:lang w:val="en-US"/>
          <w:rPrChange w:id="413" w:author="Sarah Benhaiem" w:date="2022-05-24T09:01:00Z">
            <w:rPr>
              <w:b/>
              <w:bCs/>
            </w:rPr>
          </w:rPrChange>
        </w:rPr>
        <w:t>280</w:t>
      </w:r>
      <w:r w:rsidRPr="00BE4011">
        <w:rPr>
          <w:lang w:val="en-US"/>
          <w:rPrChange w:id="414" w:author="Sarah Benhaiem" w:date="2022-05-24T09:01:00Z">
            <w:rPr/>
          </w:rPrChange>
        </w:rPr>
        <w:t>:2126–2128. American Association for the Advancement of Science.</w:t>
      </w:r>
    </w:p>
    <w:p w14:paraId="79D5B352" w14:textId="77777777" w:rsidR="00454416" w:rsidRPr="00BE4011" w:rsidRDefault="00454416" w:rsidP="00454416">
      <w:pPr>
        <w:pStyle w:val="Bibliography"/>
        <w:rPr>
          <w:lang w:val="en-US"/>
          <w:rPrChange w:id="415" w:author="Sarah Benhaiem" w:date="2022-05-24T09:01:00Z">
            <w:rPr/>
          </w:rPrChange>
        </w:rPr>
      </w:pPr>
      <w:r w:rsidRPr="00BE4011">
        <w:rPr>
          <w:lang w:val="en-US"/>
          <w:rPrChange w:id="416" w:author="Sarah Benhaiem" w:date="2022-05-24T09:01:00Z">
            <w:rPr/>
          </w:rPrChange>
        </w:rPr>
        <w:t xml:space="preserve">Yirga G, Iongh HHD, Leirs H, Gebrihiwot K, Deckers J, Bauer H. 2012. Adaptability of large carnivores to changing anthropogenic food sources: diet change of spotted hyena (Crocuta crocuta) during Christian fasting period in northern Ethiopia. Journal of Animal Ecology </w:t>
      </w:r>
      <w:r w:rsidRPr="00BE4011">
        <w:rPr>
          <w:b/>
          <w:bCs/>
          <w:lang w:val="en-US"/>
          <w:rPrChange w:id="417" w:author="Sarah Benhaiem" w:date="2022-05-24T09:01:00Z">
            <w:rPr>
              <w:b/>
              <w:bCs/>
            </w:rPr>
          </w:rPrChange>
        </w:rPr>
        <w:t>81</w:t>
      </w:r>
      <w:r w:rsidRPr="00BE4011">
        <w:rPr>
          <w:lang w:val="en-US"/>
          <w:rPrChange w:id="418" w:author="Sarah Benhaiem" w:date="2022-05-24T09:01:00Z">
            <w:rPr/>
          </w:rPrChange>
        </w:rPr>
        <w:t>:1052–1055.</w:t>
      </w:r>
    </w:p>
    <w:p w14:paraId="357355CC" w14:textId="2C6B9194" w:rsidR="008A6457" w:rsidRDefault="00EE5470" w:rsidP="0091157B">
      <w:pPr>
        <w:suppressAutoHyphens w:val="0"/>
        <w:autoSpaceDE w:val="0"/>
        <w:autoSpaceDN w:val="0"/>
        <w:adjustRightInd w:val="0"/>
        <w:spacing w:after="0" w:line="480" w:lineRule="auto"/>
        <w:rPr>
          <w:rFonts w:ascii="Times New Roman" w:hAnsi="Times New Roman" w:cs="Times New Roman"/>
          <w:noProof/>
          <w:lang w:val="en-US"/>
        </w:rPr>
      </w:pPr>
      <w:r>
        <w:rPr>
          <w:rFonts w:ascii="Times New Roman" w:hAnsi="Times New Roman" w:cs="Times New Roman"/>
          <w:noProof/>
          <w:lang w:val="en-US"/>
        </w:rPr>
        <w:fldChar w:fldCharType="end"/>
      </w:r>
    </w:p>
    <w:p w14:paraId="446548AD" w14:textId="7FE8C22F" w:rsidR="004E1FAC" w:rsidRDefault="004E1FAC" w:rsidP="004E1FAC">
      <w:pPr>
        <w:pStyle w:val="Heading1"/>
        <w:rPr>
          <w:noProof/>
          <w:lang w:val="en-US"/>
        </w:rPr>
      </w:pPr>
      <w:r>
        <w:rPr>
          <w:noProof/>
          <w:lang w:val="en-US"/>
        </w:rPr>
        <w:t>Figure legends</w:t>
      </w:r>
    </w:p>
    <w:p w14:paraId="0A1BCE39" w14:textId="0F121967" w:rsidR="00EE2A36" w:rsidRPr="00A9737A" w:rsidRDefault="00EE2A36" w:rsidP="0091157B">
      <w:pPr>
        <w:suppressAutoHyphens w:val="0"/>
        <w:autoSpaceDE w:val="0"/>
        <w:autoSpaceDN w:val="0"/>
        <w:adjustRightInd w:val="0"/>
        <w:spacing w:after="0" w:line="480" w:lineRule="auto"/>
        <w:rPr>
          <w:rFonts w:ascii="Times New Roman" w:hAnsi="Times New Roman" w:cs="Times New Roman"/>
          <w:noProof/>
          <w:lang w:val="en-US"/>
        </w:rPr>
      </w:pPr>
      <w:r w:rsidRPr="00A9737A">
        <w:rPr>
          <w:rFonts w:ascii="Times New Roman" w:hAnsi="Times New Roman" w:cs="Times New Roman"/>
          <w:b/>
          <w:noProof/>
          <w:sz w:val="24"/>
          <w:szCs w:val="24"/>
          <w:lang w:val="en-US"/>
        </w:rPr>
        <w:t>Figure</w:t>
      </w:r>
      <w:r w:rsidR="008C709C" w:rsidRPr="00A9737A">
        <w:rPr>
          <w:rFonts w:ascii="Times New Roman" w:hAnsi="Times New Roman" w:cs="Times New Roman"/>
          <w:b/>
          <w:noProof/>
          <w:sz w:val="24"/>
          <w:szCs w:val="24"/>
          <w:lang w:val="en-US"/>
        </w:rPr>
        <w:t xml:space="preserve"> </w:t>
      </w:r>
      <w:r w:rsidRPr="00A9737A">
        <w:rPr>
          <w:rFonts w:ascii="Times New Roman" w:hAnsi="Times New Roman" w:cs="Times New Roman"/>
          <w:b/>
          <w:noProof/>
          <w:sz w:val="24"/>
          <w:szCs w:val="24"/>
          <w:lang w:val="en-US"/>
        </w:rPr>
        <w:t>legend</w:t>
      </w:r>
      <w:r w:rsidR="00A9737A">
        <w:rPr>
          <w:rFonts w:ascii="Times New Roman" w:hAnsi="Times New Roman" w:cs="Times New Roman"/>
          <w:b/>
          <w:noProof/>
          <w:sz w:val="24"/>
          <w:szCs w:val="24"/>
          <w:lang w:val="en-US"/>
        </w:rPr>
        <w:t>s</w:t>
      </w:r>
    </w:p>
    <w:p w14:paraId="426E5ACC" w14:textId="595D2FB3" w:rsidR="00EE2A36" w:rsidRDefault="00EE2A36" w:rsidP="00EE2A36">
      <w:pPr>
        <w:pStyle w:val="ListParagraph1"/>
        <w:spacing w:line="480" w:lineRule="auto"/>
        <w:ind w:left="0"/>
        <w:rPr>
          <w:rFonts w:ascii="Times New Roman" w:hAnsi="Times New Roman" w:cs="Times New Roman"/>
          <w:noProof/>
          <w:sz w:val="24"/>
          <w:szCs w:val="24"/>
          <w:lang w:val="en-US"/>
        </w:rPr>
      </w:pPr>
      <w:r w:rsidRPr="00A5365B">
        <w:rPr>
          <w:rFonts w:ascii="Times New Roman" w:hAnsi="Times New Roman" w:cs="Times New Roman"/>
          <w:b/>
          <w:bCs/>
          <w:noProof/>
          <w:sz w:val="24"/>
          <w:szCs w:val="24"/>
          <w:lang w:val="en-US"/>
        </w:rPr>
        <w:t xml:space="preserve">Figure 1. Study area, spatial data, and hyena </w:t>
      </w:r>
      <w:r w:rsidR="002130A4" w:rsidRPr="00A5365B">
        <w:rPr>
          <w:rFonts w:ascii="Times New Roman" w:hAnsi="Times New Roman" w:cs="Times New Roman"/>
          <w:b/>
          <w:bCs/>
          <w:noProof/>
          <w:sz w:val="24"/>
          <w:szCs w:val="24"/>
          <w:lang w:val="en-US"/>
        </w:rPr>
        <w:t>roadkill</w:t>
      </w:r>
      <w:r w:rsidR="00B320FA" w:rsidRPr="00A5365B">
        <w:rPr>
          <w:rFonts w:ascii="Times New Roman" w:hAnsi="Times New Roman" w:cs="Times New Roman"/>
          <w:b/>
          <w:bCs/>
          <w:noProof/>
          <w:sz w:val="24"/>
          <w:szCs w:val="24"/>
          <w:lang w:val="en-US"/>
        </w:rPr>
        <w:t xml:space="preserve"> </w:t>
      </w:r>
      <w:r w:rsidRPr="00A5365B">
        <w:rPr>
          <w:rFonts w:ascii="Times New Roman" w:hAnsi="Times New Roman" w:cs="Times New Roman"/>
          <w:b/>
          <w:bCs/>
          <w:noProof/>
          <w:sz w:val="24"/>
          <w:szCs w:val="24"/>
          <w:lang w:val="en-US"/>
        </w:rPr>
        <w:t>distribution. (a)</w:t>
      </w:r>
      <w:r w:rsidR="00A46091">
        <w:rPr>
          <w:rFonts w:ascii="Times New Roman" w:hAnsi="Times New Roman" w:cs="Times New Roman"/>
          <w:b/>
          <w:bCs/>
          <w:noProof/>
          <w:sz w:val="24"/>
          <w:szCs w:val="24"/>
          <w:lang w:val="en-US"/>
        </w:rPr>
        <w:t xml:space="preserve"> </w:t>
      </w:r>
      <w:r w:rsidR="00A46091">
        <w:rPr>
          <w:rFonts w:ascii="Times New Roman" w:hAnsi="Times New Roman" w:cs="Times New Roman"/>
          <w:noProof/>
          <w:sz w:val="24"/>
          <w:szCs w:val="24"/>
          <w:lang w:val="en-US"/>
        </w:rPr>
        <w:t xml:space="preserve">Location of the Serengeti ecosystem in Tanzania. </w:t>
      </w:r>
      <w:r w:rsidR="00A46091">
        <w:rPr>
          <w:rFonts w:ascii="Times New Roman" w:hAnsi="Times New Roman" w:cs="Times New Roman"/>
          <w:b/>
          <w:bCs/>
          <w:noProof/>
          <w:sz w:val="24"/>
          <w:szCs w:val="24"/>
          <w:lang w:val="en-US"/>
        </w:rPr>
        <w:t>(b</w:t>
      </w:r>
      <w:r w:rsidR="005E2997">
        <w:rPr>
          <w:rFonts w:ascii="Times New Roman" w:hAnsi="Times New Roman" w:cs="Times New Roman"/>
          <w:b/>
          <w:bCs/>
          <w:noProof/>
          <w:sz w:val="24"/>
          <w:szCs w:val="24"/>
          <w:lang w:val="en-US"/>
        </w:rPr>
        <w:t>)</w:t>
      </w:r>
      <w:r w:rsidRPr="00A5365B">
        <w:rPr>
          <w:rFonts w:ascii="Times New Roman" w:hAnsi="Times New Roman" w:cs="Times New Roman"/>
          <w:b/>
          <w:bCs/>
          <w:noProof/>
          <w:sz w:val="24"/>
          <w:szCs w:val="24"/>
          <w:lang w:val="en-US"/>
        </w:rPr>
        <w:t xml:space="preserve"> </w:t>
      </w:r>
      <w:r w:rsidRPr="00A5365B">
        <w:rPr>
          <w:rFonts w:ascii="Times New Roman" w:hAnsi="Times New Roman" w:cs="Times New Roman"/>
          <w:noProof/>
          <w:sz w:val="24"/>
          <w:szCs w:val="24"/>
          <w:lang w:val="en-US"/>
        </w:rPr>
        <w:t xml:space="preserve">The Serengeti ecosystem, and </w:t>
      </w:r>
      <w:r w:rsidR="00A46091">
        <w:rPr>
          <w:rFonts w:ascii="Times New Roman" w:hAnsi="Times New Roman" w:cs="Times New Roman"/>
          <w:noProof/>
          <w:sz w:val="24"/>
          <w:szCs w:val="24"/>
          <w:lang w:val="en-US"/>
        </w:rPr>
        <w:t xml:space="preserve">the broad location of the migratory wildebeest herds </w:t>
      </w:r>
      <w:r w:rsidR="008E3FD1" w:rsidRPr="00FE7471">
        <w:rPr>
          <w:rFonts w:ascii="Times New Roman" w:hAnsi="Times New Roman" w:cs="Times New Roman"/>
          <w:noProof/>
          <w:sz w:val="24"/>
          <w:szCs w:val="24"/>
          <w:lang w:val="en-US"/>
        </w:rPr>
        <w:t xml:space="preserve">between </w:t>
      </w:r>
      <w:r w:rsidR="00FE7471" w:rsidRPr="00FE7471">
        <w:rPr>
          <w:rFonts w:ascii="Times New Roman" w:hAnsi="Times New Roman" w:cs="Times New Roman"/>
          <w:noProof/>
          <w:sz w:val="24"/>
          <w:szCs w:val="24"/>
          <w:lang w:val="en-US"/>
        </w:rPr>
        <w:t>August</w:t>
      </w:r>
      <w:r w:rsidR="008E3FD1" w:rsidRPr="00FE7471">
        <w:rPr>
          <w:rFonts w:ascii="Times New Roman" w:hAnsi="Times New Roman" w:cs="Times New Roman"/>
          <w:noProof/>
          <w:sz w:val="24"/>
          <w:szCs w:val="24"/>
          <w:lang w:val="en-US"/>
        </w:rPr>
        <w:t xml:space="preserve"> </w:t>
      </w:r>
      <w:r w:rsidR="00FE7471" w:rsidRPr="00FE7471">
        <w:rPr>
          <w:rFonts w:ascii="Times New Roman" w:hAnsi="Times New Roman" w:cs="Times New Roman"/>
          <w:noProof/>
          <w:sz w:val="24"/>
          <w:szCs w:val="24"/>
          <w:lang w:val="en-US"/>
        </w:rPr>
        <w:t>and</w:t>
      </w:r>
      <w:r w:rsidR="008E3FD1" w:rsidRPr="00FE7471">
        <w:rPr>
          <w:rFonts w:ascii="Times New Roman" w:hAnsi="Times New Roman" w:cs="Times New Roman"/>
          <w:noProof/>
          <w:sz w:val="24"/>
          <w:szCs w:val="24"/>
          <w:lang w:val="en-US"/>
        </w:rPr>
        <w:t xml:space="preserve"> October (yellow) and between </w:t>
      </w:r>
      <w:r w:rsidR="00FE7471" w:rsidRPr="00FE7471">
        <w:rPr>
          <w:rFonts w:ascii="Times New Roman" w:hAnsi="Times New Roman" w:cs="Times New Roman"/>
          <w:noProof/>
          <w:sz w:val="24"/>
          <w:szCs w:val="24"/>
          <w:lang w:val="en-US"/>
        </w:rPr>
        <w:t>late December and early</w:t>
      </w:r>
      <w:r w:rsidR="008E3FD1" w:rsidRPr="00FE7471">
        <w:rPr>
          <w:rFonts w:ascii="Times New Roman" w:hAnsi="Times New Roman" w:cs="Times New Roman"/>
          <w:noProof/>
          <w:sz w:val="24"/>
          <w:szCs w:val="24"/>
          <w:lang w:val="en-US"/>
        </w:rPr>
        <w:t xml:space="preserve"> May (green)</w:t>
      </w:r>
      <w:r w:rsidRPr="00FE7471">
        <w:rPr>
          <w:rFonts w:ascii="Times New Roman" w:hAnsi="Times New Roman" w:cs="Times New Roman"/>
          <w:noProof/>
          <w:sz w:val="24"/>
          <w:szCs w:val="24"/>
          <w:lang w:val="en-US"/>
        </w:rPr>
        <w:t xml:space="preserve">. </w:t>
      </w:r>
      <w:r w:rsidR="009A5412" w:rsidRPr="00B04563">
        <w:rPr>
          <w:rFonts w:ascii="Times New Roman" w:hAnsi="Times New Roman" w:cs="Times New Roman"/>
          <w:noProof/>
          <w:sz w:val="24"/>
          <w:szCs w:val="24"/>
          <w:lang w:val="it-IT"/>
        </w:rPr>
        <w:t xml:space="preserve">Serengeti NP: Serengeti National Park, </w:t>
      </w:r>
      <w:r w:rsidRPr="00B04563">
        <w:rPr>
          <w:rFonts w:ascii="Times New Roman" w:hAnsi="Times New Roman" w:cs="Times New Roman"/>
          <w:noProof/>
          <w:sz w:val="24"/>
          <w:szCs w:val="24"/>
          <w:lang w:val="it-IT"/>
        </w:rPr>
        <w:t>NCA: Ngorongoro Conservation Area, MMR: M</w:t>
      </w:r>
      <w:r w:rsidR="001C6782" w:rsidRPr="00B04563">
        <w:rPr>
          <w:rFonts w:ascii="Times New Roman" w:hAnsi="Times New Roman" w:cs="Times New Roman"/>
          <w:noProof/>
          <w:sz w:val="24"/>
          <w:szCs w:val="24"/>
          <w:lang w:val="it-IT"/>
        </w:rPr>
        <w:t>a</w:t>
      </w:r>
      <w:r w:rsidRPr="00B04563">
        <w:rPr>
          <w:rFonts w:ascii="Times New Roman" w:hAnsi="Times New Roman" w:cs="Times New Roman"/>
          <w:noProof/>
          <w:sz w:val="24"/>
          <w:szCs w:val="24"/>
          <w:lang w:val="it-IT"/>
        </w:rPr>
        <w:t xml:space="preserve">asai Mara Reserve. </w:t>
      </w:r>
      <w:r w:rsidRPr="00A5365B">
        <w:rPr>
          <w:rFonts w:ascii="Times New Roman" w:hAnsi="Times New Roman" w:cs="Times New Roman"/>
          <w:b/>
          <w:bCs/>
          <w:noProof/>
          <w:sz w:val="24"/>
          <w:szCs w:val="24"/>
          <w:lang w:val="en-US"/>
        </w:rPr>
        <w:t>(</w:t>
      </w:r>
      <w:r w:rsidR="008E3FD1">
        <w:rPr>
          <w:rFonts w:ascii="Times New Roman" w:hAnsi="Times New Roman" w:cs="Times New Roman"/>
          <w:b/>
          <w:bCs/>
          <w:noProof/>
          <w:sz w:val="24"/>
          <w:szCs w:val="24"/>
          <w:lang w:val="en-US"/>
        </w:rPr>
        <w:t>c</w:t>
      </w:r>
      <w:r w:rsidRPr="00A5365B">
        <w:rPr>
          <w:rFonts w:ascii="Times New Roman" w:hAnsi="Times New Roman" w:cs="Times New Roman"/>
          <w:b/>
          <w:bCs/>
          <w:noProof/>
          <w:sz w:val="24"/>
          <w:szCs w:val="24"/>
          <w:lang w:val="en-US"/>
        </w:rPr>
        <w:t xml:space="preserve">) </w:t>
      </w:r>
      <w:r w:rsidR="008E3FD1">
        <w:rPr>
          <w:rFonts w:ascii="Times New Roman" w:hAnsi="Times New Roman" w:cs="Times New Roman"/>
          <w:noProof/>
          <w:sz w:val="24"/>
          <w:szCs w:val="24"/>
          <w:lang w:val="en-US"/>
        </w:rPr>
        <w:t>The r</w:t>
      </w:r>
      <w:r w:rsidRPr="00A5365B">
        <w:rPr>
          <w:rFonts w:ascii="Times New Roman" w:hAnsi="Times New Roman" w:cs="Times New Roman"/>
          <w:noProof/>
          <w:sz w:val="24"/>
          <w:szCs w:val="24"/>
          <w:lang w:val="en-US"/>
        </w:rPr>
        <w:t>oad network of the Serengeti NP</w:t>
      </w:r>
      <w:r w:rsidR="008E3FD1">
        <w:rPr>
          <w:rFonts w:ascii="Times New Roman" w:hAnsi="Times New Roman" w:cs="Times New Roman"/>
          <w:noProof/>
          <w:sz w:val="24"/>
          <w:szCs w:val="24"/>
          <w:lang w:val="en-US"/>
        </w:rPr>
        <w:t xml:space="preserve"> </w:t>
      </w:r>
      <w:r w:rsidR="008E3FD1">
        <w:rPr>
          <w:rFonts w:ascii="Times New Roman" w:hAnsi="Times New Roman" w:cs="Times New Roman"/>
          <w:noProof/>
          <w:sz w:val="24"/>
          <w:szCs w:val="24"/>
          <w:lang w:val="en-US"/>
        </w:rPr>
        <w:lastRenderedPageBreak/>
        <w:t>considered in our analysis</w:t>
      </w:r>
      <w:r w:rsidRPr="00A5365B">
        <w:rPr>
          <w:rFonts w:ascii="Times New Roman" w:hAnsi="Times New Roman" w:cs="Times New Roman"/>
          <w:noProof/>
          <w:sz w:val="24"/>
          <w:szCs w:val="24"/>
          <w:lang w:val="en-US"/>
        </w:rPr>
        <w:t xml:space="preserve"> and recorded </w:t>
      </w:r>
      <w:r w:rsidR="00241A80" w:rsidRPr="00A5365B">
        <w:rPr>
          <w:rFonts w:ascii="Times New Roman" w:hAnsi="Times New Roman" w:cs="Times New Roman"/>
          <w:noProof/>
          <w:sz w:val="24"/>
          <w:szCs w:val="24"/>
          <w:lang w:val="en-US"/>
        </w:rPr>
        <w:t>roadkill</w:t>
      </w:r>
      <w:r w:rsidR="00281C02" w:rsidRPr="00A5365B">
        <w:rPr>
          <w:rFonts w:ascii="Times New Roman" w:hAnsi="Times New Roman" w:cs="Times New Roman"/>
          <w:noProof/>
          <w:sz w:val="24"/>
          <w:szCs w:val="24"/>
          <w:lang w:val="en-US"/>
        </w:rPr>
        <w:t>s</w:t>
      </w:r>
      <w:r w:rsidRPr="00A5365B">
        <w:rPr>
          <w:rFonts w:ascii="Times New Roman" w:hAnsi="Times New Roman" w:cs="Times New Roman"/>
          <w:noProof/>
          <w:sz w:val="24"/>
          <w:szCs w:val="24"/>
          <w:lang w:val="en-US"/>
        </w:rPr>
        <w:t xml:space="preserve"> with GPS coordinates. Thick lines represent the </w:t>
      </w:r>
      <w:r w:rsidR="008E3FD1">
        <w:rPr>
          <w:rFonts w:ascii="Times New Roman" w:hAnsi="Times New Roman" w:cs="Times New Roman"/>
          <w:noProof/>
          <w:sz w:val="24"/>
          <w:szCs w:val="24"/>
          <w:lang w:val="en-US"/>
        </w:rPr>
        <w:t>main ‘mur</w:t>
      </w:r>
      <w:r w:rsidR="003320B0">
        <w:rPr>
          <w:rFonts w:ascii="Times New Roman" w:hAnsi="Times New Roman" w:cs="Times New Roman"/>
          <w:noProof/>
          <w:sz w:val="24"/>
          <w:szCs w:val="24"/>
          <w:lang w:val="en-US"/>
        </w:rPr>
        <w:t>r</w:t>
      </w:r>
      <w:r w:rsidR="008E3FD1">
        <w:rPr>
          <w:rFonts w:ascii="Times New Roman" w:hAnsi="Times New Roman" w:cs="Times New Roman"/>
          <w:noProof/>
          <w:sz w:val="24"/>
          <w:szCs w:val="24"/>
          <w:lang w:val="en-US"/>
        </w:rPr>
        <w:t>am’</w:t>
      </w:r>
      <w:r w:rsidRPr="00A5365B">
        <w:rPr>
          <w:rFonts w:ascii="Times New Roman" w:hAnsi="Times New Roman" w:cs="Times New Roman"/>
          <w:noProof/>
          <w:sz w:val="24"/>
          <w:szCs w:val="24"/>
          <w:lang w:val="en-US"/>
        </w:rPr>
        <w:t xml:space="preserve"> roads; thin lines represent the </w:t>
      </w:r>
      <w:r w:rsidR="008E3FD1">
        <w:rPr>
          <w:rFonts w:ascii="Times New Roman" w:hAnsi="Times New Roman" w:cs="Times New Roman"/>
          <w:noProof/>
          <w:sz w:val="24"/>
          <w:szCs w:val="24"/>
          <w:lang w:val="en-US"/>
        </w:rPr>
        <w:t xml:space="preserve">tracks </w:t>
      </w:r>
      <w:r w:rsidRPr="00A5365B">
        <w:rPr>
          <w:rFonts w:ascii="Times New Roman" w:hAnsi="Times New Roman" w:cs="Times New Roman"/>
          <w:noProof/>
          <w:sz w:val="24"/>
          <w:szCs w:val="24"/>
          <w:lang w:val="en-US"/>
        </w:rPr>
        <w:t xml:space="preserve">used for </w:t>
      </w:r>
      <w:r w:rsidR="002F6E08" w:rsidRPr="00A5365B">
        <w:rPr>
          <w:rFonts w:ascii="Times New Roman" w:hAnsi="Times New Roman" w:cs="Times New Roman"/>
          <w:noProof/>
          <w:sz w:val="24"/>
          <w:szCs w:val="24"/>
          <w:lang w:val="en-US"/>
        </w:rPr>
        <w:t xml:space="preserve">ranger patrols, </w:t>
      </w:r>
      <w:r w:rsidRPr="00A5365B">
        <w:rPr>
          <w:rFonts w:ascii="Times New Roman" w:hAnsi="Times New Roman" w:cs="Times New Roman"/>
          <w:noProof/>
          <w:sz w:val="24"/>
          <w:szCs w:val="24"/>
          <w:lang w:val="en-US"/>
        </w:rPr>
        <w:t xml:space="preserve">safari drives and access to lodges and campsites; yellow dots represent </w:t>
      </w:r>
      <w:r w:rsidR="00241A80" w:rsidRPr="00A5365B">
        <w:rPr>
          <w:rFonts w:ascii="Times New Roman" w:hAnsi="Times New Roman" w:cs="Times New Roman"/>
          <w:noProof/>
          <w:sz w:val="24"/>
          <w:szCs w:val="24"/>
          <w:lang w:val="en-US"/>
        </w:rPr>
        <w:t>roadkill</w:t>
      </w:r>
      <w:r w:rsidR="00281C02" w:rsidRPr="00A5365B">
        <w:rPr>
          <w:rFonts w:ascii="Times New Roman" w:hAnsi="Times New Roman" w:cs="Times New Roman"/>
          <w:noProof/>
          <w:sz w:val="24"/>
          <w:szCs w:val="24"/>
          <w:lang w:val="en-US"/>
        </w:rPr>
        <w:t>s</w:t>
      </w:r>
      <w:r w:rsidRPr="00A5365B">
        <w:rPr>
          <w:rFonts w:ascii="Times New Roman" w:hAnsi="Times New Roman" w:cs="Times New Roman"/>
          <w:noProof/>
          <w:sz w:val="24"/>
          <w:szCs w:val="24"/>
          <w:lang w:val="en-US"/>
        </w:rPr>
        <w:t xml:space="preserve">. </w:t>
      </w:r>
      <w:r w:rsidRPr="00A5365B">
        <w:rPr>
          <w:rFonts w:ascii="Times New Roman" w:hAnsi="Times New Roman" w:cs="Times New Roman"/>
          <w:b/>
          <w:bCs/>
          <w:noProof/>
          <w:sz w:val="24"/>
          <w:szCs w:val="24"/>
          <w:lang w:val="en-US"/>
        </w:rPr>
        <w:t>(d)</w:t>
      </w:r>
      <w:r w:rsidRPr="00A5365B">
        <w:rPr>
          <w:rFonts w:ascii="Times New Roman" w:hAnsi="Times New Roman" w:cs="Times New Roman"/>
          <w:noProof/>
          <w:sz w:val="24"/>
          <w:szCs w:val="24"/>
          <w:lang w:val="en-US"/>
        </w:rPr>
        <w:t xml:space="preserve"> Adult male killed by a vehicle on a safari road. Photograph by Sonja Metzger.</w:t>
      </w:r>
      <w:r w:rsidRPr="00A5365B">
        <w:rPr>
          <w:rFonts w:ascii="Times New Roman" w:hAnsi="Times New Roman" w:cs="Times New Roman"/>
          <w:b/>
          <w:bCs/>
          <w:noProof/>
          <w:sz w:val="24"/>
          <w:szCs w:val="24"/>
          <w:lang w:val="en-US"/>
        </w:rPr>
        <w:t xml:space="preserve"> (e</w:t>
      </w:r>
      <w:r w:rsidR="0072090F" w:rsidRPr="00A5365B">
        <w:rPr>
          <w:rFonts w:ascii="Times New Roman" w:hAnsi="Times New Roman" w:cs="Times New Roman"/>
          <w:b/>
          <w:bCs/>
          <w:noProof/>
          <w:sz w:val="24"/>
          <w:szCs w:val="24"/>
          <w:lang w:val="en-US"/>
        </w:rPr>
        <w:t>-g</w:t>
      </w:r>
      <w:r w:rsidRPr="00A5365B">
        <w:rPr>
          <w:rFonts w:ascii="Times New Roman" w:hAnsi="Times New Roman" w:cs="Times New Roman"/>
          <w:b/>
          <w:bCs/>
          <w:noProof/>
          <w:sz w:val="24"/>
          <w:szCs w:val="24"/>
          <w:lang w:val="en-US"/>
        </w:rPr>
        <w:t>)</w:t>
      </w:r>
      <w:r w:rsidR="006024C4">
        <w:rPr>
          <w:rFonts w:ascii="Times New Roman" w:hAnsi="Times New Roman" w:cs="Times New Roman"/>
          <w:noProof/>
          <w:sz w:val="24"/>
          <w:szCs w:val="24"/>
          <w:lang w:val="en-US"/>
        </w:rPr>
        <w:t xml:space="preserve"> A</w:t>
      </w:r>
      <w:r w:rsidRPr="00A5365B">
        <w:rPr>
          <w:rFonts w:ascii="Times New Roman" w:hAnsi="Times New Roman" w:cs="Times New Roman"/>
          <w:noProof/>
          <w:sz w:val="24"/>
          <w:szCs w:val="24"/>
          <w:lang w:val="en-US"/>
        </w:rPr>
        <w:t>menities</w:t>
      </w:r>
      <w:r w:rsidR="0072090F" w:rsidRPr="00A5365B">
        <w:rPr>
          <w:rFonts w:ascii="Times New Roman" w:hAnsi="Times New Roman" w:cs="Times New Roman"/>
          <w:noProof/>
          <w:sz w:val="24"/>
          <w:szCs w:val="24"/>
          <w:lang w:val="en-US"/>
        </w:rPr>
        <w:t xml:space="preserve"> (e)</w:t>
      </w:r>
      <w:r w:rsidR="00F90FD6" w:rsidRPr="00A5365B">
        <w:rPr>
          <w:rFonts w:ascii="Times New Roman" w:hAnsi="Times New Roman" w:cs="Times New Roman"/>
          <w:noProof/>
          <w:sz w:val="24"/>
          <w:szCs w:val="24"/>
          <w:lang w:val="en-US"/>
        </w:rPr>
        <w:t>,</w:t>
      </w:r>
      <w:r w:rsidRPr="00A5365B">
        <w:rPr>
          <w:rFonts w:ascii="Times New Roman" w:hAnsi="Times New Roman" w:cs="Times New Roman"/>
          <w:noProof/>
          <w:sz w:val="24"/>
          <w:szCs w:val="24"/>
          <w:lang w:val="en-US"/>
        </w:rPr>
        <w:t xml:space="preserve"> </w:t>
      </w:r>
      <w:r w:rsidR="00F90FD6" w:rsidRPr="00A5365B">
        <w:rPr>
          <w:rFonts w:ascii="Times New Roman" w:hAnsi="Times New Roman" w:cs="Times New Roman"/>
          <w:noProof/>
          <w:sz w:val="24"/>
          <w:szCs w:val="24"/>
          <w:lang w:val="en-US"/>
        </w:rPr>
        <w:t>waterways and waterbodies</w:t>
      </w:r>
      <w:r w:rsidR="0072090F" w:rsidRPr="00A5365B">
        <w:rPr>
          <w:rFonts w:ascii="Times New Roman" w:hAnsi="Times New Roman" w:cs="Times New Roman"/>
          <w:noProof/>
          <w:sz w:val="24"/>
          <w:szCs w:val="24"/>
          <w:lang w:val="en-US"/>
        </w:rPr>
        <w:t xml:space="preserve"> (f),</w:t>
      </w:r>
      <w:r w:rsidR="00F90FD6" w:rsidRPr="00A5365B">
        <w:rPr>
          <w:rFonts w:ascii="Times New Roman" w:hAnsi="Times New Roman" w:cs="Times New Roman"/>
          <w:noProof/>
          <w:sz w:val="24"/>
          <w:szCs w:val="24"/>
          <w:lang w:val="en-US"/>
        </w:rPr>
        <w:t xml:space="preserve"> and land cover </w:t>
      </w:r>
      <w:r w:rsidR="0072090F" w:rsidRPr="00A5365B">
        <w:rPr>
          <w:rFonts w:ascii="Times New Roman" w:hAnsi="Times New Roman" w:cs="Times New Roman"/>
          <w:noProof/>
          <w:sz w:val="24"/>
          <w:szCs w:val="24"/>
          <w:lang w:val="en-US"/>
        </w:rPr>
        <w:t xml:space="preserve">(g) </w:t>
      </w:r>
      <w:r w:rsidR="00F90FD6" w:rsidRPr="00A5365B">
        <w:rPr>
          <w:rFonts w:ascii="Times New Roman" w:hAnsi="Times New Roman" w:cs="Times New Roman"/>
          <w:noProof/>
          <w:sz w:val="24"/>
          <w:szCs w:val="24"/>
          <w:lang w:val="en-US"/>
        </w:rPr>
        <w:t>in the study area</w:t>
      </w:r>
      <w:r w:rsidRPr="00A5365B">
        <w:rPr>
          <w:rFonts w:ascii="Times New Roman" w:hAnsi="Times New Roman" w:cs="Times New Roman"/>
          <w:noProof/>
          <w:sz w:val="24"/>
          <w:szCs w:val="24"/>
          <w:lang w:val="en-US"/>
        </w:rPr>
        <w:t xml:space="preserve">. </w:t>
      </w:r>
      <w:r w:rsidRPr="00A5365B">
        <w:rPr>
          <w:rFonts w:ascii="Times New Roman" w:hAnsi="Times New Roman" w:cs="Times New Roman"/>
          <w:b/>
          <w:bCs/>
          <w:noProof/>
          <w:sz w:val="24"/>
          <w:szCs w:val="24"/>
          <w:lang w:val="en-US"/>
        </w:rPr>
        <w:t xml:space="preserve">(h) </w:t>
      </w:r>
      <w:r w:rsidRPr="00A5365B">
        <w:rPr>
          <w:rFonts w:ascii="Times New Roman" w:hAnsi="Times New Roman" w:cs="Times New Roman"/>
          <w:noProof/>
          <w:sz w:val="24"/>
          <w:szCs w:val="24"/>
          <w:lang w:val="en-US"/>
        </w:rPr>
        <w:t xml:space="preserve">The road network </w:t>
      </w:r>
      <w:r w:rsidR="008E3FD1">
        <w:rPr>
          <w:rFonts w:ascii="Times New Roman" w:hAnsi="Times New Roman" w:cs="Times New Roman"/>
          <w:noProof/>
          <w:sz w:val="24"/>
          <w:szCs w:val="24"/>
          <w:lang w:val="en-US"/>
        </w:rPr>
        <w:t xml:space="preserve">considered in our analysis </w:t>
      </w:r>
      <w:r w:rsidRPr="00A5365B">
        <w:rPr>
          <w:rFonts w:ascii="Times New Roman" w:hAnsi="Times New Roman" w:cs="Times New Roman"/>
          <w:noProof/>
          <w:sz w:val="24"/>
          <w:szCs w:val="24"/>
          <w:lang w:val="en-US"/>
        </w:rPr>
        <w:t xml:space="preserve">segmented into 2.5km long segments for </w:t>
      </w:r>
      <w:r w:rsidR="00B320FA" w:rsidRPr="00A5365B">
        <w:rPr>
          <w:rFonts w:ascii="Times New Roman" w:hAnsi="Times New Roman" w:cs="Times New Roman"/>
          <w:noProof/>
          <w:sz w:val="24"/>
          <w:szCs w:val="24"/>
          <w:lang w:val="en-US"/>
        </w:rPr>
        <w:t>statistical analysis</w:t>
      </w:r>
      <w:r w:rsidRPr="00A5365B">
        <w:rPr>
          <w:rFonts w:ascii="Times New Roman" w:hAnsi="Times New Roman" w:cs="Times New Roman"/>
          <w:noProof/>
          <w:sz w:val="24"/>
          <w:szCs w:val="24"/>
          <w:lang w:val="en-US"/>
        </w:rPr>
        <w:t xml:space="preserve">. Alternating colors (black and red) </w:t>
      </w:r>
      <w:r w:rsidR="002F6E08" w:rsidRPr="00A5365B">
        <w:rPr>
          <w:rFonts w:ascii="Times New Roman" w:hAnsi="Times New Roman" w:cs="Times New Roman"/>
          <w:noProof/>
          <w:sz w:val="24"/>
          <w:szCs w:val="24"/>
          <w:lang w:val="en-US"/>
        </w:rPr>
        <w:t xml:space="preserve">identify individual </w:t>
      </w:r>
      <w:r w:rsidRPr="00A5365B">
        <w:rPr>
          <w:rFonts w:ascii="Times New Roman" w:hAnsi="Times New Roman" w:cs="Times New Roman"/>
          <w:noProof/>
          <w:sz w:val="24"/>
          <w:szCs w:val="24"/>
          <w:lang w:val="en-US"/>
        </w:rPr>
        <w:t>segments.</w:t>
      </w:r>
    </w:p>
    <w:p w14:paraId="66FBBAFE" w14:textId="77777777" w:rsidR="00452A0D" w:rsidRPr="00452A0D" w:rsidRDefault="00452A0D" w:rsidP="00EE2A36">
      <w:pPr>
        <w:pStyle w:val="ListParagraph1"/>
        <w:spacing w:line="480" w:lineRule="auto"/>
        <w:ind w:left="0"/>
        <w:rPr>
          <w:rFonts w:ascii="Times New Roman" w:hAnsi="Times New Roman" w:cs="Times New Roman"/>
          <w:noProof/>
          <w:sz w:val="24"/>
          <w:szCs w:val="24"/>
          <w:lang w:val="en-US"/>
        </w:rPr>
      </w:pPr>
    </w:p>
    <w:p w14:paraId="3334C1D9" w14:textId="012CFC0F" w:rsidR="00EE2A36" w:rsidRDefault="00EE2A36" w:rsidP="00EE2A36">
      <w:pPr>
        <w:pStyle w:val="ListParagraph1"/>
        <w:spacing w:line="480" w:lineRule="auto"/>
        <w:ind w:left="0"/>
        <w:rPr>
          <w:rFonts w:ascii="Times New Roman" w:hAnsi="Times New Roman" w:cs="Times New Roman"/>
          <w:noProof/>
          <w:sz w:val="24"/>
          <w:szCs w:val="24"/>
          <w:lang w:val="en-US"/>
        </w:rPr>
      </w:pPr>
      <w:r w:rsidRPr="00A5365B">
        <w:rPr>
          <w:rFonts w:ascii="Times New Roman" w:hAnsi="Times New Roman" w:cs="Times New Roman"/>
          <w:b/>
          <w:bCs/>
          <w:noProof/>
          <w:sz w:val="24"/>
          <w:szCs w:val="24"/>
          <w:lang w:val="en-US"/>
        </w:rPr>
        <w:t xml:space="preserve">Figure 2. Effect of environmental characteristics </w:t>
      </w:r>
      <w:r w:rsidR="002F6E08" w:rsidRPr="00A5365B">
        <w:rPr>
          <w:rFonts w:ascii="Times New Roman" w:hAnsi="Times New Roman" w:cs="Times New Roman"/>
          <w:b/>
          <w:bCs/>
          <w:noProof/>
          <w:sz w:val="24"/>
          <w:szCs w:val="24"/>
          <w:lang w:val="en-US"/>
        </w:rPr>
        <w:t>and road type</w:t>
      </w:r>
      <w:r w:rsidR="00AC30F9">
        <w:rPr>
          <w:rFonts w:ascii="Times New Roman" w:hAnsi="Times New Roman" w:cs="Times New Roman"/>
          <w:b/>
          <w:bCs/>
          <w:noProof/>
          <w:sz w:val="24"/>
          <w:szCs w:val="24"/>
          <w:lang w:val="en-US"/>
        </w:rPr>
        <w:t>s</w:t>
      </w:r>
      <w:r w:rsidR="002F6E08" w:rsidRPr="00A5365B">
        <w:rPr>
          <w:rFonts w:ascii="Times New Roman" w:hAnsi="Times New Roman" w:cs="Times New Roman"/>
          <w:b/>
          <w:bCs/>
          <w:noProof/>
          <w:sz w:val="24"/>
          <w:szCs w:val="24"/>
          <w:lang w:val="en-US"/>
        </w:rPr>
        <w:t xml:space="preserve"> </w:t>
      </w:r>
      <w:r w:rsidRPr="00A5365B">
        <w:rPr>
          <w:rFonts w:ascii="Times New Roman" w:hAnsi="Times New Roman" w:cs="Times New Roman"/>
          <w:b/>
          <w:bCs/>
          <w:noProof/>
          <w:sz w:val="24"/>
          <w:szCs w:val="24"/>
          <w:lang w:val="en-US"/>
        </w:rPr>
        <w:t xml:space="preserve">on </w:t>
      </w:r>
      <w:r w:rsidR="00656FAD" w:rsidRPr="00A5365B">
        <w:rPr>
          <w:rFonts w:ascii="Times New Roman" w:hAnsi="Times New Roman" w:cs="Times New Roman"/>
          <w:b/>
          <w:bCs/>
          <w:noProof/>
          <w:sz w:val="24"/>
          <w:szCs w:val="24"/>
          <w:lang w:val="en-US"/>
        </w:rPr>
        <w:t xml:space="preserve">hyena </w:t>
      </w:r>
      <w:r w:rsidR="002130A4" w:rsidRPr="00A5365B">
        <w:rPr>
          <w:rFonts w:ascii="Times New Roman" w:hAnsi="Times New Roman" w:cs="Times New Roman"/>
          <w:b/>
          <w:bCs/>
          <w:noProof/>
          <w:sz w:val="24"/>
          <w:szCs w:val="24"/>
          <w:lang w:val="en-US"/>
        </w:rPr>
        <w:t>roadkill</w:t>
      </w:r>
      <w:r w:rsidR="00AC30F9">
        <w:rPr>
          <w:rFonts w:ascii="Times New Roman" w:hAnsi="Times New Roman" w:cs="Times New Roman"/>
          <w:b/>
          <w:bCs/>
          <w:noProof/>
          <w:sz w:val="24"/>
          <w:szCs w:val="24"/>
          <w:lang w:val="en-US"/>
        </w:rPr>
        <w:t xml:space="preserve"> incidence</w:t>
      </w:r>
      <w:r w:rsidRPr="00A5365B">
        <w:rPr>
          <w:rFonts w:ascii="Times New Roman" w:hAnsi="Times New Roman" w:cs="Times New Roman"/>
          <w:b/>
          <w:bCs/>
          <w:noProof/>
          <w:sz w:val="24"/>
          <w:szCs w:val="24"/>
          <w:lang w:val="en-US"/>
        </w:rPr>
        <w:t xml:space="preserve">. (a) </w:t>
      </w:r>
      <w:r w:rsidRPr="00A5365B">
        <w:rPr>
          <w:rFonts w:ascii="Times New Roman" w:hAnsi="Times New Roman" w:cs="Times New Roman"/>
          <w:noProof/>
          <w:sz w:val="24"/>
          <w:szCs w:val="24"/>
          <w:lang w:val="en-US"/>
        </w:rPr>
        <w:t>Estimated mean number of carcasses per segment on</w:t>
      </w:r>
      <w:r w:rsidR="00C46EA5">
        <w:rPr>
          <w:rFonts w:ascii="Times New Roman" w:hAnsi="Times New Roman" w:cs="Times New Roman"/>
          <w:noProof/>
          <w:sz w:val="24"/>
          <w:szCs w:val="24"/>
          <w:lang w:val="en-US"/>
        </w:rPr>
        <w:t xml:space="preserve"> </w:t>
      </w:r>
      <w:r w:rsidR="00226ED1">
        <w:rPr>
          <w:rFonts w:ascii="Times New Roman" w:hAnsi="Times New Roman" w:cs="Times New Roman"/>
          <w:noProof/>
          <w:sz w:val="24"/>
          <w:szCs w:val="24"/>
          <w:lang w:val="en-US"/>
        </w:rPr>
        <w:t>the main road</w:t>
      </w:r>
      <w:r w:rsidR="00C46EA5">
        <w:rPr>
          <w:rFonts w:ascii="Times New Roman" w:hAnsi="Times New Roman" w:cs="Times New Roman"/>
          <w:noProof/>
          <w:sz w:val="24"/>
          <w:szCs w:val="24"/>
          <w:lang w:val="en-US"/>
        </w:rPr>
        <w:t xml:space="preserve"> and on</w:t>
      </w:r>
      <w:r w:rsidRPr="00A5365B">
        <w:rPr>
          <w:rFonts w:ascii="Times New Roman" w:hAnsi="Times New Roman" w:cs="Times New Roman"/>
          <w:noProof/>
          <w:sz w:val="24"/>
          <w:szCs w:val="24"/>
          <w:lang w:val="en-US"/>
        </w:rPr>
        <w:t xml:space="preserve"> </w:t>
      </w:r>
      <w:r w:rsidR="00C46EA5">
        <w:rPr>
          <w:rFonts w:ascii="Times New Roman" w:hAnsi="Times New Roman" w:cs="Times New Roman"/>
          <w:noProof/>
          <w:sz w:val="24"/>
          <w:szCs w:val="24"/>
          <w:lang w:val="en-US"/>
        </w:rPr>
        <w:t>tracks</w:t>
      </w:r>
      <w:r w:rsidRPr="00A5365B">
        <w:rPr>
          <w:rFonts w:ascii="Times New Roman" w:hAnsi="Times New Roman" w:cs="Times New Roman"/>
          <w:noProof/>
          <w:sz w:val="24"/>
          <w:szCs w:val="24"/>
          <w:lang w:val="en-US"/>
        </w:rPr>
        <w:t xml:space="preserve">. Error bars indicate 95% confidence intervals. </w:t>
      </w:r>
      <w:r w:rsidR="00525667" w:rsidRPr="00525667">
        <w:rPr>
          <w:rFonts w:ascii="Times New Roman" w:hAnsi="Times New Roman" w:cs="Times New Roman"/>
          <w:b/>
          <w:bCs/>
          <w:noProof/>
          <w:sz w:val="24"/>
          <w:szCs w:val="24"/>
          <w:lang w:val="en-US"/>
        </w:rPr>
        <w:t>(b)</w:t>
      </w:r>
      <w:r w:rsidR="00525667">
        <w:rPr>
          <w:rFonts w:ascii="Times New Roman" w:hAnsi="Times New Roman" w:cs="Times New Roman"/>
          <w:noProof/>
          <w:sz w:val="24"/>
          <w:szCs w:val="24"/>
          <w:lang w:val="en-US"/>
        </w:rPr>
        <w:t xml:space="preserve"> </w:t>
      </w:r>
      <w:r w:rsidR="00525667" w:rsidRPr="00A5365B">
        <w:rPr>
          <w:rFonts w:ascii="Times New Roman" w:hAnsi="Times New Roman" w:cs="Times New Roman"/>
          <w:noProof/>
          <w:sz w:val="24"/>
          <w:szCs w:val="24"/>
          <w:lang w:val="en-US"/>
        </w:rPr>
        <w:t>Estimated mean number of carcasses per segment as a function of the distance to the</w:t>
      </w:r>
      <w:r w:rsidR="00525667">
        <w:rPr>
          <w:rFonts w:ascii="Times New Roman" w:hAnsi="Times New Roman" w:cs="Times New Roman"/>
          <w:noProof/>
          <w:sz w:val="24"/>
          <w:szCs w:val="24"/>
          <w:lang w:val="en-US"/>
        </w:rPr>
        <w:t xml:space="preserve"> closest amenity, on main roads and tracks. </w:t>
      </w:r>
      <w:r w:rsidR="003D340F" w:rsidRPr="00A5365B">
        <w:rPr>
          <w:rFonts w:ascii="Times New Roman" w:hAnsi="Times New Roman" w:cs="Times New Roman"/>
          <w:noProof/>
          <w:sz w:val="24"/>
          <w:szCs w:val="24"/>
          <w:lang w:val="en-US"/>
        </w:rPr>
        <w:t>Ribbons indicate 95% confidence intervals.</w:t>
      </w:r>
      <w:r w:rsidR="003D340F">
        <w:rPr>
          <w:rFonts w:ascii="Times New Roman" w:hAnsi="Times New Roman" w:cs="Times New Roman"/>
          <w:noProof/>
          <w:sz w:val="24"/>
          <w:szCs w:val="24"/>
          <w:lang w:val="en-US"/>
        </w:rPr>
        <w:t xml:space="preserve"> </w:t>
      </w:r>
      <w:r w:rsidR="00525667" w:rsidRPr="00525667">
        <w:rPr>
          <w:rFonts w:ascii="Times New Roman" w:hAnsi="Times New Roman" w:cs="Times New Roman"/>
          <w:b/>
          <w:bCs/>
          <w:noProof/>
          <w:sz w:val="24"/>
          <w:szCs w:val="24"/>
          <w:lang w:val="en-US"/>
        </w:rPr>
        <w:t>(</w:t>
      </w:r>
      <w:r w:rsidR="00525667">
        <w:rPr>
          <w:rFonts w:ascii="Times New Roman" w:hAnsi="Times New Roman" w:cs="Times New Roman"/>
          <w:b/>
          <w:bCs/>
          <w:noProof/>
          <w:sz w:val="24"/>
          <w:szCs w:val="24"/>
          <w:lang w:val="en-US"/>
        </w:rPr>
        <w:t>c</w:t>
      </w:r>
      <w:r w:rsidR="00525667" w:rsidRPr="00525667">
        <w:rPr>
          <w:rFonts w:ascii="Times New Roman" w:hAnsi="Times New Roman" w:cs="Times New Roman"/>
          <w:b/>
          <w:bCs/>
          <w:noProof/>
          <w:sz w:val="24"/>
          <w:szCs w:val="24"/>
          <w:lang w:val="en-US"/>
        </w:rPr>
        <w:t>)</w:t>
      </w:r>
      <w:r w:rsidR="00525667">
        <w:rPr>
          <w:rFonts w:ascii="Times New Roman" w:hAnsi="Times New Roman" w:cs="Times New Roman"/>
          <w:noProof/>
          <w:sz w:val="24"/>
          <w:szCs w:val="24"/>
          <w:lang w:val="en-US"/>
        </w:rPr>
        <w:t xml:space="preserve"> </w:t>
      </w:r>
      <w:r w:rsidR="00525667" w:rsidRPr="00A5365B">
        <w:rPr>
          <w:rFonts w:ascii="Times New Roman" w:hAnsi="Times New Roman" w:cs="Times New Roman"/>
          <w:noProof/>
          <w:sz w:val="24"/>
          <w:szCs w:val="24"/>
          <w:lang w:val="en-US"/>
        </w:rPr>
        <w:t>Estimated mean number of carcasses per segment as a function of the distance to the</w:t>
      </w:r>
      <w:r w:rsidR="00525667">
        <w:rPr>
          <w:rFonts w:ascii="Times New Roman" w:hAnsi="Times New Roman" w:cs="Times New Roman"/>
          <w:noProof/>
          <w:sz w:val="24"/>
          <w:szCs w:val="24"/>
          <w:lang w:val="en-US"/>
        </w:rPr>
        <w:t xml:space="preserve"> closest water source or riverine habitat, on main roads and tracks.</w:t>
      </w:r>
      <w:r w:rsidR="00226ED1">
        <w:rPr>
          <w:rFonts w:ascii="Times New Roman" w:hAnsi="Times New Roman" w:cs="Times New Roman"/>
          <w:noProof/>
          <w:sz w:val="24"/>
          <w:szCs w:val="24"/>
          <w:lang w:val="en-US"/>
        </w:rPr>
        <w:t xml:space="preserve"> </w:t>
      </w:r>
      <w:r w:rsidR="00226ED1" w:rsidRPr="00A5365B">
        <w:rPr>
          <w:rFonts w:ascii="Times New Roman" w:hAnsi="Times New Roman" w:cs="Times New Roman"/>
          <w:b/>
          <w:bCs/>
          <w:noProof/>
          <w:sz w:val="24"/>
          <w:szCs w:val="24"/>
          <w:lang w:val="en-US"/>
        </w:rPr>
        <w:t>(</w:t>
      </w:r>
      <w:r w:rsidR="00A93276">
        <w:rPr>
          <w:rFonts w:ascii="Times New Roman" w:hAnsi="Times New Roman" w:cs="Times New Roman"/>
          <w:b/>
          <w:bCs/>
          <w:noProof/>
          <w:sz w:val="24"/>
          <w:szCs w:val="24"/>
          <w:lang w:val="en-US"/>
        </w:rPr>
        <w:t>d</w:t>
      </w:r>
      <w:r w:rsidR="00226ED1" w:rsidRPr="00A5365B">
        <w:rPr>
          <w:rFonts w:ascii="Times New Roman" w:hAnsi="Times New Roman" w:cs="Times New Roman"/>
          <w:b/>
          <w:bCs/>
          <w:noProof/>
          <w:sz w:val="24"/>
          <w:szCs w:val="24"/>
          <w:lang w:val="en-US"/>
        </w:rPr>
        <w:t xml:space="preserve">) </w:t>
      </w:r>
      <w:r w:rsidR="00226ED1" w:rsidRPr="00A5365B">
        <w:rPr>
          <w:rFonts w:ascii="Times New Roman" w:hAnsi="Times New Roman" w:cs="Times New Roman"/>
          <w:noProof/>
          <w:sz w:val="24"/>
          <w:szCs w:val="24"/>
          <w:lang w:val="en-US"/>
        </w:rPr>
        <w:t xml:space="preserve">Estimated mean number of carcasses per segment as a function of the </w:t>
      </w:r>
      <w:r w:rsidR="002F1E14">
        <w:rPr>
          <w:rFonts w:ascii="Times New Roman" w:hAnsi="Times New Roman" w:cs="Times New Roman"/>
          <w:noProof/>
          <w:sz w:val="24"/>
          <w:szCs w:val="24"/>
          <w:lang w:val="en-US"/>
        </w:rPr>
        <w:t>percentage of woodland cover in a 1km-wide buffer along the road.</w:t>
      </w:r>
      <w:r w:rsidR="00226ED1" w:rsidRPr="00A5365B">
        <w:rPr>
          <w:rFonts w:ascii="Times New Roman" w:hAnsi="Times New Roman" w:cs="Times New Roman"/>
          <w:noProof/>
          <w:sz w:val="24"/>
          <w:szCs w:val="24"/>
          <w:lang w:val="en-US"/>
        </w:rPr>
        <w:t xml:space="preserve"> </w:t>
      </w:r>
      <w:r w:rsidR="00BC352A">
        <w:rPr>
          <w:rFonts w:ascii="Times New Roman" w:hAnsi="Times New Roman" w:cs="Times New Roman"/>
          <w:noProof/>
          <w:sz w:val="24"/>
          <w:szCs w:val="24"/>
          <w:lang w:val="en-US"/>
        </w:rPr>
        <w:t>Numerical variables</w:t>
      </w:r>
      <w:r w:rsidRPr="00A5365B">
        <w:rPr>
          <w:rFonts w:ascii="Times New Roman" w:hAnsi="Times New Roman" w:cs="Times New Roman"/>
          <w:noProof/>
          <w:sz w:val="24"/>
          <w:szCs w:val="24"/>
          <w:lang w:val="en-US"/>
        </w:rPr>
        <w:t xml:space="preserve"> </w:t>
      </w:r>
      <w:r w:rsidR="00BC352A">
        <w:rPr>
          <w:rFonts w:ascii="Times New Roman" w:hAnsi="Times New Roman" w:cs="Times New Roman"/>
          <w:noProof/>
          <w:sz w:val="24"/>
          <w:szCs w:val="24"/>
          <w:lang w:val="en-US"/>
        </w:rPr>
        <w:t xml:space="preserve">were set </w:t>
      </w:r>
      <w:r w:rsidRPr="00A5365B">
        <w:rPr>
          <w:rFonts w:ascii="Times New Roman" w:hAnsi="Times New Roman" w:cs="Times New Roman"/>
          <w:noProof/>
          <w:sz w:val="24"/>
          <w:szCs w:val="24"/>
          <w:lang w:val="en-US"/>
        </w:rPr>
        <w:t>at their mean value.</w:t>
      </w:r>
    </w:p>
    <w:p w14:paraId="0E4741E9" w14:textId="77777777" w:rsidR="00525667" w:rsidRPr="00A5365B" w:rsidRDefault="00525667" w:rsidP="00EE2A36">
      <w:pPr>
        <w:pStyle w:val="ListParagraph1"/>
        <w:spacing w:line="480" w:lineRule="auto"/>
        <w:ind w:left="0"/>
        <w:rPr>
          <w:rFonts w:ascii="Times New Roman" w:hAnsi="Times New Roman" w:cs="Times New Roman"/>
          <w:noProof/>
          <w:sz w:val="24"/>
          <w:szCs w:val="24"/>
          <w:lang w:val="en-US"/>
        </w:rPr>
      </w:pPr>
    </w:p>
    <w:p w14:paraId="591A2E36" w14:textId="1021FD2F" w:rsidR="00EE2A36" w:rsidRDefault="00EE2A36" w:rsidP="00EE2A36">
      <w:pPr>
        <w:pStyle w:val="ListParagraph1"/>
        <w:spacing w:line="480" w:lineRule="auto"/>
        <w:ind w:left="0"/>
        <w:rPr>
          <w:rFonts w:ascii="Times New Roman" w:hAnsi="Times New Roman" w:cs="Times New Roman"/>
          <w:b/>
          <w:bCs/>
          <w:noProof/>
          <w:sz w:val="24"/>
          <w:szCs w:val="24"/>
          <w:lang w:val="en-US"/>
        </w:rPr>
      </w:pPr>
      <w:r w:rsidRPr="00A5365B">
        <w:rPr>
          <w:rFonts w:ascii="Times New Roman" w:hAnsi="Times New Roman" w:cs="Times New Roman"/>
          <w:b/>
          <w:bCs/>
          <w:noProof/>
          <w:sz w:val="24"/>
          <w:szCs w:val="24"/>
          <w:lang w:val="en-US"/>
        </w:rPr>
        <w:t xml:space="preserve">Figure 3. Temporal and spatiotemporal patterns of </w:t>
      </w:r>
      <w:r w:rsidR="00656FAD" w:rsidRPr="00A5365B">
        <w:rPr>
          <w:rFonts w:ascii="Times New Roman" w:hAnsi="Times New Roman" w:cs="Times New Roman"/>
          <w:b/>
          <w:bCs/>
          <w:noProof/>
          <w:sz w:val="24"/>
          <w:szCs w:val="24"/>
          <w:lang w:val="en-US"/>
        </w:rPr>
        <w:t xml:space="preserve">hyena </w:t>
      </w:r>
      <w:r w:rsidR="00241A80" w:rsidRPr="00A5365B">
        <w:rPr>
          <w:rFonts w:ascii="Times New Roman" w:hAnsi="Times New Roman" w:cs="Times New Roman"/>
          <w:b/>
          <w:bCs/>
          <w:noProof/>
          <w:sz w:val="24"/>
          <w:szCs w:val="24"/>
          <w:lang w:val="en-US"/>
        </w:rPr>
        <w:t>roadkill</w:t>
      </w:r>
      <w:r w:rsidR="00281C02" w:rsidRPr="00A5365B">
        <w:rPr>
          <w:rFonts w:ascii="Times New Roman" w:hAnsi="Times New Roman" w:cs="Times New Roman"/>
          <w:b/>
          <w:bCs/>
          <w:noProof/>
          <w:sz w:val="24"/>
          <w:szCs w:val="24"/>
          <w:lang w:val="en-US"/>
        </w:rPr>
        <w:t>s</w:t>
      </w:r>
      <w:r w:rsidRPr="00A5365B">
        <w:rPr>
          <w:rFonts w:ascii="Times New Roman" w:hAnsi="Times New Roman" w:cs="Times New Roman"/>
          <w:b/>
          <w:bCs/>
          <w:noProof/>
          <w:sz w:val="24"/>
          <w:szCs w:val="24"/>
          <w:lang w:val="en-US"/>
        </w:rPr>
        <w:t xml:space="preserve">. (a) </w:t>
      </w:r>
      <w:r w:rsidRPr="00A5365B">
        <w:rPr>
          <w:rFonts w:ascii="Times New Roman" w:hAnsi="Times New Roman" w:cs="Times New Roman"/>
          <w:noProof/>
          <w:sz w:val="24"/>
          <w:szCs w:val="24"/>
          <w:lang w:val="en-US"/>
        </w:rPr>
        <w:t xml:space="preserve">Number of </w:t>
      </w:r>
      <w:r w:rsidR="00F311F5" w:rsidRPr="00A5365B">
        <w:rPr>
          <w:rFonts w:ascii="Times New Roman" w:hAnsi="Times New Roman" w:cs="Times New Roman"/>
          <w:noProof/>
          <w:sz w:val="24"/>
          <w:szCs w:val="24"/>
          <w:lang w:val="en-US"/>
        </w:rPr>
        <w:t xml:space="preserve">hyena </w:t>
      </w:r>
      <w:r w:rsidR="002130A4" w:rsidRPr="00A5365B">
        <w:rPr>
          <w:rFonts w:ascii="Times New Roman" w:hAnsi="Times New Roman" w:cs="Times New Roman"/>
          <w:noProof/>
          <w:sz w:val="24"/>
          <w:szCs w:val="24"/>
          <w:lang w:val="en-US"/>
        </w:rPr>
        <w:t>roadkill</w:t>
      </w:r>
      <w:r w:rsidR="00B320FA" w:rsidRPr="00A5365B">
        <w:rPr>
          <w:rFonts w:ascii="Times New Roman" w:hAnsi="Times New Roman" w:cs="Times New Roman"/>
          <w:noProof/>
          <w:sz w:val="24"/>
          <w:szCs w:val="24"/>
          <w:lang w:val="en-US"/>
        </w:rPr>
        <w:t xml:space="preserve"> </w:t>
      </w:r>
      <w:r w:rsidRPr="00A5365B">
        <w:rPr>
          <w:rFonts w:ascii="Times New Roman" w:hAnsi="Times New Roman" w:cs="Times New Roman"/>
          <w:noProof/>
          <w:sz w:val="24"/>
          <w:szCs w:val="24"/>
          <w:lang w:val="en-US"/>
        </w:rPr>
        <w:t xml:space="preserve">carcasses recorded between 1989 and </w:t>
      </w:r>
      <w:r w:rsidRPr="000246EC">
        <w:rPr>
          <w:rFonts w:ascii="Times New Roman" w:hAnsi="Times New Roman" w:cs="Times New Roman"/>
          <w:noProof/>
          <w:sz w:val="24"/>
          <w:szCs w:val="24"/>
          <w:lang w:val="en-US"/>
        </w:rPr>
        <w:t>20</w:t>
      </w:r>
      <w:r w:rsidR="001E5C53">
        <w:rPr>
          <w:rFonts w:ascii="Times New Roman" w:hAnsi="Times New Roman" w:cs="Times New Roman"/>
          <w:noProof/>
          <w:sz w:val="24"/>
          <w:szCs w:val="24"/>
          <w:lang w:val="en-US"/>
        </w:rPr>
        <w:t>19</w:t>
      </w:r>
      <w:r w:rsidRPr="00A5365B">
        <w:rPr>
          <w:rFonts w:ascii="Times New Roman" w:hAnsi="Times New Roman" w:cs="Times New Roman"/>
          <w:noProof/>
          <w:sz w:val="24"/>
          <w:szCs w:val="24"/>
          <w:lang w:val="en-US"/>
        </w:rPr>
        <w:t xml:space="preserve"> by month. </w:t>
      </w:r>
      <w:r w:rsidRPr="00A5365B">
        <w:rPr>
          <w:rFonts w:ascii="Times New Roman" w:hAnsi="Times New Roman" w:cs="Times New Roman"/>
          <w:b/>
          <w:bCs/>
          <w:noProof/>
          <w:sz w:val="24"/>
          <w:szCs w:val="24"/>
          <w:lang w:val="en-US"/>
        </w:rPr>
        <w:t xml:space="preserve">(b) </w:t>
      </w:r>
      <w:r w:rsidRPr="00A5365B">
        <w:rPr>
          <w:rFonts w:ascii="Times New Roman" w:hAnsi="Times New Roman" w:cs="Times New Roman"/>
          <w:noProof/>
          <w:sz w:val="24"/>
          <w:szCs w:val="24"/>
          <w:lang w:val="en-US"/>
        </w:rPr>
        <w:t>Expected</w:t>
      </w:r>
      <w:r w:rsidR="00493E39">
        <w:rPr>
          <w:rFonts w:ascii="Times New Roman" w:hAnsi="Times New Roman" w:cs="Times New Roman"/>
          <w:noProof/>
          <w:sz w:val="24"/>
          <w:szCs w:val="24"/>
          <w:lang w:val="en-US"/>
        </w:rPr>
        <w:t xml:space="preserve"> (transparent)</w:t>
      </w:r>
      <w:r w:rsidRPr="00A5365B">
        <w:rPr>
          <w:rFonts w:ascii="Times New Roman" w:hAnsi="Times New Roman" w:cs="Times New Roman"/>
          <w:noProof/>
          <w:sz w:val="24"/>
          <w:szCs w:val="24"/>
          <w:lang w:val="en-US"/>
        </w:rPr>
        <w:t xml:space="preserve"> and observed </w:t>
      </w:r>
      <w:r w:rsidR="00493E39">
        <w:rPr>
          <w:rFonts w:ascii="Times New Roman" w:hAnsi="Times New Roman" w:cs="Times New Roman"/>
          <w:noProof/>
          <w:sz w:val="24"/>
          <w:szCs w:val="24"/>
          <w:lang w:val="en-US"/>
        </w:rPr>
        <w:t xml:space="preserve">(solid colors) </w:t>
      </w:r>
      <w:r w:rsidRPr="00A5365B">
        <w:rPr>
          <w:rFonts w:ascii="Times New Roman" w:hAnsi="Times New Roman" w:cs="Times New Roman"/>
          <w:noProof/>
          <w:sz w:val="24"/>
          <w:szCs w:val="24"/>
          <w:lang w:val="en-US"/>
        </w:rPr>
        <w:t xml:space="preserve">number of carcasses </w:t>
      </w:r>
      <w:r w:rsidR="00871F39">
        <w:rPr>
          <w:rFonts w:ascii="Times New Roman" w:hAnsi="Times New Roman" w:cs="Times New Roman"/>
          <w:noProof/>
          <w:sz w:val="24"/>
          <w:szCs w:val="24"/>
          <w:lang w:val="en-US"/>
        </w:rPr>
        <w:t xml:space="preserve">of adults and subadults </w:t>
      </w:r>
      <w:r w:rsidRPr="00A5365B">
        <w:rPr>
          <w:rFonts w:ascii="Times New Roman" w:hAnsi="Times New Roman" w:cs="Times New Roman"/>
          <w:noProof/>
          <w:sz w:val="24"/>
          <w:szCs w:val="24"/>
          <w:lang w:val="en-US"/>
        </w:rPr>
        <w:t xml:space="preserve">recorded </w:t>
      </w:r>
      <w:r w:rsidR="002E0CDB" w:rsidRPr="00A5365B">
        <w:rPr>
          <w:rFonts w:ascii="Times New Roman" w:hAnsi="Times New Roman" w:cs="Times New Roman"/>
          <w:noProof/>
          <w:sz w:val="24"/>
          <w:szCs w:val="24"/>
          <w:lang w:val="en-US"/>
        </w:rPr>
        <w:t xml:space="preserve">between 1989 and </w:t>
      </w:r>
      <w:r w:rsidR="002E0CDB" w:rsidRPr="000246EC">
        <w:rPr>
          <w:rFonts w:ascii="Times New Roman" w:hAnsi="Times New Roman" w:cs="Times New Roman"/>
          <w:noProof/>
          <w:sz w:val="24"/>
          <w:szCs w:val="24"/>
          <w:lang w:val="en-US"/>
        </w:rPr>
        <w:t>2019</w:t>
      </w:r>
      <w:r w:rsidR="002E0CDB" w:rsidRPr="00A5365B">
        <w:rPr>
          <w:rFonts w:ascii="Times New Roman" w:hAnsi="Times New Roman" w:cs="Times New Roman"/>
          <w:noProof/>
          <w:sz w:val="24"/>
          <w:szCs w:val="24"/>
          <w:lang w:val="en-US"/>
        </w:rPr>
        <w:t xml:space="preserve"> </w:t>
      </w:r>
      <w:r w:rsidR="00871F39">
        <w:rPr>
          <w:rFonts w:ascii="Times New Roman" w:hAnsi="Times New Roman" w:cs="Times New Roman"/>
          <w:noProof/>
          <w:sz w:val="24"/>
          <w:szCs w:val="24"/>
          <w:lang w:val="en-US"/>
        </w:rPr>
        <w:t>by season</w:t>
      </w:r>
      <w:r w:rsidRPr="00A5365B">
        <w:rPr>
          <w:rFonts w:ascii="Times New Roman" w:hAnsi="Times New Roman" w:cs="Times New Roman"/>
          <w:noProof/>
          <w:sz w:val="24"/>
          <w:szCs w:val="24"/>
          <w:lang w:val="en-US"/>
        </w:rPr>
        <w:t>.</w:t>
      </w:r>
      <w:r w:rsidRPr="00A5365B">
        <w:rPr>
          <w:rFonts w:ascii="Times New Roman" w:hAnsi="Times New Roman" w:cs="Times New Roman"/>
          <w:b/>
          <w:bCs/>
          <w:noProof/>
          <w:sz w:val="24"/>
          <w:szCs w:val="24"/>
          <w:lang w:val="en-US"/>
        </w:rPr>
        <w:t xml:space="preserve"> (</w:t>
      </w:r>
      <w:r w:rsidR="007C231D" w:rsidRPr="00A5365B">
        <w:rPr>
          <w:rFonts w:ascii="Times New Roman" w:hAnsi="Times New Roman" w:cs="Times New Roman"/>
          <w:b/>
          <w:bCs/>
          <w:noProof/>
          <w:sz w:val="24"/>
          <w:szCs w:val="24"/>
          <w:lang w:val="en-US"/>
        </w:rPr>
        <w:t>c</w:t>
      </w:r>
      <w:r w:rsidRPr="00A5365B">
        <w:rPr>
          <w:rFonts w:ascii="Times New Roman" w:hAnsi="Times New Roman" w:cs="Times New Roman"/>
          <w:b/>
          <w:bCs/>
          <w:noProof/>
          <w:sz w:val="24"/>
          <w:szCs w:val="24"/>
          <w:lang w:val="en-US"/>
        </w:rPr>
        <w:t xml:space="preserve">) </w:t>
      </w:r>
      <w:r w:rsidRPr="00A5365B">
        <w:rPr>
          <w:rFonts w:ascii="Times New Roman" w:hAnsi="Times New Roman" w:cs="Times New Roman"/>
          <w:noProof/>
          <w:sz w:val="24"/>
          <w:szCs w:val="24"/>
          <w:lang w:val="en-US"/>
        </w:rPr>
        <w:t xml:space="preserve">Spatial distribution of </w:t>
      </w:r>
      <w:r w:rsidR="008A017A">
        <w:rPr>
          <w:rFonts w:ascii="Times New Roman" w:hAnsi="Times New Roman" w:cs="Times New Roman"/>
          <w:noProof/>
          <w:sz w:val="24"/>
          <w:szCs w:val="24"/>
          <w:lang w:val="en-US"/>
        </w:rPr>
        <w:t xml:space="preserve">adult and subadult roadkills recorded between 1989 and </w:t>
      </w:r>
      <w:r w:rsidR="008A017A" w:rsidRPr="000246EC">
        <w:rPr>
          <w:rFonts w:ascii="Times New Roman" w:hAnsi="Times New Roman" w:cs="Times New Roman"/>
          <w:noProof/>
          <w:sz w:val="24"/>
          <w:szCs w:val="24"/>
          <w:lang w:val="en-US"/>
        </w:rPr>
        <w:t>202</w:t>
      </w:r>
      <w:r w:rsidR="001E5C53">
        <w:rPr>
          <w:rFonts w:ascii="Times New Roman" w:hAnsi="Times New Roman" w:cs="Times New Roman"/>
          <w:noProof/>
          <w:sz w:val="24"/>
          <w:szCs w:val="24"/>
          <w:lang w:val="en-US"/>
        </w:rPr>
        <w:t>2</w:t>
      </w:r>
      <w:r w:rsidRPr="00A5365B">
        <w:rPr>
          <w:rFonts w:ascii="Times New Roman" w:hAnsi="Times New Roman" w:cs="Times New Roman"/>
          <w:noProof/>
          <w:sz w:val="24"/>
          <w:szCs w:val="24"/>
          <w:lang w:val="en-US"/>
        </w:rPr>
        <w:t xml:space="preserve"> by season. Violin plots show the distribution of </w:t>
      </w:r>
      <w:r w:rsidR="00241A80" w:rsidRPr="00A5365B">
        <w:rPr>
          <w:rFonts w:ascii="Times New Roman" w:hAnsi="Times New Roman" w:cs="Times New Roman"/>
          <w:noProof/>
          <w:sz w:val="24"/>
          <w:szCs w:val="24"/>
          <w:lang w:val="en-US"/>
        </w:rPr>
        <w:t>roadkill</w:t>
      </w:r>
      <w:r w:rsidR="005C2EB0" w:rsidRPr="00A5365B">
        <w:rPr>
          <w:rFonts w:ascii="Times New Roman" w:hAnsi="Times New Roman" w:cs="Times New Roman"/>
          <w:noProof/>
          <w:sz w:val="24"/>
          <w:szCs w:val="24"/>
          <w:lang w:val="en-US"/>
        </w:rPr>
        <w:t>s</w:t>
      </w:r>
      <w:r w:rsidRPr="00A5365B">
        <w:rPr>
          <w:rFonts w:ascii="Times New Roman" w:hAnsi="Times New Roman" w:cs="Times New Roman"/>
          <w:noProof/>
          <w:sz w:val="24"/>
          <w:szCs w:val="24"/>
          <w:lang w:val="en-US"/>
        </w:rPr>
        <w:t xml:space="preserve"> by season</w:t>
      </w:r>
      <w:r w:rsidR="00871F39">
        <w:rPr>
          <w:rFonts w:ascii="Times New Roman" w:hAnsi="Times New Roman" w:cs="Times New Roman"/>
          <w:noProof/>
          <w:sz w:val="24"/>
          <w:szCs w:val="24"/>
          <w:lang w:val="en-US"/>
        </w:rPr>
        <w:t xml:space="preserve"> along the latitudinal and longitudinal axes</w:t>
      </w:r>
      <w:r w:rsidRPr="00A5365B">
        <w:rPr>
          <w:rFonts w:ascii="Times New Roman" w:hAnsi="Times New Roman" w:cs="Times New Roman"/>
          <w:noProof/>
          <w:sz w:val="24"/>
          <w:szCs w:val="24"/>
          <w:lang w:val="en-US"/>
        </w:rPr>
        <w:t>.</w:t>
      </w:r>
      <w:r w:rsidR="00DA230B">
        <w:rPr>
          <w:rFonts w:ascii="Times New Roman" w:hAnsi="Times New Roman" w:cs="Times New Roman"/>
          <w:noProof/>
          <w:sz w:val="24"/>
          <w:szCs w:val="24"/>
          <w:lang w:val="en-US"/>
        </w:rPr>
        <w:t xml:space="preserve"> Migratory herds are located in the southeast d</w:t>
      </w:r>
      <w:r w:rsidR="00E51CE3">
        <w:rPr>
          <w:rFonts w:ascii="Times New Roman" w:hAnsi="Times New Roman" w:cs="Times New Roman"/>
          <w:noProof/>
          <w:sz w:val="24"/>
          <w:szCs w:val="24"/>
          <w:lang w:val="en-US"/>
        </w:rPr>
        <w:t xml:space="preserve">uring the wet </w:t>
      </w:r>
      <w:r w:rsidR="00E51CE3">
        <w:rPr>
          <w:rFonts w:ascii="Times New Roman" w:hAnsi="Times New Roman" w:cs="Times New Roman"/>
          <w:noProof/>
          <w:sz w:val="24"/>
          <w:szCs w:val="24"/>
          <w:lang w:val="en-US"/>
        </w:rPr>
        <w:lastRenderedPageBreak/>
        <w:t xml:space="preserve">season </w:t>
      </w:r>
      <w:r w:rsidR="00DA230B">
        <w:rPr>
          <w:rFonts w:ascii="Times New Roman" w:hAnsi="Times New Roman" w:cs="Times New Roman"/>
          <w:noProof/>
          <w:sz w:val="24"/>
          <w:szCs w:val="24"/>
          <w:lang w:val="en-US"/>
        </w:rPr>
        <w:t>(dark green) and in the north and Ma</w:t>
      </w:r>
      <w:r w:rsidR="00E51CE3">
        <w:rPr>
          <w:rFonts w:ascii="Times New Roman" w:hAnsi="Times New Roman" w:cs="Times New Roman"/>
          <w:noProof/>
          <w:sz w:val="24"/>
          <w:szCs w:val="24"/>
          <w:lang w:val="en-US"/>
        </w:rPr>
        <w:t>a</w:t>
      </w:r>
      <w:r w:rsidR="00DA230B">
        <w:rPr>
          <w:rFonts w:ascii="Times New Roman" w:hAnsi="Times New Roman" w:cs="Times New Roman"/>
          <w:noProof/>
          <w:sz w:val="24"/>
          <w:szCs w:val="24"/>
          <w:lang w:val="en-US"/>
        </w:rPr>
        <w:t xml:space="preserve">sai Mara </w:t>
      </w:r>
      <w:r w:rsidR="00E51CE3">
        <w:rPr>
          <w:rFonts w:ascii="Times New Roman" w:hAnsi="Times New Roman" w:cs="Times New Roman"/>
          <w:noProof/>
          <w:sz w:val="24"/>
          <w:szCs w:val="24"/>
          <w:lang w:val="en-US"/>
        </w:rPr>
        <w:t xml:space="preserve">National </w:t>
      </w:r>
      <w:r w:rsidR="00DA230B">
        <w:rPr>
          <w:rFonts w:ascii="Times New Roman" w:hAnsi="Times New Roman" w:cs="Times New Roman"/>
          <w:noProof/>
          <w:sz w:val="24"/>
          <w:szCs w:val="24"/>
          <w:lang w:val="en-US"/>
        </w:rPr>
        <w:t>Reserve (MMR) during the dry season (yellow)</w:t>
      </w:r>
      <w:r w:rsidR="00A67B8A">
        <w:rPr>
          <w:rFonts w:ascii="Times New Roman" w:hAnsi="Times New Roman" w:cs="Times New Roman"/>
          <w:noProof/>
          <w:sz w:val="24"/>
          <w:szCs w:val="24"/>
          <w:lang w:val="en-US"/>
        </w:rPr>
        <w:t xml:space="preserve"> </w:t>
      </w:r>
      <w:r w:rsidR="00A67B8A">
        <w:rPr>
          <w:rFonts w:ascii="Times New Roman" w:hAnsi="Times New Roman" w:cs="Times New Roman"/>
          <w:noProof/>
          <w:sz w:val="24"/>
          <w:szCs w:val="24"/>
          <w:lang w:val="en-US"/>
        </w:rPr>
        <w:fldChar w:fldCharType="begin"/>
      </w:r>
      <w:r w:rsidR="00A555AB">
        <w:rPr>
          <w:rFonts w:ascii="Times New Roman" w:hAnsi="Times New Roman" w:cs="Times New Roman"/>
          <w:noProof/>
          <w:sz w:val="24"/>
          <w:szCs w:val="24"/>
          <w:lang w:val="en-US"/>
        </w:rPr>
        <w:instrText xml:space="preserve"> ADDIN ZOTERO_ITEM CSL_CITATION {"citationID":"9HohZkJH","properties":{"formattedCitation":"(Hopcraft et al. 2015)","plainCitation":"(Hopcraft et al. 2015)","noteIndex":0},"citationItems":[{"id":"3PXEn7Ky/kAvY49js","uris":["http://zotero.org/users/5432491/items/M24NSKLI"],"itemData":{"id":"PYy4Q3aq/iLtxsN8o","type":"chapter","container-title":"Serengeti IV: Sustaining Biodiversity in a Coupled Human-Natural System","event-place":"Chicago","ISBN":"978-0-226-19583-4","language":"en-GB","note":"number-of-pages: 832","publisher":"University of Chicago Press","publisher-place":"Chicago","source":"eprints.gla.ac.uk","title":"Why are wildebeest the most abundant herbivore in the Serengeti?","URL":"http://press.uchicago.edu/ucp/books/book/chicago/S/bo19085394.html","author":[{"family":"Hopcraft","given":"J. Grant C."},{"family":"Holdo","given":"Ricardo M."},{"family":"Mwangomo","given":"Ephraim"},{"family":"Mduma","given":"Simon"},{"family":"Thirgood","given":"Simon J."},{"family":"Borner","given":"Markus"},{"family":"Fryxell","given":"John M."},{"family":"Olff","given":"Han"},{"family":"Sinclair","given":"Anthony R. E."}],"editor":[{"family":"Sinclair","given":"Anthony R. E."},{"family":"Metzger","given":"Kristine L."},{"family":"Mduma","given":"Simon A. R."},{"family":"Fryxell","given":"John M."}],"accessed":{"date-parts":[["2020",10,23]]},"issued":{"date-parts":[["2015",5]]}}}],"schema":"https://github.com/citation-style-language/schema/raw/master/csl-citation.json"} </w:instrText>
      </w:r>
      <w:r w:rsidR="00A67B8A">
        <w:rPr>
          <w:rFonts w:ascii="Times New Roman" w:hAnsi="Times New Roman" w:cs="Times New Roman"/>
          <w:noProof/>
          <w:sz w:val="24"/>
          <w:szCs w:val="24"/>
          <w:lang w:val="en-US"/>
        </w:rPr>
        <w:fldChar w:fldCharType="separate"/>
      </w:r>
      <w:r w:rsidR="00A67B8A" w:rsidRPr="0081546A">
        <w:rPr>
          <w:rFonts w:ascii="Times New Roman" w:hAnsi="Times New Roman" w:cs="Times New Roman"/>
          <w:sz w:val="24"/>
          <w:lang w:val="en-US"/>
        </w:rPr>
        <w:t>(Hopcraft et al. 2015)</w:t>
      </w:r>
      <w:r w:rsidR="00A67B8A">
        <w:rPr>
          <w:rFonts w:ascii="Times New Roman" w:hAnsi="Times New Roman" w:cs="Times New Roman"/>
          <w:noProof/>
          <w:sz w:val="24"/>
          <w:szCs w:val="24"/>
          <w:lang w:val="en-US"/>
        </w:rPr>
        <w:fldChar w:fldCharType="end"/>
      </w:r>
      <w:r w:rsidR="00DA230B">
        <w:rPr>
          <w:rFonts w:ascii="Times New Roman" w:hAnsi="Times New Roman" w:cs="Times New Roman"/>
          <w:noProof/>
          <w:sz w:val="24"/>
          <w:szCs w:val="24"/>
          <w:lang w:val="en-US"/>
        </w:rPr>
        <w:t xml:space="preserve">. </w:t>
      </w:r>
    </w:p>
    <w:p w14:paraId="65F89125" w14:textId="77777777" w:rsidR="004E1FAC" w:rsidRPr="004E1FAC" w:rsidRDefault="004E1FAC" w:rsidP="00EE2A36">
      <w:pPr>
        <w:pStyle w:val="ListParagraph1"/>
        <w:spacing w:line="480" w:lineRule="auto"/>
        <w:ind w:left="0"/>
        <w:rPr>
          <w:rFonts w:ascii="Times New Roman" w:hAnsi="Times New Roman" w:cs="Times New Roman"/>
          <w:b/>
          <w:bCs/>
          <w:noProof/>
          <w:sz w:val="24"/>
          <w:szCs w:val="24"/>
          <w:lang w:val="en-US"/>
        </w:rPr>
      </w:pPr>
    </w:p>
    <w:p w14:paraId="1DAF8DD7" w14:textId="4AFE30F5" w:rsidR="000843E7" w:rsidRDefault="00EE2A36" w:rsidP="00EE2A36">
      <w:pPr>
        <w:pStyle w:val="ListParagraph1"/>
        <w:spacing w:line="480" w:lineRule="auto"/>
        <w:ind w:left="0"/>
        <w:rPr>
          <w:rFonts w:ascii="Times New Roman" w:hAnsi="Times New Roman" w:cs="Times New Roman"/>
          <w:b/>
          <w:bCs/>
          <w:noProof/>
          <w:sz w:val="24"/>
          <w:szCs w:val="24"/>
          <w:lang w:val="en-US"/>
        </w:rPr>
      </w:pPr>
      <w:r w:rsidRPr="00A5365B">
        <w:rPr>
          <w:rFonts w:ascii="Times New Roman" w:hAnsi="Times New Roman" w:cs="Times New Roman"/>
          <w:b/>
          <w:bCs/>
          <w:noProof/>
          <w:sz w:val="24"/>
          <w:szCs w:val="24"/>
          <w:lang w:val="en-US"/>
        </w:rPr>
        <w:t xml:space="preserve">Figure 4. Effect of </w:t>
      </w:r>
      <w:r w:rsidR="008626C7" w:rsidRPr="00A5365B">
        <w:rPr>
          <w:rFonts w:ascii="Times New Roman" w:hAnsi="Times New Roman" w:cs="Times New Roman"/>
          <w:b/>
          <w:bCs/>
          <w:iCs/>
          <w:noProof/>
          <w:sz w:val="24"/>
          <w:szCs w:val="24"/>
          <w:lang w:val="en-US"/>
        </w:rPr>
        <w:t xml:space="preserve">age, sex and social status </w:t>
      </w:r>
      <w:r w:rsidRPr="00A5365B">
        <w:rPr>
          <w:rFonts w:ascii="Times New Roman" w:hAnsi="Times New Roman" w:cs="Times New Roman"/>
          <w:b/>
          <w:bCs/>
          <w:noProof/>
          <w:sz w:val="24"/>
          <w:szCs w:val="24"/>
          <w:lang w:val="en-US"/>
        </w:rPr>
        <w:t>on hyena road</w:t>
      </w:r>
      <w:r w:rsidR="008626C7" w:rsidRPr="00A5365B">
        <w:rPr>
          <w:rFonts w:ascii="Times New Roman" w:hAnsi="Times New Roman" w:cs="Times New Roman"/>
          <w:b/>
          <w:bCs/>
          <w:noProof/>
          <w:sz w:val="24"/>
          <w:szCs w:val="24"/>
          <w:lang w:val="en-US"/>
        </w:rPr>
        <w:t>kills</w:t>
      </w:r>
      <w:r w:rsidRPr="00A5365B">
        <w:rPr>
          <w:rFonts w:ascii="Times New Roman" w:hAnsi="Times New Roman" w:cs="Times New Roman"/>
          <w:b/>
          <w:bCs/>
          <w:noProof/>
          <w:sz w:val="24"/>
          <w:szCs w:val="24"/>
          <w:lang w:val="en-US"/>
        </w:rPr>
        <w:t xml:space="preserve">. (a). </w:t>
      </w:r>
      <w:r w:rsidRPr="00A5365B">
        <w:rPr>
          <w:rFonts w:ascii="Times New Roman" w:hAnsi="Times New Roman" w:cs="Times New Roman"/>
          <w:noProof/>
          <w:sz w:val="24"/>
          <w:szCs w:val="24"/>
          <w:lang w:val="en-US"/>
        </w:rPr>
        <w:t xml:space="preserve">Expected and observed number of individuals of </w:t>
      </w:r>
      <w:r w:rsidR="00540314">
        <w:rPr>
          <w:rFonts w:ascii="Times New Roman" w:hAnsi="Times New Roman" w:cs="Times New Roman"/>
          <w:noProof/>
          <w:sz w:val="24"/>
          <w:szCs w:val="24"/>
          <w:lang w:val="en-US"/>
        </w:rPr>
        <w:t>each</w:t>
      </w:r>
      <w:r w:rsidRPr="00A5365B">
        <w:rPr>
          <w:rFonts w:ascii="Times New Roman" w:hAnsi="Times New Roman" w:cs="Times New Roman"/>
          <w:noProof/>
          <w:sz w:val="24"/>
          <w:szCs w:val="24"/>
          <w:lang w:val="en-US"/>
        </w:rPr>
        <w:t xml:space="preserve"> age classes among </w:t>
      </w:r>
      <w:r w:rsidR="002130A4" w:rsidRPr="00A5365B">
        <w:rPr>
          <w:rFonts w:ascii="Times New Roman" w:hAnsi="Times New Roman" w:cs="Times New Roman"/>
          <w:noProof/>
          <w:sz w:val="24"/>
          <w:szCs w:val="24"/>
          <w:lang w:val="en-US"/>
        </w:rPr>
        <w:t>roadkill</w:t>
      </w:r>
      <w:r w:rsidR="00B320FA" w:rsidRPr="00A5365B">
        <w:rPr>
          <w:rFonts w:ascii="Times New Roman" w:hAnsi="Times New Roman" w:cs="Times New Roman"/>
          <w:noProof/>
          <w:sz w:val="24"/>
          <w:szCs w:val="24"/>
          <w:lang w:val="en-US"/>
        </w:rPr>
        <w:t>ed hyenas</w:t>
      </w:r>
      <w:r w:rsidR="00D320AC">
        <w:rPr>
          <w:rFonts w:ascii="Times New Roman" w:hAnsi="Times New Roman" w:cs="Times New Roman"/>
          <w:noProof/>
          <w:sz w:val="24"/>
          <w:szCs w:val="24"/>
          <w:lang w:val="en-US"/>
        </w:rPr>
        <w:t>.</w:t>
      </w:r>
      <w:r w:rsidRPr="00A5365B">
        <w:rPr>
          <w:rFonts w:ascii="Times New Roman" w:hAnsi="Times New Roman" w:cs="Times New Roman"/>
          <w:noProof/>
          <w:sz w:val="24"/>
          <w:szCs w:val="24"/>
          <w:lang w:val="en-US"/>
        </w:rPr>
        <w:t xml:space="preserve"> </w:t>
      </w:r>
      <w:r w:rsidRPr="00A5365B">
        <w:rPr>
          <w:rFonts w:ascii="Times New Roman" w:hAnsi="Times New Roman" w:cs="Times New Roman"/>
          <w:b/>
          <w:bCs/>
          <w:noProof/>
          <w:sz w:val="24"/>
          <w:szCs w:val="24"/>
          <w:lang w:val="en-US"/>
        </w:rPr>
        <w:t xml:space="preserve">(b) </w:t>
      </w:r>
      <w:r w:rsidR="002F6E08" w:rsidRPr="00A5365B">
        <w:rPr>
          <w:rFonts w:ascii="Times New Roman" w:hAnsi="Times New Roman" w:cs="Times New Roman"/>
          <w:bCs/>
          <w:noProof/>
          <w:sz w:val="24"/>
          <w:szCs w:val="24"/>
          <w:lang w:val="en-US"/>
        </w:rPr>
        <w:t>Expected</w:t>
      </w:r>
      <w:r w:rsidR="002F6E08" w:rsidRPr="00A5365B">
        <w:rPr>
          <w:rFonts w:ascii="Times New Roman" w:hAnsi="Times New Roman" w:cs="Times New Roman"/>
          <w:b/>
          <w:bCs/>
          <w:noProof/>
          <w:sz w:val="24"/>
          <w:szCs w:val="24"/>
          <w:lang w:val="en-US"/>
        </w:rPr>
        <w:t xml:space="preserve"> </w:t>
      </w:r>
      <w:r w:rsidRPr="00A5365B">
        <w:rPr>
          <w:rFonts w:ascii="Times New Roman" w:hAnsi="Times New Roman" w:cs="Times New Roman"/>
          <w:noProof/>
          <w:sz w:val="24"/>
          <w:szCs w:val="24"/>
          <w:lang w:val="en-US"/>
        </w:rPr>
        <w:t>and</w:t>
      </w:r>
      <w:r w:rsidRPr="00A5365B">
        <w:rPr>
          <w:rFonts w:ascii="Times New Roman" w:hAnsi="Times New Roman" w:cs="Times New Roman"/>
          <w:b/>
          <w:bCs/>
          <w:noProof/>
          <w:sz w:val="24"/>
          <w:szCs w:val="24"/>
          <w:lang w:val="en-US"/>
        </w:rPr>
        <w:t xml:space="preserve"> </w:t>
      </w:r>
      <w:r w:rsidRPr="00A5365B">
        <w:rPr>
          <w:rFonts w:ascii="Times New Roman" w:hAnsi="Times New Roman" w:cs="Times New Roman"/>
          <w:noProof/>
          <w:sz w:val="24"/>
          <w:szCs w:val="24"/>
          <w:lang w:val="en-US"/>
        </w:rPr>
        <w:t xml:space="preserve">observed number of females and males among </w:t>
      </w:r>
      <w:r w:rsidR="00241A80" w:rsidRPr="00A5365B">
        <w:rPr>
          <w:rFonts w:ascii="Times New Roman" w:hAnsi="Times New Roman" w:cs="Times New Roman"/>
          <w:noProof/>
          <w:sz w:val="24"/>
          <w:szCs w:val="24"/>
          <w:lang w:val="en-US"/>
        </w:rPr>
        <w:t>roadkill</w:t>
      </w:r>
      <w:r w:rsidR="000E1D06" w:rsidRPr="00A5365B">
        <w:rPr>
          <w:rFonts w:ascii="Times New Roman" w:hAnsi="Times New Roman" w:cs="Times New Roman"/>
          <w:noProof/>
          <w:sz w:val="24"/>
          <w:szCs w:val="24"/>
          <w:lang w:val="en-US"/>
        </w:rPr>
        <w:t xml:space="preserve">ed </w:t>
      </w:r>
      <w:r w:rsidR="002F6E08" w:rsidRPr="00A5365B">
        <w:rPr>
          <w:rFonts w:ascii="Times New Roman" w:hAnsi="Times New Roman" w:cs="Times New Roman"/>
          <w:noProof/>
          <w:sz w:val="24"/>
          <w:szCs w:val="24"/>
          <w:lang w:val="en-US"/>
        </w:rPr>
        <w:t>adults</w:t>
      </w:r>
      <w:r w:rsidR="00D320AC">
        <w:rPr>
          <w:rFonts w:ascii="Times New Roman" w:hAnsi="Times New Roman" w:cs="Times New Roman"/>
          <w:noProof/>
          <w:sz w:val="24"/>
          <w:szCs w:val="24"/>
          <w:lang w:val="en-US"/>
        </w:rPr>
        <w:t>.</w:t>
      </w:r>
      <w:r w:rsidRPr="00A5365B">
        <w:rPr>
          <w:rFonts w:ascii="Times New Roman" w:hAnsi="Times New Roman" w:cs="Times New Roman"/>
          <w:noProof/>
          <w:sz w:val="24"/>
          <w:szCs w:val="24"/>
          <w:lang w:val="en-US"/>
        </w:rPr>
        <w:t xml:space="preserve"> </w:t>
      </w:r>
      <w:r w:rsidRPr="00A5365B">
        <w:rPr>
          <w:rFonts w:ascii="Times New Roman" w:hAnsi="Times New Roman" w:cs="Times New Roman"/>
          <w:b/>
          <w:bCs/>
          <w:noProof/>
          <w:sz w:val="24"/>
          <w:szCs w:val="24"/>
          <w:lang w:val="en-US"/>
        </w:rPr>
        <w:t>(</w:t>
      </w:r>
      <w:r w:rsidR="00D320AC">
        <w:rPr>
          <w:rFonts w:ascii="Times New Roman" w:hAnsi="Times New Roman" w:cs="Times New Roman"/>
          <w:b/>
          <w:bCs/>
          <w:noProof/>
          <w:sz w:val="24"/>
          <w:szCs w:val="24"/>
          <w:lang w:val="en-US"/>
        </w:rPr>
        <w:t>c</w:t>
      </w:r>
      <w:r w:rsidRPr="00A5365B">
        <w:rPr>
          <w:rFonts w:ascii="Times New Roman" w:hAnsi="Times New Roman" w:cs="Times New Roman"/>
          <w:b/>
          <w:bCs/>
          <w:noProof/>
          <w:sz w:val="24"/>
          <w:szCs w:val="24"/>
          <w:lang w:val="en-US"/>
        </w:rPr>
        <w:t xml:space="preserve">) </w:t>
      </w:r>
      <w:r w:rsidR="00656FAD" w:rsidRPr="00A5365B">
        <w:rPr>
          <w:rFonts w:ascii="Times New Roman" w:hAnsi="Times New Roman" w:cs="Times New Roman"/>
          <w:noProof/>
          <w:sz w:val="24"/>
          <w:szCs w:val="24"/>
          <w:lang w:val="en-US"/>
        </w:rPr>
        <w:t>Social status</w:t>
      </w:r>
      <w:r w:rsidRPr="00A5365B">
        <w:rPr>
          <w:rFonts w:ascii="Times New Roman" w:hAnsi="Times New Roman" w:cs="Times New Roman"/>
          <w:noProof/>
          <w:sz w:val="24"/>
          <w:szCs w:val="24"/>
          <w:lang w:val="en-US"/>
        </w:rPr>
        <w:t xml:space="preserve"> of the seven</w:t>
      </w:r>
      <w:r w:rsidR="00E138DB" w:rsidRPr="00A5365B">
        <w:rPr>
          <w:rFonts w:ascii="Times New Roman" w:hAnsi="Times New Roman" w:cs="Times New Roman"/>
          <w:noProof/>
          <w:sz w:val="24"/>
          <w:szCs w:val="24"/>
          <w:lang w:val="en-US"/>
        </w:rPr>
        <w:t xml:space="preserve"> </w:t>
      </w:r>
      <w:r w:rsidRPr="00A5365B">
        <w:rPr>
          <w:rFonts w:ascii="Times New Roman" w:hAnsi="Times New Roman" w:cs="Times New Roman"/>
          <w:noProof/>
          <w:sz w:val="24"/>
          <w:szCs w:val="24"/>
          <w:lang w:val="en-US"/>
        </w:rPr>
        <w:t xml:space="preserve">adult females and </w:t>
      </w:r>
      <w:r w:rsidR="00E138DB" w:rsidRPr="00A5365B">
        <w:rPr>
          <w:rFonts w:ascii="Times New Roman" w:hAnsi="Times New Roman" w:cs="Times New Roman"/>
          <w:noProof/>
          <w:sz w:val="24"/>
          <w:szCs w:val="24"/>
          <w:lang w:val="en-US"/>
        </w:rPr>
        <w:t>the</w:t>
      </w:r>
      <w:r w:rsidRPr="00A5365B">
        <w:rPr>
          <w:rFonts w:ascii="Times New Roman" w:hAnsi="Times New Roman" w:cs="Times New Roman"/>
          <w:noProof/>
          <w:sz w:val="24"/>
          <w:szCs w:val="24"/>
          <w:lang w:val="en-US"/>
        </w:rPr>
        <w:t xml:space="preserve"> subadult female belonging to </w:t>
      </w:r>
      <w:r w:rsidR="00D320AC">
        <w:rPr>
          <w:rFonts w:ascii="Times New Roman" w:hAnsi="Times New Roman" w:cs="Times New Roman"/>
          <w:noProof/>
          <w:sz w:val="24"/>
          <w:szCs w:val="24"/>
          <w:lang w:val="en-US"/>
        </w:rPr>
        <w:t xml:space="preserve">the </w:t>
      </w:r>
      <w:r w:rsidRPr="00A5365B">
        <w:rPr>
          <w:rFonts w:ascii="Times New Roman" w:hAnsi="Times New Roman" w:cs="Times New Roman"/>
          <w:noProof/>
          <w:sz w:val="24"/>
          <w:szCs w:val="24"/>
          <w:lang w:val="en-US"/>
        </w:rPr>
        <w:t>three stud</w:t>
      </w:r>
      <w:r w:rsidR="002F6E08" w:rsidRPr="00A5365B">
        <w:rPr>
          <w:rFonts w:ascii="Times New Roman" w:hAnsi="Times New Roman" w:cs="Times New Roman"/>
          <w:noProof/>
          <w:sz w:val="24"/>
          <w:szCs w:val="24"/>
          <w:lang w:val="en-US"/>
        </w:rPr>
        <w:t>y</w:t>
      </w:r>
      <w:r w:rsidRPr="00A5365B">
        <w:rPr>
          <w:rFonts w:ascii="Times New Roman" w:hAnsi="Times New Roman" w:cs="Times New Roman"/>
          <w:noProof/>
          <w:sz w:val="24"/>
          <w:szCs w:val="24"/>
          <w:lang w:val="en-US"/>
        </w:rPr>
        <w:t xml:space="preserve"> clans</w:t>
      </w:r>
      <w:r w:rsidR="002F6E08" w:rsidRPr="00A5365B">
        <w:rPr>
          <w:rFonts w:ascii="Times New Roman" w:hAnsi="Times New Roman" w:cs="Times New Roman"/>
          <w:noProof/>
          <w:sz w:val="24"/>
          <w:szCs w:val="24"/>
          <w:lang w:val="en-US"/>
        </w:rPr>
        <w:t>.</w:t>
      </w:r>
      <w:r w:rsidRPr="00A5365B">
        <w:rPr>
          <w:rFonts w:ascii="Times New Roman" w:hAnsi="Times New Roman" w:cs="Times New Roman"/>
          <w:noProof/>
          <w:sz w:val="24"/>
          <w:szCs w:val="24"/>
          <w:lang w:val="en-US"/>
        </w:rPr>
        <w:t xml:space="preserve"> -</w:t>
      </w:r>
      <w:r w:rsidR="002F6E08" w:rsidRPr="00A5365B">
        <w:rPr>
          <w:rFonts w:ascii="Times New Roman" w:hAnsi="Times New Roman" w:cs="Times New Roman"/>
          <w:noProof/>
          <w:sz w:val="24"/>
          <w:szCs w:val="24"/>
          <w:lang w:val="en-US"/>
        </w:rPr>
        <w:t>1</w:t>
      </w:r>
      <w:r w:rsidRPr="00A5365B">
        <w:rPr>
          <w:rFonts w:ascii="Times New Roman" w:hAnsi="Times New Roman" w:cs="Times New Roman"/>
          <w:noProof/>
          <w:sz w:val="24"/>
          <w:szCs w:val="24"/>
          <w:lang w:val="en-US"/>
        </w:rPr>
        <w:t xml:space="preserve">, 0, and </w:t>
      </w:r>
      <w:r w:rsidR="002F6E08" w:rsidRPr="00A5365B">
        <w:rPr>
          <w:rFonts w:ascii="Times New Roman" w:hAnsi="Times New Roman" w:cs="Times New Roman"/>
          <w:noProof/>
          <w:sz w:val="24"/>
          <w:szCs w:val="24"/>
          <w:lang w:val="en-US"/>
        </w:rPr>
        <w:t>+</w:t>
      </w:r>
      <w:r w:rsidRPr="00A5365B">
        <w:rPr>
          <w:rFonts w:ascii="Times New Roman" w:hAnsi="Times New Roman" w:cs="Times New Roman"/>
          <w:noProof/>
          <w:sz w:val="24"/>
          <w:szCs w:val="24"/>
          <w:lang w:val="en-US"/>
        </w:rPr>
        <w:t>1 are the lowest, the median and the highest rank</w:t>
      </w:r>
      <w:r w:rsidR="002F6E08" w:rsidRPr="00A5365B">
        <w:rPr>
          <w:rFonts w:ascii="Times New Roman" w:hAnsi="Times New Roman" w:cs="Times New Roman"/>
          <w:noProof/>
          <w:sz w:val="24"/>
          <w:szCs w:val="24"/>
          <w:lang w:val="en-US"/>
        </w:rPr>
        <w:t>, respectively</w:t>
      </w:r>
      <w:r w:rsidRPr="00A5365B">
        <w:rPr>
          <w:rFonts w:ascii="Times New Roman" w:hAnsi="Times New Roman" w:cs="Times New Roman"/>
          <w:noProof/>
          <w:sz w:val="24"/>
          <w:szCs w:val="24"/>
          <w:lang w:val="en-US"/>
        </w:rPr>
        <w:t>.</w:t>
      </w:r>
    </w:p>
    <w:p w14:paraId="14A8F229" w14:textId="77777777" w:rsidR="00525667" w:rsidRDefault="00525667" w:rsidP="00EE2A36">
      <w:pPr>
        <w:pStyle w:val="ListParagraph1"/>
        <w:spacing w:line="480" w:lineRule="auto"/>
        <w:ind w:left="0"/>
        <w:rPr>
          <w:rFonts w:ascii="Times New Roman" w:hAnsi="Times New Roman" w:cs="Times New Roman"/>
          <w:b/>
          <w:bCs/>
          <w:noProof/>
          <w:sz w:val="24"/>
          <w:szCs w:val="24"/>
          <w:lang w:val="en-US"/>
        </w:rPr>
      </w:pPr>
    </w:p>
    <w:p w14:paraId="55E48ABF" w14:textId="6C5241FB" w:rsidR="00A80C27" w:rsidRDefault="00A80C27" w:rsidP="00EE2A36">
      <w:pPr>
        <w:pStyle w:val="ListParagraph1"/>
        <w:spacing w:line="480" w:lineRule="auto"/>
        <w:ind w:left="0"/>
        <w:rPr>
          <w:rFonts w:ascii="Times New Roman" w:hAnsi="Times New Roman" w:cs="Times New Roman"/>
          <w:b/>
          <w:bCs/>
          <w:noProof/>
          <w:sz w:val="24"/>
          <w:szCs w:val="24"/>
          <w:lang w:val="en-US"/>
        </w:rPr>
      </w:pPr>
    </w:p>
    <w:p w14:paraId="2ABA1C1E" w14:textId="66135FBF" w:rsidR="003B3587" w:rsidRDefault="003B3587" w:rsidP="00EE2A36">
      <w:pPr>
        <w:pStyle w:val="ListParagraph1"/>
        <w:spacing w:line="480" w:lineRule="auto"/>
        <w:ind w:left="0"/>
        <w:rPr>
          <w:rFonts w:ascii="Times New Roman" w:hAnsi="Times New Roman" w:cs="Times New Roman"/>
          <w:b/>
          <w:bCs/>
          <w:noProof/>
          <w:sz w:val="24"/>
          <w:szCs w:val="24"/>
          <w:lang w:val="en-US"/>
        </w:rPr>
      </w:pPr>
    </w:p>
    <w:p w14:paraId="104D0B5D" w14:textId="1D88864D" w:rsidR="003B3587" w:rsidRDefault="003B3587" w:rsidP="00EE2A36">
      <w:pPr>
        <w:pStyle w:val="ListParagraph1"/>
        <w:spacing w:line="480" w:lineRule="auto"/>
        <w:ind w:left="0"/>
        <w:rPr>
          <w:rFonts w:ascii="Times New Roman" w:hAnsi="Times New Roman" w:cs="Times New Roman"/>
          <w:b/>
          <w:bCs/>
          <w:noProof/>
          <w:sz w:val="24"/>
          <w:szCs w:val="24"/>
          <w:lang w:val="en-US"/>
        </w:rPr>
      </w:pPr>
    </w:p>
    <w:p w14:paraId="1994E768" w14:textId="19CE1DF5" w:rsidR="003B3587" w:rsidRDefault="003B3587" w:rsidP="00EE2A36">
      <w:pPr>
        <w:pStyle w:val="ListParagraph1"/>
        <w:spacing w:line="480" w:lineRule="auto"/>
        <w:ind w:left="0"/>
        <w:rPr>
          <w:rFonts w:ascii="Times New Roman" w:hAnsi="Times New Roman" w:cs="Times New Roman"/>
          <w:b/>
          <w:bCs/>
          <w:noProof/>
          <w:sz w:val="24"/>
          <w:szCs w:val="24"/>
          <w:lang w:val="en-US"/>
        </w:rPr>
      </w:pPr>
    </w:p>
    <w:p w14:paraId="13600F82" w14:textId="14A20680" w:rsidR="003B3587" w:rsidRDefault="003B3587" w:rsidP="00EE2A36">
      <w:pPr>
        <w:pStyle w:val="ListParagraph1"/>
        <w:spacing w:line="480" w:lineRule="auto"/>
        <w:ind w:left="0"/>
        <w:rPr>
          <w:rFonts w:ascii="Times New Roman" w:hAnsi="Times New Roman" w:cs="Times New Roman"/>
          <w:b/>
          <w:bCs/>
          <w:noProof/>
          <w:sz w:val="24"/>
          <w:szCs w:val="24"/>
          <w:lang w:val="en-US"/>
        </w:rPr>
      </w:pPr>
    </w:p>
    <w:p w14:paraId="26E01F43" w14:textId="10AA96CD" w:rsidR="003B3587" w:rsidRDefault="003B3587" w:rsidP="00EE2A36">
      <w:pPr>
        <w:pStyle w:val="ListParagraph1"/>
        <w:spacing w:line="480" w:lineRule="auto"/>
        <w:ind w:left="0"/>
        <w:rPr>
          <w:rFonts w:ascii="Times New Roman" w:hAnsi="Times New Roman" w:cs="Times New Roman"/>
          <w:b/>
          <w:bCs/>
          <w:noProof/>
          <w:sz w:val="24"/>
          <w:szCs w:val="24"/>
          <w:lang w:val="en-US"/>
        </w:rPr>
      </w:pPr>
    </w:p>
    <w:p w14:paraId="7B67F9AE" w14:textId="02043532" w:rsidR="003B3587" w:rsidRDefault="003B3587" w:rsidP="00EE2A36">
      <w:pPr>
        <w:pStyle w:val="ListParagraph1"/>
        <w:spacing w:line="480" w:lineRule="auto"/>
        <w:ind w:left="0"/>
        <w:rPr>
          <w:rFonts w:ascii="Times New Roman" w:hAnsi="Times New Roman" w:cs="Times New Roman"/>
          <w:b/>
          <w:bCs/>
          <w:noProof/>
          <w:sz w:val="24"/>
          <w:szCs w:val="24"/>
          <w:lang w:val="en-US"/>
        </w:rPr>
      </w:pPr>
    </w:p>
    <w:p w14:paraId="76796FCA" w14:textId="18FC04F8" w:rsidR="003B3587" w:rsidRDefault="003B3587" w:rsidP="00EE2A36">
      <w:pPr>
        <w:pStyle w:val="ListParagraph1"/>
        <w:spacing w:line="480" w:lineRule="auto"/>
        <w:ind w:left="0"/>
        <w:rPr>
          <w:rFonts w:ascii="Times New Roman" w:hAnsi="Times New Roman" w:cs="Times New Roman"/>
          <w:b/>
          <w:bCs/>
          <w:noProof/>
          <w:sz w:val="24"/>
          <w:szCs w:val="24"/>
          <w:lang w:val="en-US"/>
        </w:rPr>
      </w:pPr>
    </w:p>
    <w:p w14:paraId="175750D3" w14:textId="77777777" w:rsidR="003B3587" w:rsidRPr="00AC2019" w:rsidRDefault="003B3587" w:rsidP="00EE2A36">
      <w:pPr>
        <w:pStyle w:val="ListParagraph1"/>
        <w:spacing w:line="480" w:lineRule="auto"/>
        <w:ind w:left="0"/>
        <w:rPr>
          <w:rFonts w:ascii="Times New Roman" w:hAnsi="Times New Roman" w:cs="Times New Roman"/>
          <w:b/>
          <w:bCs/>
          <w:noProof/>
          <w:sz w:val="24"/>
          <w:szCs w:val="24"/>
          <w:lang w:val="en-US"/>
        </w:rPr>
      </w:pPr>
    </w:p>
    <w:p w14:paraId="1E0B73AD" w14:textId="65DDDB82" w:rsidR="004E1FAC" w:rsidRDefault="004E1FAC" w:rsidP="004E1FAC">
      <w:pPr>
        <w:pStyle w:val="Heading1"/>
        <w:rPr>
          <w:noProof/>
          <w:lang w:val="fr-FR"/>
        </w:rPr>
      </w:pPr>
      <w:r>
        <w:rPr>
          <w:noProof/>
          <w:lang w:val="fr-FR"/>
        </w:rPr>
        <w:t>Figures</w:t>
      </w:r>
    </w:p>
    <w:p w14:paraId="2B7C68BA" w14:textId="11882B91" w:rsidR="00EE2A36" w:rsidRDefault="00EE2A36" w:rsidP="00EE2A36">
      <w:pPr>
        <w:pStyle w:val="ListParagraph1"/>
        <w:spacing w:line="480" w:lineRule="auto"/>
        <w:ind w:left="0"/>
        <w:rPr>
          <w:rFonts w:ascii="Times New Roman" w:hAnsi="Times New Roman" w:cs="Times New Roman"/>
          <w:b/>
          <w:bCs/>
          <w:noProof/>
          <w:sz w:val="24"/>
          <w:szCs w:val="24"/>
          <w:lang w:val="fr-FR"/>
        </w:rPr>
      </w:pPr>
      <w:r w:rsidRPr="00912E43">
        <w:rPr>
          <w:rFonts w:ascii="Times New Roman" w:hAnsi="Times New Roman" w:cs="Times New Roman"/>
          <w:b/>
          <w:bCs/>
          <w:noProof/>
          <w:sz w:val="24"/>
          <w:szCs w:val="24"/>
          <w:lang w:val="fr-FR"/>
        </w:rPr>
        <w:t>Figure 1</w:t>
      </w:r>
    </w:p>
    <w:p w14:paraId="5ECA68AE" w14:textId="2D2659E6" w:rsidR="00EE2A36" w:rsidRPr="00912E43" w:rsidRDefault="003B3587" w:rsidP="003B3587">
      <w:pPr>
        <w:spacing w:line="480" w:lineRule="auto"/>
        <w:rPr>
          <w:rFonts w:ascii="Times New Roman" w:hAnsi="Times New Roman" w:cs="Times New Roman"/>
          <w:b/>
          <w:bCs/>
          <w:noProof/>
          <w:sz w:val="24"/>
          <w:szCs w:val="24"/>
          <w:lang w:val="fr-FR"/>
        </w:rPr>
        <w:sectPr w:rsidR="00EE2A36" w:rsidRPr="00912E43" w:rsidSect="00FE5544">
          <w:footerReference w:type="default" r:id="rId12"/>
          <w:pgSz w:w="11906" w:h="16838"/>
          <w:pgMar w:top="1417" w:right="1417" w:bottom="1417" w:left="1417" w:header="708" w:footer="708" w:gutter="0"/>
          <w:lnNumType w:countBy="1" w:restart="continuous"/>
          <w:cols w:space="708"/>
          <w:docGrid w:linePitch="360"/>
        </w:sectPr>
      </w:pPr>
      <w:r>
        <w:rPr>
          <w:rFonts w:ascii="Times New Roman" w:hAnsi="Times New Roman" w:cs="Times New Roman"/>
          <w:b/>
          <w:bCs/>
          <w:noProof/>
          <w:sz w:val="24"/>
          <w:szCs w:val="24"/>
          <w:lang w:val="fr-FR"/>
        </w:rPr>
        <w:lastRenderedPageBreak/>
        <w:drawing>
          <wp:inline distT="0" distB="0" distL="0" distR="0" wp14:anchorId="7D42FAA1" wp14:editId="41DBED2B">
            <wp:extent cx="5762625" cy="58197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5819775"/>
                    </a:xfrm>
                    <a:prstGeom prst="rect">
                      <a:avLst/>
                    </a:prstGeom>
                    <a:noFill/>
                    <a:ln>
                      <a:noFill/>
                    </a:ln>
                  </pic:spPr>
                </pic:pic>
              </a:graphicData>
            </a:graphic>
          </wp:inline>
        </w:drawing>
      </w:r>
    </w:p>
    <w:p w14:paraId="37F12D66" w14:textId="685634FA" w:rsidR="00EE2A36" w:rsidRPr="00912E43" w:rsidRDefault="00EE2A36" w:rsidP="009A165E">
      <w:pPr>
        <w:spacing w:line="480" w:lineRule="auto"/>
        <w:rPr>
          <w:rFonts w:ascii="Times New Roman" w:hAnsi="Times New Roman" w:cs="Times New Roman"/>
          <w:b/>
          <w:bCs/>
          <w:noProof/>
          <w:sz w:val="24"/>
          <w:szCs w:val="24"/>
          <w:lang w:val="fr-FR"/>
        </w:rPr>
        <w:sectPr w:rsidR="00EE2A36" w:rsidRPr="00912E43" w:rsidSect="00FE5544">
          <w:pgSz w:w="11906" w:h="16838"/>
          <w:pgMar w:top="1417" w:right="1417" w:bottom="1417" w:left="1417" w:header="708" w:footer="708" w:gutter="0"/>
          <w:lnNumType w:countBy="1" w:restart="continuous"/>
          <w:cols w:space="708"/>
          <w:docGrid w:linePitch="360"/>
        </w:sectPr>
      </w:pPr>
      <w:r w:rsidRPr="00912E43">
        <w:rPr>
          <w:rFonts w:ascii="Times New Roman" w:hAnsi="Times New Roman" w:cs="Times New Roman"/>
          <w:b/>
          <w:bCs/>
          <w:noProof/>
          <w:sz w:val="24"/>
          <w:szCs w:val="24"/>
          <w:lang w:val="fr-FR"/>
        </w:rPr>
        <w:lastRenderedPageBreak/>
        <w:t xml:space="preserve">Figure </w:t>
      </w:r>
      <w:r w:rsidR="009A165E" w:rsidRPr="00912E43">
        <w:rPr>
          <w:rFonts w:ascii="Times New Roman" w:hAnsi="Times New Roman" w:cs="Times New Roman"/>
          <w:b/>
          <w:bCs/>
          <w:noProof/>
          <w:sz w:val="24"/>
          <w:szCs w:val="24"/>
          <w:lang w:val="fr-FR"/>
        </w:rPr>
        <w:t xml:space="preserve"> 2</w:t>
      </w:r>
      <w:r w:rsidR="0004149F">
        <w:rPr>
          <w:rFonts w:ascii="Times New Roman" w:hAnsi="Times New Roman" w:cs="Times New Roman"/>
          <w:b/>
          <w:bCs/>
          <w:noProof/>
          <w:sz w:val="24"/>
          <w:szCs w:val="24"/>
          <w:lang w:val="fr-FR"/>
        </w:rPr>
        <w:drawing>
          <wp:inline distT="0" distB="0" distL="0" distR="0" wp14:anchorId="3C681896" wp14:editId="440E0157">
            <wp:extent cx="5753100" cy="50387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5038725"/>
                    </a:xfrm>
                    <a:prstGeom prst="rect">
                      <a:avLst/>
                    </a:prstGeom>
                    <a:noFill/>
                    <a:ln>
                      <a:noFill/>
                    </a:ln>
                  </pic:spPr>
                </pic:pic>
              </a:graphicData>
            </a:graphic>
          </wp:inline>
        </w:drawing>
      </w:r>
    </w:p>
    <w:p w14:paraId="3A6767BD" w14:textId="1E0C892F" w:rsidR="00EE2A36" w:rsidRPr="00912E43" w:rsidRDefault="00EE2A36" w:rsidP="00EE2A36">
      <w:pPr>
        <w:spacing w:line="480" w:lineRule="auto"/>
        <w:rPr>
          <w:rFonts w:ascii="Times New Roman" w:hAnsi="Times New Roman" w:cs="Times New Roman"/>
          <w:b/>
          <w:bCs/>
          <w:noProof/>
          <w:sz w:val="24"/>
          <w:szCs w:val="24"/>
          <w:lang w:val="fr-FR"/>
        </w:rPr>
      </w:pPr>
      <w:r w:rsidRPr="00912E43">
        <w:rPr>
          <w:rFonts w:ascii="Times New Roman" w:hAnsi="Times New Roman" w:cs="Times New Roman"/>
          <w:b/>
          <w:bCs/>
          <w:noProof/>
          <w:sz w:val="24"/>
          <w:szCs w:val="24"/>
          <w:lang w:val="fr-FR"/>
        </w:rPr>
        <w:lastRenderedPageBreak/>
        <w:t>Figure 3</w:t>
      </w:r>
      <w:r w:rsidR="004909F1">
        <w:rPr>
          <w:rFonts w:ascii="Times New Roman" w:hAnsi="Times New Roman" w:cs="Times New Roman"/>
          <w:b/>
          <w:bCs/>
          <w:noProof/>
          <w:sz w:val="24"/>
          <w:szCs w:val="24"/>
          <w:lang w:val="fr-FR"/>
        </w:rPr>
        <w:drawing>
          <wp:inline distT="0" distB="0" distL="0" distR="0" wp14:anchorId="39A646C7" wp14:editId="0DDD051D">
            <wp:extent cx="5753100" cy="39319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31656"/>
                    <a:stretch/>
                  </pic:blipFill>
                  <pic:spPr bwMode="auto">
                    <a:xfrm>
                      <a:off x="0" y="0"/>
                      <a:ext cx="5753100" cy="3931920"/>
                    </a:xfrm>
                    <a:prstGeom prst="rect">
                      <a:avLst/>
                    </a:prstGeom>
                    <a:noFill/>
                    <a:ln>
                      <a:noFill/>
                    </a:ln>
                    <a:extLst>
                      <a:ext uri="{53640926-AAD7-44D8-BBD7-CCE9431645EC}">
                        <a14:shadowObscured xmlns:a14="http://schemas.microsoft.com/office/drawing/2010/main"/>
                      </a:ext>
                    </a:extLst>
                  </pic:spPr>
                </pic:pic>
              </a:graphicData>
            </a:graphic>
          </wp:inline>
        </w:drawing>
      </w:r>
    </w:p>
    <w:p w14:paraId="0285D82E" w14:textId="18D11216" w:rsidR="00BC1BE5" w:rsidRPr="00912E43" w:rsidRDefault="00BC1BE5" w:rsidP="00EE2A36">
      <w:pPr>
        <w:spacing w:line="480" w:lineRule="auto"/>
        <w:rPr>
          <w:rFonts w:ascii="Times New Roman" w:hAnsi="Times New Roman" w:cs="Times New Roman"/>
          <w:b/>
          <w:bCs/>
          <w:noProof/>
          <w:sz w:val="24"/>
          <w:szCs w:val="24"/>
          <w:lang w:val="fr-FR"/>
        </w:rPr>
      </w:pPr>
    </w:p>
    <w:p w14:paraId="49AE0827" w14:textId="3302CD3A" w:rsidR="00F21B72" w:rsidRPr="00912E43" w:rsidRDefault="00F21B72">
      <w:pPr>
        <w:rPr>
          <w:rFonts w:ascii="Times New Roman" w:hAnsi="Times New Roman" w:cs="Times New Roman"/>
          <w:b/>
          <w:bCs/>
          <w:noProof/>
          <w:sz w:val="24"/>
          <w:szCs w:val="24"/>
          <w:lang w:val="fr-FR"/>
        </w:rPr>
      </w:pPr>
    </w:p>
    <w:p w14:paraId="056589AD" w14:textId="7BD38A8F" w:rsidR="00F21B72" w:rsidRPr="00912E43" w:rsidRDefault="00F21B72">
      <w:pPr>
        <w:rPr>
          <w:rFonts w:ascii="Times New Roman" w:hAnsi="Times New Roman" w:cs="Times New Roman"/>
          <w:b/>
          <w:bCs/>
          <w:noProof/>
          <w:sz w:val="24"/>
          <w:szCs w:val="24"/>
          <w:lang w:val="fr-FR"/>
        </w:rPr>
      </w:pPr>
    </w:p>
    <w:p w14:paraId="200F182F" w14:textId="77777777" w:rsidR="00F21B72" w:rsidRPr="00912E43" w:rsidRDefault="00F21B72">
      <w:pPr>
        <w:rPr>
          <w:rFonts w:ascii="Times New Roman" w:hAnsi="Times New Roman" w:cs="Times New Roman"/>
          <w:b/>
          <w:bCs/>
          <w:noProof/>
          <w:sz w:val="24"/>
          <w:szCs w:val="24"/>
          <w:lang w:val="fr-FR"/>
        </w:rPr>
      </w:pPr>
    </w:p>
    <w:p w14:paraId="1D0497FE" w14:textId="77777777" w:rsidR="00F21B72" w:rsidRPr="00912E43" w:rsidRDefault="00F21B72">
      <w:pPr>
        <w:rPr>
          <w:rFonts w:ascii="Times New Roman" w:hAnsi="Times New Roman" w:cs="Times New Roman"/>
          <w:b/>
          <w:bCs/>
          <w:noProof/>
          <w:sz w:val="24"/>
          <w:szCs w:val="24"/>
          <w:lang w:val="fr-FR"/>
        </w:rPr>
      </w:pPr>
    </w:p>
    <w:p w14:paraId="5ECF4D50" w14:textId="77777777" w:rsidR="00F21B72" w:rsidRPr="00912E43" w:rsidRDefault="00F21B72">
      <w:pPr>
        <w:rPr>
          <w:rFonts w:ascii="Times New Roman" w:hAnsi="Times New Roman" w:cs="Times New Roman"/>
          <w:b/>
          <w:bCs/>
          <w:noProof/>
          <w:sz w:val="24"/>
          <w:szCs w:val="24"/>
          <w:lang w:val="fr-FR"/>
        </w:rPr>
      </w:pPr>
    </w:p>
    <w:p w14:paraId="12BDE0C8" w14:textId="77777777" w:rsidR="00F21B72" w:rsidRPr="00912E43" w:rsidRDefault="00F21B72">
      <w:pPr>
        <w:rPr>
          <w:rFonts w:ascii="Times New Roman" w:hAnsi="Times New Roman" w:cs="Times New Roman"/>
          <w:b/>
          <w:bCs/>
          <w:noProof/>
          <w:sz w:val="24"/>
          <w:szCs w:val="24"/>
          <w:lang w:val="fr-FR"/>
        </w:rPr>
      </w:pPr>
    </w:p>
    <w:p w14:paraId="575825F3" w14:textId="77777777" w:rsidR="00F21B72" w:rsidRPr="00912E43" w:rsidRDefault="00F21B72">
      <w:pPr>
        <w:rPr>
          <w:rFonts w:ascii="Times New Roman" w:hAnsi="Times New Roman" w:cs="Times New Roman"/>
          <w:b/>
          <w:bCs/>
          <w:noProof/>
          <w:sz w:val="24"/>
          <w:szCs w:val="24"/>
          <w:lang w:val="fr-FR"/>
        </w:rPr>
      </w:pPr>
    </w:p>
    <w:p w14:paraId="18FDF948" w14:textId="77777777" w:rsidR="00F21B72" w:rsidRPr="00912E43" w:rsidRDefault="00F21B72">
      <w:pPr>
        <w:rPr>
          <w:rFonts w:ascii="Times New Roman" w:hAnsi="Times New Roman" w:cs="Times New Roman"/>
          <w:b/>
          <w:bCs/>
          <w:noProof/>
          <w:sz w:val="24"/>
          <w:szCs w:val="24"/>
          <w:lang w:val="fr-FR"/>
        </w:rPr>
      </w:pPr>
    </w:p>
    <w:p w14:paraId="58282F20" w14:textId="77777777" w:rsidR="00F21B72" w:rsidRPr="00912E43" w:rsidRDefault="00F21B72">
      <w:pPr>
        <w:rPr>
          <w:rFonts w:ascii="Times New Roman" w:hAnsi="Times New Roman" w:cs="Times New Roman"/>
          <w:b/>
          <w:bCs/>
          <w:noProof/>
          <w:sz w:val="24"/>
          <w:szCs w:val="24"/>
          <w:lang w:val="fr-FR"/>
        </w:rPr>
      </w:pPr>
    </w:p>
    <w:p w14:paraId="018D872F" w14:textId="77777777" w:rsidR="00F21B72" w:rsidRPr="00912E43" w:rsidRDefault="00F21B72">
      <w:pPr>
        <w:rPr>
          <w:rFonts w:ascii="Times New Roman" w:hAnsi="Times New Roman" w:cs="Times New Roman"/>
          <w:b/>
          <w:bCs/>
          <w:noProof/>
          <w:sz w:val="24"/>
          <w:szCs w:val="24"/>
          <w:lang w:val="fr-FR"/>
        </w:rPr>
      </w:pPr>
    </w:p>
    <w:p w14:paraId="4C82C0F3" w14:textId="77777777" w:rsidR="00F21B72" w:rsidRPr="00912E43" w:rsidRDefault="00F21B72">
      <w:pPr>
        <w:rPr>
          <w:rFonts w:ascii="Times New Roman" w:hAnsi="Times New Roman" w:cs="Times New Roman"/>
          <w:b/>
          <w:bCs/>
          <w:noProof/>
          <w:sz w:val="24"/>
          <w:szCs w:val="24"/>
          <w:lang w:val="fr-FR"/>
        </w:rPr>
      </w:pPr>
    </w:p>
    <w:p w14:paraId="3F1E7A2E" w14:textId="77777777" w:rsidR="00F21B72" w:rsidRPr="00912E43" w:rsidRDefault="00F21B72">
      <w:pPr>
        <w:rPr>
          <w:rFonts w:ascii="Times New Roman" w:hAnsi="Times New Roman" w:cs="Times New Roman"/>
          <w:b/>
          <w:bCs/>
          <w:noProof/>
          <w:sz w:val="24"/>
          <w:szCs w:val="24"/>
          <w:lang w:val="fr-FR"/>
        </w:rPr>
      </w:pPr>
    </w:p>
    <w:p w14:paraId="609BECE2" w14:textId="458BC8AA" w:rsidR="00F21B72" w:rsidRPr="00912E43" w:rsidRDefault="00912E43">
      <w:pPr>
        <w:rPr>
          <w:rFonts w:ascii="Times New Roman" w:hAnsi="Times New Roman" w:cs="Times New Roman"/>
          <w:b/>
          <w:bCs/>
          <w:noProof/>
          <w:sz w:val="24"/>
          <w:szCs w:val="24"/>
          <w:lang w:val="fr-FR"/>
        </w:rPr>
      </w:pPr>
      <w:r w:rsidRPr="00912E43">
        <w:rPr>
          <w:rFonts w:ascii="Times New Roman" w:hAnsi="Times New Roman" w:cs="Times New Roman"/>
          <w:b/>
          <w:bCs/>
          <w:noProof/>
          <w:sz w:val="24"/>
          <w:szCs w:val="24"/>
          <w:lang w:val="fr-FR"/>
        </w:rPr>
        <w:lastRenderedPageBreak/>
        <w:t>Fi</w:t>
      </w:r>
      <w:r>
        <w:rPr>
          <w:rFonts w:ascii="Times New Roman" w:hAnsi="Times New Roman" w:cs="Times New Roman"/>
          <w:b/>
          <w:bCs/>
          <w:noProof/>
          <w:sz w:val="24"/>
          <w:szCs w:val="24"/>
          <w:lang w:val="fr-FR"/>
        </w:rPr>
        <w:t>gure 4</w:t>
      </w:r>
      <w:r w:rsidR="004909F1">
        <w:rPr>
          <w:rFonts w:ascii="Times New Roman" w:hAnsi="Times New Roman" w:cs="Times New Roman"/>
          <w:b/>
          <w:bCs/>
          <w:noProof/>
          <w:sz w:val="24"/>
          <w:szCs w:val="24"/>
          <w:lang w:val="fr-FR"/>
        </w:rPr>
        <w:drawing>
          <wp:inline distT="0" distB="0" distL="0" distR="0" wp14:anchorId="38B00622" wp14:editId="2D62E22E">
            <wp:extent cx="5756275" cy="223774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2237740"/>
                    </a:xfrm>
                    <a:prstGeom prst="rect">
                      <a:avLst/>
                    </a:prstGeom>
                    <a:noFill/>
                    <a:ln>
                      <a:noFill/>
                    </a:ln>
                  </pic:spPr>
                </pic:pic>
              </a:graphicData>
            </a:graphic>
          </wp:inline>
        </w:drawing>
      </w:r>
    </w:p>
    <w:p w14:paraId="3EA330AC" w14:textId="2483EF21" w:rsidR="00E80562" w:rsidRPr="00912E43" w:rsidRDefault="00E80562">
      <w:pPr>
        <w:rPr>
          <w:rFonts w:ascii="Times New Roman" w:hAnsi="Times New Roman" w:cs="Times New Roman"/>
          <w:b/>
          <w:bCs/>
          <w:noProof/>
          <w:sz w:val="24"/>
          <w:szCs w:val="24"/>
          <w:lang w:val="fr-FR"/>
        </w:rPr>
      </w:pPr>
    </w:p>
    <w:p w14:paraId="725A5275" w14:textId="269561BB" w:rsidR="00E80562" w:rsidRPr="00912E43" w:rsidRDefault="00E80562">
      <w:pPr>
        <w:rPr>
          <w:noProof/>
          <w:lang w:val="fr-FR"/>
        </w:rPr>
      </w:pPr>
    </w:p>
    <w:sectPr w:rsidR="00E80562" w:rsidRPr="00912E43" w:rsidSect="00295986">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Sarah Benhaiem" w:date="2022-05-24T09:01:00Z" w:initials="SB">
    <w:p w14:paraId="5F250961" w14:textId="76223A67" w:rsidR="00BE4011" w:rsidRPr="00BE4011" w:rsidRDefault="00BE4011">
      <w:pPr>
        <w:pStyle w:val="CommentText"/>
        <w:rPr>
          <w:lang w:val="fr-FR"/>
        </w:rPr>
      </w:pPr>
      <w:r>
        <w:rPr>
          <w:rStyle w:val="CommentReference"/>
        </w:rPr>
        <w:annotationRef/>
      </w:r>
      <w:r w:rsidRPr="00BE4011">
        <w:rPr>
          <w:rFonts w:ascii="Courier New" w:hAnsi="Courier New" w:cs="Courier New"/>
          <w:color w:val="000000"/>
          <w:lang w:val="fr-FR"/>
        </w:rPr>
        <w:t>„Mais ce qui retient mon attention c'est la longue période d'étude et le</w:t>
      </w:r>
      <w:r w:rsidRPr="00BE4011">
        <w:rPr>
          <w:rFonts w:ascii="Courier New" w:hAnsi="Courier New" w:cs="Courier New"/>
          <w:color w:val="000000"/>
          <w:lang w:val="fr-FR"/>
        </w:rPr>
        <w:br/>
        <w:t>contexte aires protégée</w:t>
      </w:r>
      <w:r>
        <w:rPr>
          <w:rFonts w:ascii="Courier New" w:hAnsi="Courier New" w:cs="Courier New"/>
          <w:color w:val="000000"/>
          <w:lang w:val="fr-FR"/>
        </w:rPr>
        <w:t>s »</w:t>
      </w:r>
    </w:p>
  </w:comment>
  <w:comment w:id="3" w:author="Sarah Benhaiem" w:date="2022-05-24T09:05:00Z" w:initials="SB">
    <w:p w14:paraId="3287D963" w14:textId="77777777" w:rsidR="00CF0D14" w:rsidRDefault="00CF0D14">
      <w:pPr>
        <w:pStyle w:val="CommentText"/>
        <w:rPr>
          <w:rStyle w:val="CommentReference"/>
        </w:rPr>
      </w:pPr>
      <w:r>
        <w:rPr>
          <w:rStyle w:val="CommentReference"/>
        </w:rPr>
        <w:annotationRef/>
      </w:r>
      <w:r>
        <w:rPr>
          <w:rStyle w:val="CommentReference"/>
        </w:rPr>
        <w:t xml:space="preserve">Tentative d’inclure sa suggestion </w:t>
      </w:r>
    </w:p>
    <w:p w14:paraId="255B9B09" w14:textId="77777777" w:rsidR="00CF0D14" w:rsidRDefault="00CF0D14">
      <w:pPr>
        <w:pStyle w:val="CommentText"/>
        <w:rPr>
          <w:rStyle w:val="CommentReference"/>
        </w:rPr>
      </w:pPr>
    </w:p>
    <w:p w14:paraId="74B536A3" w14:textId="77777777" w:rsidR="00CF0D14" w:rsidRPr="00CF0D14" w:rsidRDefault="00CF0D14" w:rsidP="00CF0D14">
      <w:pPr>
        <w:spacing w:after="0" w:line="600" w:lineRule="auto"/>
        <w:rPr>
          <w:rStyle w:val="CommentReference"/>
          <w:lang w:val="fr-FR"/>
        </w:rPr>
      </w:pPr>
      <w:r w:rsidRPr="00CF0D14">
        <w:rPr>
          <w:rStyle w:val="CommentReference"/>
          <w:lang w:val="fr-FR"/>
        </w:rPr>
        <w:t>Autre possibilité, quelque chose dans le genre:</w:t>
      </w:r>
    </w:p>
    <w:p w14:paraId="19836025" w14:textId="468B9A8F" w:rsidR="00CF0D14" w:rsidRPr="00CF0D14" w:rsidRDefault="00CF0D14" w:rsidP="00CF0D14">
      <w:pPr>
        <w:spacing w:after="0" w:line="600" w:lineRule="auto"/>
        <w:rPr>
          <w:rFonts w:ascii="Times New Roman" w:hAnsi="Times New Roman" w:cs="Times New Roman"/>
          <w:b/>
          <w:sz w:val="28"/>
          <w:szCs w:val="28"/>
          <w:lang w:val="en-US"/>
        </w:rPr>
      </w:pPr>
      <w:r w:rsidRPr="00CF0D14">
        <w:rPr>
          <w:rStyle w:val="CommentReference"/>
          <w:lang w:val="fr-FR"/>
        </w:rPr>
        <w:t xml:space="preserve"> </w:t>
      </w:r>
      <w:r>
        <w:rPr>
          <w:rFonts w:ascii="Times New Roman" w:hAnsi="Times New Roman" w:cs="Times New Roman"/>
          <w:b/>
          <w:sz w:val="28"/>
          <w:szCs w:val="28"/>
          <w:lang w:val="en-US"/>
        </w:rPr>
        <w:t>Thirty years of data reveal that t</w:t>
      </w:r>
      <w:r w:rsidRPr="001F6E03">
        <w:rPr>
          <w:rFonts w:ascii="Times New Roman" w:hAnsi="Times New Roman" w:cs="Times New Roman"/>
          <w:b/>
          <w:sz w:val="28"/>
          <w:szCs w:val="28"/>
          <w:lang w:val="en-US"/>
        </w:rPr>
        <w:t>raffic volume and long-distance foraging movements to migratory prey shape roadkill patterns in spotted hyenas</w:t>
      </w:r>
      <w:r>
        <w:rPr>
          <w:rStyle w:val="CommentReference"/>
        </w:rPr>
        <w:annotationRef/>
      </w:r>
      <w:r w:rsidRPr="001F6E03">
        <w:rPr>
          <w:rFonts w:ascii="Times New Roman" w:hAnsi="Times New Roman" w:cs="Times New Roman"/>
          <w:b/>
          <w:sz w:val="28"/>
          <w:szCs w:val="28"/>
          <w:lang w:val="en-US"/>
        </w:rPr>
        <w:t xml:space="preserve"> </w:t>
      </w:r>
      <w:r>
        <w:rPr>
          <w:rFonts w:ascii="Times New Roman" w:hAnsi="Times New Roman" w:cs="Times New Roman"/>
          <w:b/>
          <w:sz w:val="28"/>
          <w:szCs w:val="28"/>
          <w:lang w:val="en-US"/>
        </w:rPr>
        <w:t>in a protected area</w:t>
      </w:r>
    </w:p>
  </w:comment>
  <w:comment w:id="6" w:author="Aima P" w:date="2022-03-22T13:28:00Z" w:initials="AP">
    <w:p w14:paraId="2AEBA959" w14:textId="77777777" w:rsidR="000A2125" w:rsidRPr="00D0443A" w:rsidRDefault="000A2125">
      <w:pPr>
        <w:pStyle w:val="CommentText"/>
        <w:rPr>
          <w:lang w:val="en-US"/>
        </w:rPr>
      </w:pPr>
      <w:r>
        <w:rPr>
          <w:rStyle w:val="CommentReference"/>
        </w:rPr>
        <w:annotationRef/>
      </w:r>
      <w:r w:rsidRPr="00D0443A">
        <w:rPr>
          <w:lang w:val="en-US"/>
        </w:rPr>
        <w:t>Sometimes you can include the ORCID during the submission, here is mine:</w:t>
      </w:r>
    </w:p>
    <w:p w14:paraId="2DCC7D7F" w14:textId="77777777" w:rsidR="000A2125" w:rsidRPr="00D0443A" w:rsidRDefault="000A2125">
      <w:pPr>
        <w:pStyle w:val="CommentText"/>
        <w:rPr>
          <w:lang w:val="en-US"/>
        </w:rPr>
      </w:pPr>
    </w:p>
    <w:p w14:paraId="18F73387" w14:textId="77777777" w:rsidR="000A2125" w:rsidRPr="00D0443A" w:rsidRDefault="000A2125" w:rsidP="001E3CCD">
      <w:pPr>
        <w:pStyle w:val="CommentText"/>
        <w:rPr>
          <w:lang w:val="en-US"/>
        </w:rPr>
      </w:pPr>
      <w:r w:rsidRPr="00D0443A">
        <w:rPr>
          <w:lang w:val="en-US"/>
        </w:rPr>
        <w:t xml:space="preserve">0000-0001-6763-9923 </w:t>
      </w:r>
    </w:p>
  </w:comment>
  <w:comment w:id="16" w:author="Sarah Benhaiem" w:date="2022-05-24T09:12:00Z" w:initials="SB">
    <w:p w14:paraId="0D606F50" w14:textId="20120794" w:rsidR="00991D88" w:rsidRPr="00991D88" w:rsidRDefault="00991D88">
      <w:pPr>
        <w:pStyle w:val="CommentText"/>
        <w:rPr>
          <w:lang w:val="fr-FR"/>
        </w:rPr>
      </w:pPr>
      <w:r>
        <w:rPr>
          <w:rStyle w:val="CommentReference"/>
        </w:rPr>
        <w:annotationRef/>
      </w:r>
      <w:r w:rsidRPr="00991D88">
        <w:rPr>
          <w:lang w:val="fr-FR"/>
        </w:rPr>
        <w:t>Cette dernière phrase est un pe</w:t>
      </w:r>
      <w:r>
        <w:rPr>
          <w:lang w:val="fr-FR"/>
        </w:rPr>
        <w:t>tit peu faible, je trouve, comme si on se sentait obligés de rajouter des suggestions pour diminuer le</w:t>
      </w:r>
      <w:r w:rsidR="002D79A2">
        <w:rPr>
          <w:lang w:val="fr-FR"/>
        </w:rPr>
        <w:t xml:space="preserve"> risque… je suggère de finir sur quelque chose d’un peu plus percutant (j’ai édité une phrase de ta discussion)</w:t>
      </w:r>
    </w:p>
  </w:comment>
  <w:comment w:id="25" w:author="Sarah Benhaiem" w:date="2022-03-16T17:13:00Z" w:initials="SB">
    <w:p w14:paraId="54E4EF11" w14:textId="537A3643" w:rsidR="008438F8" w:rsidRPr="004502A7" w:rsidRDefault="008438F8">
      <w:pPr>
        <w:pStyle w:val="CommentText"/>
        <w:rPr>
          <w:lang w:val="en-US"/>
        </w:rPr>
      </w:pPr>
      <w:r>
        <w:rPr>
          <w:rStyle w:val="CommentReference"/>
        </w:rPr>
        <w:annotationRef/>
      </w:r>
      <w:r w:rsidRPr="004502A7">
        <w:rPr>
          <w:lang w:val="en-US"/>
        </w:rPr>
        <w:t>It is usually better to re-use as key words terms which are already included in the t</w:t>
      </w:r>
      <w:r w:rsidR="000D7FD6">
        <w:rPr>
          <w:lang w:val="en-US"/>
        </w:rPr>
        <w:t>i</w:t>
      </w:r>
      <w:r w:rsidRPr="004502A7">
        <w:rPr>
          <w:lang w:val="en-US"/>
        </w:rPr>
        <w:t>tle or the abstract, thus I would suggest you replace the two last ones, perhaps by „main road“</w:t>
      </w:r>
      <w:r w:rsidR="00700FC0">
        <w:rPr>
          <w:lang w:val="en-US"/>
        </w:rPr>
        <w:t xml:space="preserve"> </w:t>
      </w:r>
      <w:r>
        <w:rPr>
          <w:lang w:val="en-US"/>
        </w:rPr>
        <w:t>and “traffic volume”?</w:t>
      </w:r>
    </w:p>
  </w:comment>
  <w:comment w:id="26" w:author="Aima P" w:date="2022-03-22T13:39:00Z" w:initials="AP">
    <w:p w14:paraId="379A9859" w14:textId="77777777" w:rsidR="002A73C3" w:rsidRPr="00D0443A" w:rsidRDefault="002A73C3" w:rsidP="00392CC2">
      <w:pPr>
        <w:pStyle w:val="CommentText"/>
        <w:rPr>
          <w:lang w:val="en-US"/>
        </w:rPr>
      </w:pPr>
      <w:r>
        <w:rPr>
          <w:rStyle w:val="CommentReference"/>
        </w:rPr>
        <w:annotationRef/>
      </w:r>
      <w:r w:rsidRPr="00D0443A">
        <w:rPr>
          <w:lang w:val="en-US"/>
        </w:rPr>
        <w:t>I agree, but some journals will not allow to repeat words from title, so we could have some alternatives, just in case. I added a couple of suggestions if needed</w:t>
      </w:r>
    </w:p>
  </w:comment>
  <w:comment w:id="34" w:author="Sarah Benhaiem" w:date="2022-05-24T09:27:00Z" w:initials="SB">
    <w:p w14:paraId="562645C7" w14:textId="77777777" w:rsidR="009811B7" w:rsidRDefault="009811B7">
      <w:pPr>
        <w:pStyle w:val="CommentText"/>
        <w:rPr>
          <w:lang w:val="fr-FR"/>
        </w:rPr>
      </w:pPr>
      <w:r>
        <w:rPr>
          <w:rStyle w:val="CommentReference"/>
        </w:rPr>
        <w:annotationRef/>
      </w:r>
      <w:r w:rsidRPr="009811B7">
        <w:rPr>
          <w:lang w:val="fr-FR"/>
        </w:rPr>
        <w:t>On peut se demander en lisant ca pourquoi est-ce qu</w:t>
      </w:r>
      <w:r>
        <w:rPr>
          <w:lang w:val="fr-FR"/>
        </w:rPr>
        <w:t>’on ne s’intéresserait qu’à une espèce, je crois qu’idéalement on voudrait essayer de développer des approches pour diminuer le risque pour toutes les espèces (est-ce que ca passe forcément par une étude sur chaque espèce) ?</w:t>
      </w:r>
    </w:p>
    <w:p w14:paraId="72F0CBB1" w14:textId="77777777" w:rsidR="009811B7" w:rsidRDefault="009811B7">
      <w:pPr>
        <w:pStyle w:val="CommentText"/>
        <w:rPr>
          <w:lang w:val="fr-FR"/>
        </w:rPr>
      </w:pPr>
    </w:p>
    <w:p w14:paraId="621209A6" w14:textId="77777777" w:rsidR="009811B7" w:rsidRDefault="009811B7">
      <w:pPr>
        <w:pStyle w:val="CommentText"/>
        <w:rPr>
          <w:lang w:val="fr-FR"/>
        </w:rPr>
      </w:pPr>
      <w:r>
        <w:rPr>
          <w:lang w:val="fr-FR"/>
        </w:rPr>
        <w:t>Bref, je sais pas si c’est très clair ce que je dis mais en gros je me demande si il ne vaudrait pas mieux écrire</w:t>
      </w:r>
    </w:p>
    <w:p w14:paraId="75876E1E" w14:textId="77777777" w:rsidR="009811B7" w:rsidRDefault="009811B7">
      <w:pPr>
        <w:pStyle w:val="CommentText"/>
        <w:rPr>
          <w:lang w:val="fr-FR"/>
        </w:rPr>
      </w:pPr>
    </w:p>
    <w:p w14:paraId="49176A56" w14:textId="05328094" w:rsidR="009811B7" w:rsidRPr="009811B7" w:rsidRDefault="009811B7">
      <w:pPr>
        <w:pStyle w:val="CommentText"/>
        <w:rPr>
          <w:lang w:val="en-US"/>
        </w:rPr>
      </w:pPr>
      <w:r w:rsidRPr="009811B7">
        <w:rPr>
          <w:lang w:val="en-US"/>
        </w:rPr>
        <w:t>« </w:t>
      </w:r>
      <w:r>
        <w:rPr>
          <w:rFonts w:ascii="Times New Roman" w:hAnsi="Times New Roman" w:cs="Times New Roman"/>
          <w:color w:val="000000" w:themeColor="text1"/>
          <w:sz w:val="24"/>
          <w:szCs w:val="24"/>
          <w:lang w:val="en-US"/>
        </w:rPr>
        <w:t xml:space="preserve">Knowledge of the </w:t>
      </w:r>
      <w:r w:rsidRPr="00850320">
        <w:rPr>
          <w:rFonts w:ascii="Times New Roman" w:hAnsi="Times New Roman" w:cs="Times New Roman"/>
          <w:color w:val="000000" w:themeColor="text1"/>
          <w:sz w:val="24"/>
          <w:szCs w:val="24"/>
          <w:lang w:val="en-US"/>
        </w:rPr>
        <w:t>spatiotemporal</w:t>
      </w:r>
      <w:r>
        <w:rPr>
          <w:rFonts w:ascii="Times New Roman" w:hAnsi="Times New Roman" w:cs="Times New Roman"/>
          <w:color w:val="000000" w:themeColor="text1"/>
          <w:sz w:val="24"/>
          <w:szCs w:val="24"/>
          <w:lang w:val="en-US"/>
        </w:rPr>
        <w:t xml:space="preserve"> patterns of roadkills </w:t>
      </w:r>
      <w:r w:rsidRPr="00850320">
        <w:rPr>
          <w:rFonts w:ascii="Times New Roman" w:hAnsi="Times New Roman" w:cs="Times New Roman"/>
          <w:color w:val="000000" w:themeColor="text1"/>
          <w:sz w:val="24"/>
          <w:szCs w:val="24"/>
          <w:lang w:val="en-US"/>
        </w:rPr>
        <w:t xml:space="preserve">can help identify </w:t>
      </w:r>
      <w:r>
        <w:rPr>
          <w:rFonts w:ascii="Times New Roman" w:hAnsi="Times New Roman" w:cs="Times New Roman"/>
          <w:color w:val="000000" w:themeColor="text1"/>
          <w:sz w:val="24"/>
          <w:szCs w:val="24"/>
          <w:lang w:val="en-US"/>
        </w:rPr>
        <w:t xml:space="preserve">sections within road networks where wild animals are particularly vulnerable </w:t>
      </w:r>
      <w:r>
        <w:rPr>
          <w:rStyle w:val="CommentReference"/>
        </w:rPr>
        <w:annotationRef/>
      </w:r>
      <w:r>
        <w:rPr>
          <w:rFonts w:ascii="Times New Roman" w:hAnsi="Times New Roman" w:cs="Times New Roman"/>
          <w:color w:val="000000" w:themeColor="text1"/>
          <w:sz w:val="24"/>
          <w:szCs w:val="24"/>
          <w:lang w:val="en-US"/>
        </w:rPr>
        <w:t xml:space="preserve">to vehicle collisions and where </w:t>
      </w:r>
      <w:r w:rsidRPr="00850320">
        <w:rPr>
          <w:rFonts w:ascii="Times New Roman" w:hAnsi="Times New Roman" w:cs="Times New Roman"/>
          <w:color w:val="000000" w:themeColor="text1"/>
          <w:sz w:val="24"/>
          <w:szCs w:val="24"/>
          <w:lang w:val="en-US"/>
        </w:rPr>
        <w:t>mitigation strategies</w:t>
      </w:r>
      <w:r>
        <w:rPr>
          <w:rFonts w:ascii="Times New Roman" w:hAnsi="Times New Roman" w:cs="Times New Roman"/>
          <w:color w:val="000000" w:themeColor="text1"/>
          <w:sz w:val="24"/>
          <w:szCs w:val="24"/>
          <w:lang w:val="en-US"/>
        </w:rPr>
        <w:t xml:space="preserve"> should be</w:t>
      </w:r>
      <w:r w:rsidRPr="00850320">
        <w:rPr>
          <w:rFonts w:ascii="Times New Roman" w:hAnsi="Times New Roman" w:cs="Times New Roman"/>
          <w:color w:val="000000" w:themeColor="text1"/>
          <w:sz w:val="24"/>
          <w:szCs w:val="24"/>
          <w:lang w:val="en-US"/>
        </w:rPr>
        <w:t xml:space="preserve"> implement</w:t>
      </w:r>
      <w:r>
        <w:rPr>
          <w:rFonts w:ascii="Times New Roman" w:hAnsi="Times New Roman" w:cs="Times New Roman"/>
          <w:color w:val="000000" w:themeColor="text1"/>
          <w:sz w:val="24"/>
          <w:szCs w:val="24"/>
          <w:lang w:val="en-US"/>
        </w:rPr>
        <w:t>ed”</w:t>
      </w:r>
    </w:p>
  </w:comment>
  <w:comment w:id="44" w:author="Sarah Benhaiem" w:date="2022-05-24T09:41:00Z" w:initials="SB">
    <w:p w14:paraId="653F57F3" w14:textId="77777777" w:rsidR="00705B72" w:rsidRPr="00646C33" w:rsidRDefault="00705B72" w:rsidP="00705B72">
      <w:pPr>
        <w:pStyle w:val="CommentText"/>
        <w:rPr>
          <w:lang w:val="en-US"/>
        </w:rPr>
      </w:pPr>
      <w:r>
        <w:rPr>
          <w:rStyle w:val="CommentReference"/>
        </w:rPr>
        <w:annotationRef/>
      </w:r>
      <w:r w:rsidRPr="00646C33">
        <w:rPr>
          <w:lang w:val="en-US"/>
        </w:rPr>
        <w:t>I wonder if you could cite this study here, as the data show a low proportion of large carnivores among the roadkilled animals</w:t>
      </w:r>
    </w:p>
  </w:comment>
  <w:comment w:id="45" w:author="Sarah Benhaiem" w:date="2022-05-24T09:43:00Z" w:initials="SB">
    <w:p w14:paraId="4A1DF4FF" w14:textId="0FCD28CE" w:rsidR="00705B72" w:rsidRPr="00646C33" w:rsidRDefault="00705B72" w:rsidP="00705B72">
      <w:pPr>
        <w:pStyle w:val="CommentText"/>
        <w:rPr>
          <w:lang w:val="en-US"/>
        </w:rPr>
      </w:pPr>
      <w:r>
        <w:rPr>
          <w:rStyle w:val="CommentReference"/>
        </w:rPr>
        <w:annotationRef/>
      </w:r>
      <w:r w:rsidRPr="00646C33">
        <w:rPr>
          <w:lang w:val="en-US"/>
        </w:rPr>
        <w:t xml:space="preserve">I would remove the end of the sentence </w:t>
      </w:r>
      <w:r w:rsidR="00C00DA1">
        <w:rPr>
          <w:lang w:val="en-US"/>
        </w:rPr>
        <w:t xml:space="preserve">(potentially higher population cost of roadkills on carnivores) </w:t>
      </w:r>
      <w:r w:rsidRPr="00646C33">
        <w:rPr>
          <w:lang w:val="en-US"/>
        </w:rPr>
        <w:t>as it introduces a new idea which distracts a bit (and probably</w:t>
      </w:r>
      <w:r>
        <w:rPr>
          <w:lang w:val="en-US"/>
        </w:rPr>
        <w:t xml:space="preserve"> opens the door to discussions)</w:t>
      </w:r>
      <w:r w:rsidRPr="00646C33">
        <w:rPr>
          <w:lang w:val="en-US"/>
        </w:rPr>
        <w:t>? But up to you!</w:t>
      </w:r>
    </w:p>
  </w:comment>
  <w:comment w:id="56" w:author="Sarah Benhaiem" w:date="2022-05-24T10:08:00Z" w:initials="SB">
    <w:p w14:paraId="475CDC03" w14:textId="2B56BAFC" w:rsidR="005377D2" w:rsidRPr="005377D2" w:rsidRDefault="005377D2">
      <w:pPr>
        <w:pStyle w:val="CommentText"/>
        <w:rPr>
          <w:lang w:val="en-US"/>
        </w:rPr>
      </w:pPr>
      <w:r>
        <w:rPr>
          <w:rStyle w:val="CommentReference"/>
        </w:rPr>
        <w:annotationRef/>
      </w:r>
      <w:r w:rsidRPr="005377D2">
        <w:rPr>
          <w:lang w:val="en-US"/>
        </w:rPr>
        <w:t>Spatiotemporal as written above?</w:t>
      </w:r>
      <w:r>
        <w:rPr>
          <w:lang w:val="en-US"/>
        </w:rPr>
        <w:t xml:space="preserve"> Line 73</w:t>
      </w:r>
    </w:p>
  </w:comment>
  <w:comment w:id="61" w:author="Sarah Benhaiem" w:date="2022-05-24T10:20:00Z" w:initials="SB">
    <w:p w14:paraId="54CAECFB" w14:textId="1D907BD2" w:rsidR="006940DA" w:rsidRPr="006940DA" w:rsidRDefault="006940DA">
      <w:pPr>
        <w:pStyle w:val="CommentText"/>
        <w:rPr>
          <w:lang w:val="en-US"/>
        </w:rPr>
      </w:pPr>
      <w:r>
        <w:rPr>
          <w:rStyle w:val="CommentReference"/>
        </w:rPr>
        <w:annotationRef/>
      </w:r>
      <w:r w:rsidRPr="006940DA">
        <w:rPr>
          <w:lang w:val="en-US"/>
        </w:rPr>
        <w:t>Not really needed I think</w:t>
      </w:r>
      <w:r>
        <w:rPr>
          <w:lang w:val="en-US"/>
        </w:rPr>
        <w:t xml:space="preserve">, or maybe cite Gicquel et al 2022 as more recent and as she quantified observation effort per clan since the start of the study? </w:t>
      </w:r>
    </w:p>
  </w:comment>
  <w:comment w:id="65" w:author="Sarah Benhaiem" w:date="2022-05-24T10:22:00Z" w:initials="SB">
    <w:p w14:paraId="30355AF9" w14:textId="3F090E74" w:rsidR="009A7294" w:rsidRPr="00EA792E" w:rsidRDefault="009A7294">
      <w:pPr>
        <w:pStyle w:val="CommentText"/>
        <w:rPr>
          <w:lang w:val="en-US"/>
        </w:rPr>
      </w:pPr>
      <w:r>
        <w:rPr>
          <w:rStyle w:val="CommentReference"/>
        </w:rPr>
        <w:annotationRef/>
      </w:r>
      <w:r w:rsidRPr="00EA792E">
        <w:rPr>
          <w:lang w:val="en-US"/>
        </w:rPr>
        <w:t>I realize you may still need the brackets + yellow marking so I am leaving them : )</w:t>
      </w:r>
    </w:p>
  </w:comment>
  <w:comment w:id="76" w:author="Sarah Benhaiem" w:date="2022-05-24T10:30:00Z" w:initials="SB">
    <w:p w14:paraId="5E4C191F" w14:textId="77777777" w:rsidR="00EA792E" w:rsidRPr="00EA792E" w:rsidRDefault="00EA792E">
      <w:pPr>
        <w:pStyle w:val="CommentText"/>
        <w:rPr>
          <w:rStyle w:val="CommentReference"/>
          <w:lang w:val="en-US"/>
        </w:rPr>
      </w:pPr>
      <w:r>
        <w:rPr>
          <w:rStyle w:val="CommentReference"/>
        </w:rPr>
        <w:annotationRef/>
      </w:r>
      <w:r w:rsidRPr="00EA792E">
        <w:rPr>
          <w:rStyle w:val="CommentReference"/>
          <w:lang w:val="en-US"/>
        </w:rPr>
        <w:t>Perhaps add here the number of adult females and adult males on which the ASR is based</w:t>
      </w:r>
    </w:p>
    <w:p w14:paraId="5AC627B2" w14:textId="77777777" w:rsidR="00EA792E" w:rsidRPr="00EA792E" w:rsidRDefault="00EA792E">
      <w:pPr>
        <w:pStyle w:val="CommentText"/>
        <w:rPr>
          <w:rStyle w:val="CommentReference"/>
          <w:lang w:val="en-US"/>
        </w:rPr>
      </w:pPr>
    </w:p>
    <w:p w14:paraId="3227F9D6" w14:textId="3D908E65" w:rsidR="00EA792E" w:rsidRDefault="00EA792E">
      <w:pPr>
        <w:pStyle w:val="CommentText"/>
        <w:rPr>
          <w:rStyle w:val="CommentReference"/>
          <w:lang w:val="en-US"/>
        </w:rPr>
      </w:pPr>
      <w:r w:rsidRPr="00EA792E">
        <w:rPr>
          <w:rStyle w:val="CommentReference"/>
          <w:lang w:val="en-US"/>
        </w:rPr>
        <w:t>Eg</w:t>
      </w:r>
      <w:r w:rsidR="00AF1587">
        <w:rPr>
          <w:rStyle w:val="CommentReference"/>
          <w:lang w:val="en-US"/>
        </w:rPr>
        <w:t xml:space="preserve"> something like that:</w:t>
      </w:r>
    </w:p>
    <w:p w14:paraId="6DB39E5E" w14:textId="77777777" w:rsidR="00AF1587" w:rsidRPr="00EA792E" w:rsidRDefault="00AF1587">
      <w:pPr>
        <w:pStyle w:val="CommentText"/>
        <w:rPr>
          <w:rStyle w:val="CommentReference"/>
          <w:lang w:val="en-US"/>
        </w:rPr>
      </w:pPr>
    </w:p>
    <w:p w14:paraId="74F78C56" w14:textId="6AB71AD5" w:rsidR="00EA792E" w:rsidRPr="00EA792E" w:rsidRDefault="00EA792E">
      <w:pPr>
        <w:pStyle w:val="CommentText"/>
        <w:rPr>
          <w:lang w:val="en-US"/>
        </w:rPr>
      </w:pPr>
      <w:r w:rsidRPr="00850320">
        <w:rPr>
          <w:rFonts w:ascii="Times New Roman" w:hAnsi="Times New Roman" w:cs="Times New Roman"/>
          <w:color w:val="000000" w:themeColor="text1"/>
          <w:sz w:val="24"/>
          <w:szCs w:val="24"/>
          <w:lang w:val="en-US"/>
        </w:rPr>
        <w:t>Compared to the</w:t>
      </w:r>
      <w:r>
        <w:rPr>
          <w:rFonts w:ascii="Times New Roman" w:hAnsi="Times New Roman" w:cs="Times New Roman"/>
          <w:color w:val="000000" w:themeColor="text1"/>
          <w:sz w:val="24"/>
          <w:szCs w:val="24"/>
          <w:lang w:val="en-US"/>
        </w:rPr>
        <w:t xml:space="preserve"> adult sex ratio in the study population (0.45, ..% males, ..% females</w:t>
      </w:r>
      <w:r w:rsidRPr="00850320">
        <w:rPr>
          <w:rFonts w:ascii="Times New Roman" w:hAnsi="Times New Roman" w:cs="Times New Roman"/>
          <w:color w:val="000000" w:themeColor="text1"/>
          <w:sz w:val="24"/>
          <w:szCs w:val="24"/>
          <w:lang w:val="en-US"/>
        </w:rPr>
        <w:t>, n = </w:t>
      </w:r>
      <w:r>
        <w:rPr>
          <w:rFonts w:ascii="Times New Roman" w:hAnsi="Times New Roman" w:cs="Times New Roman"/>
          <w:color w:val="000000" w:themeColor="text1"/>
          <w:sz w:val="24"/>
          <w:szCs w:val="24"/>
          <w:lang w:val="en-US"/>
        </w:rPr>
        <w:t>…</w:t>
      </w:r>
      <w:r w:rsidRPr="00850320">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adults</w:t>
      </w:r>
      <w:r w:rsidRPr="00850320">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lang w:val="en-US"/>
        </w:rPr>
        <w:t xml:space="preserve">, the proportion of males in roadkill cases of adults was 0.31, significantly lower </w:t>
      </w:r>
      <w:r w:rsidRPr="00850320">
        <w:rPr>
          <w:rFonts w:ascii="Times New Roman" w:hAnsi="Times New Roman" w:cs="Times New Roman"/>
          <w:color w:val="000000" w:themeColor="text1"/>
          <w:sz w:val="24"/>
          <w:szCs w:val="24"/>
          <w:lang w:val="en-US"/>
        </w:rPr>
        <w:t>(</w:t>
      </w:r>
      <w:r w:rsidRPr="000F1092">
        <w:rPr>
          <w:rFonts w:ascii="Times New Roman" w:hAnsi="Times New Roman" w:cs="Times New Roman"/>
          <w:color w:val="000000" w:themeColor="text1"/>
          <w:sz w:val="24"/>
          <w:szCs w:val="24"/>
          <w:lang w:val="en-US"/>
        </w:rPr>
        <w:t>exact binomial test, n = 5</w:t>
      </w:r>
      <w:r>
        <w:rPr>
          <w:rFonts w:ascii="Times New Roman" w:hAnsi="Times New Roman" w:cs="Times New Roman"/>
          <w:color w:val="000000" w:themeColor="text1"/>
          <w:sz w:val="24"/>
          <w:szCs w:val="24"/>
          <w:lang w:val="en-US"/>
        </w:rPr>
        <w:t>6</w:t>
      </w:r>
      <w:r w:rsidRPr="000F1092">
        <w:rPr>
          <w:rFonts w:ascii="Times New Roman" w:hAnsi="Times New Roman" w:cs="Times New Roman"/>
          <w:color w:val="000000" w:themeColor="text1"/>
          <w:sz w:val="24"/>
          <w:szCs w:val="24"/>
          <w:lang w:val="en-US"/>
        </w:rPr>
        <w:t xml:space="preserve">, p </w:t>
      </w:r>
      <w:r>
        <w:rPr>
          <w:rFonts w:ascii="Times New Roman" w:hAnsi="Times New Roman" w:cs="Times New Roman"/>
          <w:color w:val="000000" w:themeColor="text1"/>
          <w:sz w:val="24"/>
          <w:szCs w:val="24"/>
          <w:lang w:val="en-US"/>
        </w:rPr>
        <w:t>&lt;</w:t>
      </w:r>
      <w:r w:rsidRPr="000F1092">
        <w:rPr>
          <w:rFonts w:ascii="Times New Roman" w:hAnsi="Times New Roman" w:cs="Times New Roman"/>
          <w:color w:val="000000" w:themeColor="text1"/>
          <w:sz w:val="24"/>
          <w:szCs w:val="24"/>
          <w:lang w:val="en-US"/>
        </w:rPr>
        <w:t xml:space="preserve"> 0.0</w:t>
      </w:r>
      <w:r>
        <w:rPr>
          <w:rFonts w:ascii="Times New Roman" w:hAnsi="Times New Roman" w:cs="Times New Roman"/>
          <w:color w:val="000000" w:themeColor="text1"/>
          <w:sz w:val="24"/>
          <w:szCs w:val="24"/>
          <w:lang w:val="en-US"/>
        </w:rPr>
        <w:t>1</w:t>
      </w:r>
      <w:r w:rsidRPr="000F1092">
        <w:rPr>
          <w:rFonts w:ascii="Times New Roman" w:hAnsi="Times New Roman" w:cs="Times New Roman"/>
          <w:color w:val="000000" w:themeColor="text1"/>
          <w:sz w:val="24"/>
          <w:szCs w:val="24"/>
          <w:lang w:val="en-US"/>
        </w:rPr>
        <w:t>, Fig. 4b</w:t>
      </w:r>
      <w:r w:rsidRPr="00850320">
        <w:rPr>
          <w:rFonts w:ascii="Times New Roman" w:hAnsi="Times New Roman" w:cs="Times New Roman"/>
          <w:color w:val="000000" w:themeColor="text1"/>
          <w:sz w:val="24"/>
          <w:szCs w:val="24"/>
          <w:lang w:val="en-US"/>
        </w:rPr>
        <w:t>).</w:t>
      </w:r>
    </w:p>
  </w:comment>
  <w:comment w:id="78" w:author="Sarah Benhaiem" w:date="2022-05-24T10:37:00Z" w:initials="SB">
    <w:p w14:paraId="3C3CC39B" w14:textId="4ECD5264" w:rsidR="00E832F4" w:rsidRPr="00E832F4" w:rsidRDefault="00E832F4">
      <w:pPr>
        <w:pStyle w:val="CommentText"/>
        <w:rPr>
          <w:lang w:val="en-US"/>
        </w:rPr>
      </w:pPr>
      <w:r>
        <w:rPr>
          <w:rStyle w:val="CommentReference"/>
        </w:rPr>
        <w:annotationRef/>
      </w:r>
      <w:r w:rsidRPr="00E832F4">
        <w:rPr>
          <w:lang w:val="en-US"/>
        </w:rPr>
        <w:t xml:space="preserve">And perhaps, because water also attracts their prey? </w:t>
      </w:r>
    </w:p>
  </w:comment>
  <w:comment w:id="98" w:author="Sarah Benhaiem" w:date="2022-05-24T10:55:00Z" w:initials="SB">
    <w:p w14:paraId="47C92942" w14:textId="7C9E9BC4" w:rsidR="00523D4F" w:rsidRPr="00523D4F" w:rsidRDefault="00523D4F">
      <w:pPr>
        <w:pStyle w:val="CommentText"/>
        <w:rPr>
          <w:lang w:val="en-US"/>
        </w:rPr>
      </w:pPr>
      <w:r>
        <w:rPr>
          <w:rStyle w:val="CommentReference"/>
        </w:rPr>
        <w:annotationRef/>
      </w:r>
      <w:r w:rsidRPr="00523D4F">
        <w:rPr>
          <w:lang w:val="en-US"/>
        </w:rPr>
        <w:t>I will send an email to Miriam Brand who is in charge with this and ask her to send you a permit number asap</w:t>
      </w:r>
    </w:p>
  </w:comment>
  <w:comment w:id="99" w:author="Sarah Benhaiem" w:date="2022-05-24T11:00:00Z" w:initials="SB">
    <w:p w14:paraId="17667769" w14:textId="3581F58B" w:rsidR="00DE1981" w:rsidRPr="00DE1981" w:rsidRDefault="00DE1981">
      <w:pPr>
        <w:pStyle w:val="CommentText"/>
        <w:rPr>
          <w:lang w:val="en-US"/>
        </w:rPr>
      </w:pPr>
      <w:r>
        <w:rPr>
          <w:rStyle w:val="CommentReference"/>
        </w:rPr>
        <w:annotationRef/>
      </w:r>
      <w:r w:rsidRPr="00DE1981">
        <w:rPr>
          <w:lang w:val="en-US"/>
        </w:rPr>
        <w:t>done</w:t>
      </w:r>
    </w:p>
  </w:comment>
  <w:comment w:id="105" w:author="Sarah Benhaiem" w:date="2022-05-24T10:53:00Z" w:initials="SB">
    <w:p w14:paraId="4A0BADB3" w14:textId="77777777" w:rsidR="008E6F07" w:rsidRPr="008E6F07" w:rsidRDefault="008E6F07">
      <w:pPr>
        <w:pStyle w:val="CommentText"/>
        <w:rPr>
          <w:lang w:val="en-US"/>
        </w:rPr>
      </w:pPr>
      <w:r>
        <w:rPr>
          <w:rStyle w:val="CommentReference"/>
        </w:rPr>
        <w:annotationRef/>
      </w:r>
      <w:r w:rsidRPr="008E6F07">
        <w:rPr>
          <w:lang w:val="en-US"/>
        </w:rPr>
        <w:t>I think you might need a section like that for Biol Cons</w:t>
      </w:r>
    </w:p>
    <w:p w14:paraId="1EAB3FF2" w14:textId="77777777" w:rsidR="008E6F07" w:rsidRPr="008E6F07" w:rsidRDefault="008E6F07">
      <w:pPr>
        <w:pStyle w:val="CommentText"/>
        <w:rPr>
          <w:lang w:val="en-US"/>
        </w:rPr>
      </w:pPr>
    </w:p>
    <w:p w14:paraId="33ACAD3C" w14:textId="77777777" w:rsidR="008E6F07" w:rsidRDefault="008E6F07">
      <w:pPr>
        <w:pStyle w:val="CommentText"/>
        <w:rPr>
          <w:lang w:val="en-US"/>
        </w:rPr>
      </w:pPr>
      <w:r>
        <w:rPr>
          <w:lang w:val="en-US"/>
        </w:rPr>
        <w:t>If nothing changed since last year (when I submitted the snare paper to the journal),</w:t>
      </w:r>
      <w:r w:rsidRPr="008E6F07">
        <w:rPr>
          <w:lang w:val="en-US"/>
        </w:rPr>
        <w:t xml:space="preserve"> you will have to have a document called </w:t>
      </w:r>
      <w:r w:rsidR="00DE1981">
        <w:rPr>
          <w:lang w:val="en-US"/>
        </w:rPr>
        <w:t>“</w:t>
      </w:r>
      <w:r w:rsidRPr="008E6F07">
        <w:rPr>
          <w:lang w:val="en-US"/>
        </w:rPr>
        <w:t>title_page</w:t>
      </w:r>
      <w:r w:rsidR="00DE1981">
        <w:rPr>
          <w:lang w:val="en-US"/>
        </w:rPr>
        <w:t>”</w:t>
      </w:r>
      <w:r w:rsidRPr="008E6F07">
        <w:rPr>
          <w:lang w:val="en-US"/>
        </w:rPr>
        <w:t xml:space="preserve"> with the title, names of authors and affiliations, </w:t>
      </w:r>
      <w:r>
        <w:rPr>
          <w:lang w:val="en-US"/>
        </w:rPr>
        <w:t>acknowledgements, author contribution (see my example here), archiving of data and ethical statement</w:t>
      </w:r>
    </w:p>
    <w:p w14:paraId="57036FAC" w14:textId="77777777" w:rsidR="00DE1981" w:rsidRDefault="00DE1981">
      <w:pPr>
        <w:pStyle w:val="CommentText"/>
        <w:rPr>
          <w:lang w:val="en-US"/>
        </w:rPr>
      </w:pPr>
    </w:p>
    <w:p w14:paraId="49F80A38" w14:textId="08A010EB" w:rsidR="00DE1981" w:rsidRDefault="00DE1981" w:rsidP="00DE1981">
      <w:pPr>
        <w:spacing w:line="480" w:lineRule="auto"/>
        <w:rPr>
          <w:rFonts w:ascii="Times New Roman" w:hAnsi="Times New Roman" w:cs="Times New Roman"/>
          <w:sz w:val="24"/>
          <w:szCs w:val="24"/>
          <w:lang w:val="en-GB"/>
        </w:rPr>
      </w:pPr>
      <w:r>
        <w:rPr>
          <w:lang w:val="en-US"/>
        </w:rPr>
        <w:t>You will also need a document called “</w:t>
      </w:r>
      <w:r w:rsidRPr="00FD5564">
        <w:rPr>
          <w:rFonts w:ascii="Times New Roman" w:hAnsi="Times New Roman" w:cs="Times New Roman"/>
          <w:b/>
          <w:bCs/>
          <w:sz w:val="24"/>
          <w:szCs w:val="24"/>
          <w:lang w:val="en-GB"/>
        </w:rPr>
        <w:t>Conflict of interest</w:t>
      </w:r>
      <w:r>
        <w:rPr>
          <w:rFonts w:ascii="Times New Roman" w:hAnsi="Times New Roman" w:cs="Times New Roman"/>
          <w:sz w:val="24"/>
          <w:szCs w:val="24"/>
          <w:lang w:val="en-GB"/>
        </w:rPr>
        <w:t xml:space="preserve">” saying simply: </w:t>
      </w:r>
    </w:p>
    <w:p w14:paraId="7FB5C841" w14:textId="77777777" w:rsidR="00DE1981" w:rsidRPr="00C17016" w:rsidRDefault="00DE1981" w:rsidP="00DE1981">
      <w:pPr>
        <w:spacing w:line="480" w:lineRule="auto"/>
        <w:rPr>
          <w:rFonts w:ascii="Times New Roman" w:eastAsia="Times New Roman" w:hAnsi="Times New Roman" w:cs="Times New Roman"/>
          <w:sz w:val="24"/>
          <w:szCs w:val="24"/>
          <w:lang w:val="en-US" w:eastAsia="en-US"/>
        </w:rPr>
      </w:pPr>
    </w:p>
    <w:p w14:paraId="5104ABAB" w14:textId="452AA05E" w:rsidR="00DE1981" w:rsidRPr="00C17016" w:rsidRDefault="00DE1981" w:rsidP="00DE1981">
      <w:pPr>
        <w:spacing w:line="480" w:lineRule="auto"/>
        <w:rPr>
          <w:rFonts w:ascii="Times New Roman" w:eastAsia="Times New Roman" w:hAnsi="Times New Roman" w:cs="Times New Roman"/>
          <w:sz w:val="24"/>
          <w:szCs w:val="24"/>
          <w:lang w:val="en-US" w:eastAsia="en-US"/>
        </w:rPr>
      </w:pPr>
      <w:r>
        <w:rPr>
          <w:rFonts w:ascii="Times New Roman" w:hAnsi="Times New Roman" w:cs="Times New Roman"/>
          <w:b/>
          <w:bCs/>
          <w:sz w:val="24"/>
          <w:szCs w:val="24"/>
          <w:lang w:val="en-US"/>
        </w:rPr>
        <w:t xml:space="preserve">“ </w:t>
      </w:r>
      <w:r w:rsidRPr="00FD5564">
        <w:rPr>
          <w:rFonts w:ascii="Times New Roman" w:hAnsi="Times New Roman" w:cs="Times New Roman"/>
          <w:b/>
          <w:bCs/>
          <w:sz w:val="24"/>
          <w:szCs w:val="24"/>
          <w:lang w:val="en-GB"/>
        </w:rPr>
        <w:t>Conflict of interest</w:t>
      </w:r>
      <w:r>
        <w:rPr>
          <w:rFonts w:ascii="Times New Roman" w:hAnsi="Times New Roman" w:cs="Times New Roman"/>
          <w:sz w:val="24"/>
          <w:szCs w:val="24"/>
          <w:lang w:val="en-GB"/>
        </w:rPr>
        <w:t xml:space="preserve">: </w:t>
      </w:r>
      <w:r w:rsidRPr="00C17016">
        <w:rPr>
          <w:rFonts w:ascii="Times New Roman" w:hAnsi="Times New Roman" w:cs="Times New Roman"/>
          <w:sz w:val="24"/>
          <w:szCs w:val="24"/>
          <w:lang w:val="en-GB"/>
        </w:rPr>
        <w:t>We have no conflict of interest to declare</w:t>
      </w:r>
      <w:r>
        <w:rPr>
          <w:rFonts w:ascii="Times New Roman" w:hAnsi="Times New Roman" w:cs="Times New Roman"/>
          <w:sz w:val="24"/>
          <w:szCs w:val="24"/>
          <w:lang w:val="en-GB"/>
        </w:rPr>
        <w:t>.</w:t>
      </w:r>
    </w:p>
    <w:p w14:paraId="703051C2" w14:textId="33E0E366" w:rsidR="00DE1981" w:rsidRDefault="00DE1981">
      <w:pPr>
        <w:pStyle w:val="CommentText"/>
        <w:rPr>
          <w:lang w:val="en-US"/>
        </w:rPr>
      </w:pPr>
    </w:p>
    <w:p w14:paraId="55809ADE" w14:textId="3EDA292C" w:rsidR="00231C23" w:rsidRDefault="00231C23">
      <w:pPr>
        <w:pStyle w:val="CommentText"/>
        <w:rPr>
          <w:lang w:val="en-US"/>
        </w:rPr>
      </w:pPr>
      <w:r>
        <w:rPr>
          <w:lang w:val="en-US"/>
        </w:rPr>
        <w:t>In the manuscript and supporting information you may need to remove all author names (eg I don’t you have a East and Hofer, personal obs but that’s the kind of things to remove, or else the copy right on the pictures/icons)</w:t>
      </w:r>
    </w:p>
    <w:p w14:paraId="5EF76263" w14:textId="60D1EAFA" w:rsidR="00DE1981" w:rsidRPr="008E6F07" w:rsidRDefault="00DE1981">
      <w:pPr>
        <w:pStyle w:val="CommentText"/>
        <w:rPr>
          <w:lang w:val="en-US"/>
        </w:rPr>
      </w:pPr>
    </w:p>
  </w:comment>
  <w:comment w:id="106" w:author="Sarah Benhaiem" w:date="2022-05-24T11:01:00Z" w:initials="SB">
    <w:p w14:paraId="5787A883" w14:textId="77777777" w:rsidR="00DE1981" w:rsidRDefault="00DE1981">
      <w:pPr>
        <w:pStyle w:val="CommentText"/>
        <w:rPr>
          <w:lang w:val="en-US"/>
        </w:rPr>
      </w:pPr>
      <w:r>
        <w:rPr>
          <w:rStyle w:val="CommentReference"/>
        </w:rPr>
        <w:annotationRef/>
      </w:r>
      <w:r w:rsidRPr="00DE1981">
        <w:rPr>
          <w:lang w:val="en-US"/>
        </w:rPr>
        <w:t xml:space="preserve">You </w:t>
      </w:r>
      <w:r>
        <w:rPr>
          <w:lang w:val="en-US"/>
        </w:rPr>
        <w:t>may also need a document with highlights</w:t>
      </w:r>
    </w:p>
    <w:p w14:paraId="1B2BFC48" w14:textId="77777777" w:rsidR="00DE1981" w:rsidRDefault="00DE1981">
      <w:pPr>
        <w:pStyle w:val="CommentText"/>
        <w:rPr>
          <w:lang w:val="en-US"/>
        </w:rPr>
      </w:pPr>
    </w:p>
    <w:p w14:paraId="7D64C12A" w14:textId="77777777" w:rsidR="00DE1981" w:rsidRDefault="00DE1981">
      <w:pPr>
        <w:pStyle w:val="CommentText"/>
        <w:rPr>
          <w:lang w:val="en-US"/>
        </w:rPr>
      </w:pPr>
      <w:r>
        <w:rPr>
          <w:lang w:val="en-US"/>
        </w:rPr>
        <w:t>For example</w:t>
      </w:r>
    </w:p>
    <w:p w14:paraId="39FE9DCD" w14:textId="77777777" w:rsidR="00DE1981" w:rsidRDefault="00DE1981">
      <w:pPr>
        <w:pStyle w:val="CommentText"/>
        <w:rPr>
          <w:lang w:val="en-US"/>
        </w:rPr>
      </w:pPr>
    </w:p>
    <w:p w14:paraId="18B46485" w14:textId="77777777" w:rsidR="00DE1981" w:rsidRDefault="00DE1981" w:rsidP="00DE1981">
      <w:pPr>
        <w:overflowPunct w:val="0"/>
        <w:spacing w:before="120" w:after="0" w:line="480"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Long-term fitness costs of wire snare injuries in a keystone terrestrial by-catch species </w:t>
      </w:r>
    </w:p>
    <w:p w14:paraId="5B8109A6" w14:textId="77777777" w:rsidR="00DE1981" w:rsidRPr="00CF564C" w:rsidRDefault="00DE1981" w:rsidP="00DE1981">
      <w:pPr>
        <w:spacing w:line="360" w:lineRule="auto"/>
        <w:rPr>
          <w:rFonts w:ascii="Times New Roman" w:hAnsi="Times New Roman" w:cs="Times New Roman"/>
          <w:sz w:val="24"/>
          <w:szCs w:val="24"/>
          <w:lang w:val="en-US"/>
        </w:rPr>
      </w:pPr>
    </w:p>
    <w:p w14:paraId="005BFC27" w14:textId="77777777" w:rsidR="00DE1981" w:rsidRPr="00CF564C" w:rsidRDefault="00DE1981" w:rsidP="00DE1981">
      <w:pPr>
        <w:pStyle w:val="ListParagraph"/>
        <w:numPr>
          <w:ilvl w:val="0"/>
          <w:numId w:val="12"/>
        </w:numPr>
        <w:suppressAutoHyphens w:val="0"/>
        <w:spacing w:after="160" w:line="360" w:lineRule="auto"/>
        <w:rPr>
          <w:rFonts w:ascii="Times New Roman" w:hAnsi="Times New Roman" w:cs="Times New Roman"/>
          <w:sz w:val="24"/>
          <w:szCs w:val="24"/>
          <w:lang w:val="en-GB"/>
        </w:rPr>
      </w:pPr>
      <w:r w:rsidRPr="00CF564C">
        <w:rPr>
          <w:rFonts w:ascii="Times New Roman" w:hAnsi="Times New Roman" w:cs="Times New Roman"/>
          <w:sz w:val="24"/>
          <w:szCs w:val="24"/>
          <w:lang w:val="en-US"/>
        </w:rPr>
        <w:t xml:space="preserve">We </w:t>
      </w:r>
      <w:r>
        <w:rPr>
          <w:rFonts w:ascii="Times New Roman" w:hAnsi="Times New Roman" w:cs="Times New Roman"/>
          <w:sz w:val="24"/>
          <w:szCs w:val="24"/>
          <w:lang w:val="en-US"/>
        </w:rPr>
        <w:t>recorded</w:t>
      </w:r>
      <w:r w:rsidRPr="00CF564C">
        <w:rPr>
          <w:rFonts w:ascii="Times New Roman" w:hAnsi="Times New Roman" w:cs="Times New Roman"/>
          <w:sz w:val="24"/>
          <w:szCs w:val="24"/>
          <w:lang w:val="en-US"/>
        </w:rPr>
        <w:t xml:space="preserve"> snaring </w:t>
      </w:r>
      <w:r>
        <w:rPr>
          <w:rFonts w:ascii="Times New Roman" w:hAnsi="Times New Roman" w:cs="Times New Roman"/>
          <w:sz w:val="24"/>
          <w:szCs w:val="24"/>
          <w:lang w:val="en-US"/>
        </w:rPr>
        <w:t>events</w:t>
      </w:r>
      <w:r w:rsidRPr="00CF564C">
        <w:rPr>
          <w:rFonts w:ascii="Times New Roman" w:hAnsi="Times New Roman" w:cs="Times New Roman"/>
          <w:sz w:val="24"/>
          <w:szCs w:val="24"/>
          <w:lang w:val="en-US"/>
        </w:rPr>
        <w:t xml:space="preserve"> in Serengeti spotted hyenas between 1987 and 2020</w:t>
      </w:r>
    </w:p>
    <w:p w14:paraId="63E50549" w14:textId="77777777" w:rsidR="00DE1981" w:rsidRPr="00CF564C" w:rsidRDefault="00DE1981" w:rsidP="00DE1981">
      <w:pPr>
        <w:pStyle w:val="ListParagraph"/>
        <w:numPr>
          <w:ilvl w:val="0"/>
          <w:numId w:val="12"/>
        </w:numPr>
        <w:suppressAutoHyphens w:val="0"/>
        <w:spacing w:after="160" w:line="360" w:lineRule="auto"/>
        <w:rPr>
          <w:rFonts w:ascii="Times New Roman" w:hAnsi="Times New Roman" w:cs="Times New Roman"/>
          <w:sz w:val="24"/>
          <w:szCs w:val="24"/>
          <w:lang w:val="en-GB"/>
        </w:rPr>
      </w:pPr>
      <w:r w:rsidRPr="00CF564C">
        <w:rPr>
          <w:rFonts w:ascii="Times New Roman" w:hAnsi="Times New Roman" w:cs="Times New Roman"/>
          <w:sz w:val="24"/>
          <w:szCs w:val="24"/>
          <w:lang w:val="en-GB"/>
        </w:rPr>
        <w:t xml:space="preserve">Snaring </w:t>
      </w:r>
      <w:r>
        <w:rPr>
          <w:rFonts w:ascii="Times New Roman" w:hAnsi="Times New Roman" w:cs="Times New Roman"/>
          <w:sz w:val="24"/>
          <w:szCs w:val="24"/>
          <w:lang w:val="en-GB"/>
        </w:rPr>
        <w:t xml:space="preserve">events </w:t>
      </w:r>
      <w:r w:rsidRPr="00CF564C">
        <w:rPr>
          <w:rFonts w:ascii="Times New Roman" w:hAnsi="Times New Roman" w:cs="Times New Roman"/>
          <w:sz w:val="24"/>
          <w:szCs w:val="24"/>
          <w:lang w:val="en-GB"/>
        </w:rPr>
        <w:t>occurred predominantly in adult females during the dry season</w:t>
      </w:r>
    </w:p>
    <w:p w14:paraId="6408A64C" w14:textId="77777777" w:rsidR="00DE1981" w:rsidRPr="00CF564C" w:rsidRDefault="00DE1981" w:rsidP="00DE1981">
      <w:pPr>
        <w:pStyle w:val="ListParagraph"/>
        <w:numPr>
          <w:ilvl w:val="0"/>
          <w:numId w:val="12"/>
        </w:numPr>
        <w:suppressAutoHyphens w:val="0"/>
        <w:spacing w:after="160" w:line="360" w:lineRule="auto"/>
        <w:rPr>
          <w:rFonts w:ascii="Times New Roman" w:hAnsi="Times New Roman" w:cs="Times New Roman"/>
          <w:sz w:val="24"/>
          <w:szCs w:val="24"/>
          <w:lang w:val="en-GB"/>
        </w:rPr>
      </w:pPr>
      <w:r w:rsidRPr="00CF564C">
        <w:rPr>
          <w:rFonts w:ascii="Times New Roman" w:hAnsi="Times New Roman" w:cs="Times New Roman"/>
          <w:sz w:val="24"/>
          <w:szCs w:val="24"/>
          <w:lang w:val="en-GB"/>
        </w:rPr>
        <w:t xml:space="preserve">We determined the </w:t>
      </w:r>
      <w:r w:rsidRPr="00CF564C">
        <w:rPr>
          <w:rFonts w:ascii="Times New Roman" w:hAnsi="Times New Roman" w:cs="Times New Roman"/>
          <w:sz w:val="24"/>
          <w:szCs w:val="24"/>
          <w:lang w:val="en-US"/>
        </w:rPr>
        <w:t>fitness costs of snare injuries in philopatric females</w:t>
      </w:r>
    </w:p>
    <w:p w14:paraId="3AE0A599" w14:textId="77777777" w:rsidR="00DE1981" w:rsidRPr="00CF564C" w:rsidRDefault="00DE1981" w:rsidP="00DE1981">
      <w:pPr>
        <w:pStyle w:val="ListParagraph"/>
        <w:numPr>
          <w:ilvl w:val="0"/>
          <w:numId w:val="12"/>
        </w:numPr>
        <w:suppressAutoHyphens w:val="0"/>
        <w:spacing w:after="160" w:line="360" w:lineRule="auto"/>
        <w:rPr>
          <w:rFonts w:ascii="Times New Roman" w:hAnsi="Times New Roman" w:cs="Times New Roman"/>
          <w:sz w:val="24"/>
          <w:szCs w:val="24"/>
          <w:lang w:val="en-GB"/>
        </w:rPr>
      </w:pPr>
      <w:r w:rsidRPr="00CF564C">
        <w:rPr>
          <w:rFonts w:ascii="Times New Roman" w:hAnsi="Times New Roman" w:cs="Times New Roman"/>
          <w:sz w:val="24"/>
          <w:szCs w:val="24"/>
          <w:lang w:val="en-US"/>
        </w:rPr>
        <w:t>Severe injuries in adult females reduced their reproductive success</w:t>
      </w:r>
    </w:p>
    <w:p w14:paraId="573DBF50" w14:textId="77777777" w:rsidR="00DE1981" w:rsidRPr="001C1C1F" w:rsidRDefault="00DE1981" w:rsidP="00DE1981">
      <w:pPr>
        <w:pStyle w:val="ListParagraph"/>
        <w:numPr>
          <w:ilvl w:val="0"/>
          <w:numId w:val="12"/>
        </w:numPr>
        <w:suppressAutoHyphens w:val="0"/>
        <w:spacing w:after="160" w:line="360" w:lineRule="auto"/>
        <w:rPr>
          <w:rFonts w:ascii="Times New Roman" w:hAnsi="Times New Roman" w:cs="Times New Roman"/>
          <w:sz w:val="24"/>
          <w:szCs w:val="24"/>
          <w:lang w:val="en-GB"/>
        </w:rPr>
      </w:pPr>
      <w:r w:rsidRPr="00CF564C">
        <w:rPr>
          <w:rFonts w:ascii="Times New Roman" w:hAnsi="Times New Roman" w:cs="Times New Roman"/>
          <w:sz w:val="24"/>
          <w:szCs w:val="24"/>
          <w:lang w:val="en-GB"/>
        </w:rPr>
        <w:t>Total population-level costs of snares may be underestimated in by-catch species</w:t>
      </w:r>
    </w:p>
    <w:p w14:paraId="075145EA" w14:textId="6FAC246F" w:rsidR="00DE1981" w:rsidRPr="00DE1981" w:rsidRDefault="00DE1981">
      <w:pPr>
        <w:pStyle w:val="CommentText"/>
        <w:rPr>
          <w:lang w:val="en-GB"/>
        </w:rPr>
      </w:pPr>
    </w:p>
  </w:comment>
  <w:comment w:id="109" w:author="Hofer, Heribert" w:date="2022-03-07T08:27:00Z" w:initials="HH">
    <w:p w14:paraId="1659BB5F" w14:textId="21C57B32" w:rsidR="008438F8" w:rsidRPr="00915BA4" w:rsidRDefault="008438F8">
      <w:pPr>
        <w:pStyle w:val="CommentText"/>
        <w:rPr>
          <w:lang w:val="en-GB"/>
        </w:rPr>
      </w:pPr>
      <w:r>
        <w:rPr>
          <w:rStyle w:val="CommentReference"/>
        </w:rPr>
        <w:annotationRef/>
      </w:r>
      <w:r w:rsidRPr="00915BA4">
        <w:rPr>
          <w:lang w:val="en-GB"/>
        </w:rPr>
        <w:t xml:space="preserve">Please </w:t>
      </w:r>
      <w:r>
        <w:rPr>
          <w:lang w:val="en-GB"/>
        </w:rPr>
        <w:t>do not change this any</w:t>
      </w:r>
      <w:r w:rsidRPr="00915BA4">
        <w:rPr>
          <w:lang w:val="en-GB"/>
        </w:rPr>
        <w:t xml:space="preserve">more – there are </w:t>
      </w:r>
      <w:r>
        <w:rPr>
          <w:lang w:val="en-GB"/>
        </w:rPr>
        <w:t xml:space="preserve">far too many </w:t>
      </w:r>
      <w:r w:rsidRPr="00915BA4">
        <w:rPr>
          <w:lang w:val="en-GB"/>
        </w:rPr>
        <w:t>errors</w:t>
      </w:r>
      <w:r>
        <w:rPr>
          <w:lang w:val="en-GB"/>
        </w:rPr>
        <w:t xml:space="preserve"> in here</w:t>
      </w:r>
      <w:r w:rsidRPr="00915BA4">
        <w:rPr>
          <w:lang w:val="en-GB"/>
        </w:rPr>
        <w:t xml:space="preserve"> which </w:t>
      </w:r>
      <w:r>
        <w:rPr>
          <w:lang w:val="en-GB"/>
        </w:rPr>
        <w:t>I have corrected. You still need to add the page numbers of the Hopcraft reference</w:t>
      </w:r>
    </w:p>
  </w:comment>
  <w:comment w:id="110" w:author="East, Marion" w:date="2022-03-13T21:06:00Z" w:initials="EM">
    <w:p w14:paraId="592CD7F3" w14:textId="44910089" w:rsidR="008438F8" w:rsidRPr="00AF770B" w:rsidRDefault="008438F8">
      <w:pPr>
        <w:pStyle w:val="CommentText"/>
        <w:rPr>
          <w:lang w:val="en-GB"/>
        </w:rPr>
      </w:pPr>
      <w:r>
        <w:rPr>
          <w:rStyle w:val="CommentReference"/>
        </w:rPr>
        <w:annotationRef/>
      </w:r>
      <w:r w:rsidRPr="00AF770B">
        <w:rPr>
          <w:lang w:val="en-GB"/>
        </w:rPr>
        <w:t>Your will need to add the additional references I have added to</w:t>
      </w:r>
      <w:r>
        <w:rPr>
          <w:lang w:val="en-GB"/>
        </w:rPr>
        <w:t xml:space="preserve"> t</w:t>
      </w:r>
      <w:r w:rsidRPr="00AF770B">
        <w:rPr>
          <w:lang w:val="en-GB"/>
        </w:rPr>
        <w:t>he introduction</w:t>
      </w:r>
    </w:p>
    <w:p w14:paraId="02E88F2A" w14:textId="1B607E36" w:rsidR="008438F8" w:rsidRPr="00AF770B" w:rsidRDefault="008438F8">
      <w:pPr>
        <w:pStyle w:val="CommentText"/>
        <w:rPr>
          <w:lang w:val="en-GB"/>
        </w:rPr>
      </w:pPr>
      <w:r>
        <w:rPr>
          <w:lang w:val="en-GB"/>
        </w:rPr>
        <w:t xml:space="preserve">Then you need to check that all papers cited are listed in the reference list – which isn’t the case at present.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250961" w15:done="0"/>
  <w15:commentEx w15:paraId="19836025" w15:paraIdParent="5F250961" w15:done="0"/>
  <w15:commentEx w15:paraId="18F73387" w15:done="0"/>
  <w15:commentEx w15:paraId="0D606F50" w15:done="0"/>
  <w15:commentEx w15:paraId="54E4EF11" w15:done="0"/>
  <w15:commentEx w15:paraId="379A9859" w15:paraIdParent="54E4EF11" w15:done="0"/>
  <w15:commentEx w15:paraId="49176A56" w15:done="0"/>
  <w15:commentEx w15:paraId="653F57F3" w15:done="0"/>
  <w15:commentEx w15:paraId="4A1DF4FF" w15:done="0"/>
  <w15:commentEx w15:paraId="475CDC03" w15:done="0"/>
  <w15:commentEx w15:paraId="54CAECFB" w15:done="0"/>
  <w15:commentEx w15:paraId="30355AF9" w15:done="0"/>
  <w15:commentEx w15:paraId="74F78C56" w15:done="0"/>
  <w15:commentEx w15:paraId="3C3CC39B" w15:done="0"/>
  <w15:commentEx w15:paraId="47C92942" w15:done="0"/>
  <w15:commentEx w15:paraId="17667769" w15:paraIdParent="47C92942" w15:done="0"/>
  <w15:commentEx w15:paraId="5EF76263" w15:done="0"/>
  <w15:commentEx w15:paraId="075145EA" w15:paraIdParent="5EF76263" w15:done="0"/>
  <w15:commentEx w15:paraId="1659BB5F" w15:done="0"/>
  <w15:commentEx w15:paraId="02E88F2A" w15:paraIdParent="1659BB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71D87" w16cex:dateUtc="2022-05-24T07:01:00Z"/>
  <w16cex:commentExtensible w16cex:durableId="26371E61" w16cex:dateUtc="2022-05-24T07:05:00Z"/>
  <w16cex:commentExtensible w16cex:durableId="25E44D71" w16cex:dateUtc="2022-03-22T12:28:00Z"/>
  <w16cex:commentExtensible w16cex:durableId="26371FE8" w16cex:dateUtc="2022-05-24T07:12:00Z"/>
  <w16cex:commentExtensible w16cex:durableId="25DC9949" w16cex:dateUtc="2022-03-16T16:13:00Z"/>
  <w16cex:commentExtensible w16cex:durableId="25E45012" w16cex:dateUtc="2022-03-22T12:39:00Z"/>
  <w16cex:commentExtensible w16cex:durableId="2637238C" w16cex:dateUtc="2022-05-24T07:27:00Z"/>
  <w16cex:commentExtensible w16cex:durableId="263726D9" w16cex:dateUtc="2022-05-24T07:41:00Z"/>
  <w16cex:commentExtensible w16cex:durableId="26372730" w16cex:dateUtc="2022-05-24T07:43:00Z"/>
  <w16cex:commentExtensible w16cex:durableId="26372D12" w16cex:dateUtc="2022-05-24T08:08:00Z"/>
  <w16cex:commentExtensible w16cex:durableId="26372FFA" w16cex:dateUtc="2022-05-24T08:20:00Z"/>
  <w16cex:commentExtensible w16cex:durableId="26373058" w16cex:dateUtc="2022-05-24T08:22:00Z"/>
  <w16cex:commentExtensible w16cex:durableId="26373257" w16cex:dateUtc="2022-05-24T08:30:00Z"/>
  <w16cex:commentExtensible w16cex:durableId="26373400" w16cex:dateUtc="2022-05-24T08:37:00Z"/>
  <w16cex:commentExtensible w16cex:durableId="26373828" w16cex:dateUtc="2022-05-24T08:55:00Z"/>
  <w16cex:commentExtensible w16cex:durableId="26373946" w16cex:dateUtc="2022-05-24T09:00:00Z"/>
  <w16cex:commentExtensible w16cex:durableId="2637379D" w16cex:dateUtc="2022-05-24T08:53:00Z"/>
  <w16cex:commentExtensible w16cex:durableId="26373995" w16cex:dateUtc="2022-05-24T09:01:00Z"/>
  <w16cex:commentExtensible w16cex:durableId="25DC8F72" w16cex:dateUtc="2022-03-07T07:27:00Z"/>
  <w16cex:commentExtensible w16cex:durableId="25DC8F73" w16cex:dateUtc="2022-03-13T20: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250961" w16cid:durableId="26371D87"/>
  <w16cid:commentId w16cid:paraId="19836025" w16cid:durableId="26371E61"/>
  <w16cid:commentId w16cid:paraId="18F73387" w16cid:durableId="25E44D71"/>
  <w16cid:commentId w16cid:paraId="0D606F50" w16cid:durableId="26371FE8"/>
  <w16cid:commentId w16cid:paraId="54E4EF11" w16cid:durableId="25DC9949"/>
  <w16cid:commentId w16cid:paraId="379A9859" w16cid:durableId="25E45012"/>
  <w16cid:commentId w16cid:paraId="49176A56" w16cid:durableId="2637238C"/>
  <w16cid:commentId w16cid:paraId="653F57F3" w16cid:durableId="263726D9"/>
  <w16cid:commentId w16cid:paraId="4A1DF4FF" w16cid:durableId="26372730"/>
  <w16cid:commentId w16cid:paraId="475CDC03" w16cid:durableId="26372D12"/>
  <w16cid:commentId w16cid:paraId="54CAECFB" w16cid:durableId="26372FFA"/>
  <w16cid:commentId w16cid:paraId="30355AF9" w16cid:durableId="26373058"/>
  <w16cid:commentId w16cid:paraId="74F78C56" w16cid:durableId="26373257"/>
  <w16cid:commentId w16cid:paraId="3C3CC39B" w16cid:durableId="26373400"/>
  <w16cid:commentId w16cid:paraId="47C92942" w16cid:durableId="26373828"/>
  <w16cid:commentId w16cid:paraId="17667769" w16cid:durableId="26373946"/>
  <w16cid:commentId w16cid:paraId="5EF76263" w16cid:durableId="2637379D"/>
  <w16cid:commentId w16cid:paraId="075145EA" w16cid:durableId="26373995"/>
  <w16cid:commentId w16cid:paraId="1659BB5F" w16cid:durableId="25DC8F72"/>
  <w16cid:commentId w16cid:paraId="02E88F2A" w16cid:durableId="25DC8F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00EAE" w14:textId="77777777" w:rsidR="00F43F52" w:rsidRDefault="00F43F52">
      <w:pPr>
        <w:spacing w:after="0" w:line="240" w:lineRule="auto"/>
      </w:pPr>
      <w:r>
        <w:separator/>
      </w:r>
    </w:p>
  </w:endnote>
  <w:endnote w:type="continuationSeparator" w:id="0">
    <w:p w14:paraId="54BF73A6" w14:textId="77777777" w:rsidR="00F43F52" w:rsidRDefault="00F43F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f3">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1892963"/>
      <w:docPartObj>
        <w:docPartGallery w:val="Page Numbers (Bottom of Page)"/>
        <w:docPartUnique/>
      </w:docPartObj>
    </w:sdtPr>
    <w:sdtEndPr>
      <w:rPr>
        <w:rFonts w:ascii="Times New Roman" w:hAnsi="Times New Roman" w:cs="Times New Roman"/>
      </w:rPr>
    </w:sdtEndPr>
    <w:sdtContent>
      <w:p w14:paraId="7CFB8643" w14:textId="4BC1CF82" w:rsidR="008438F8" w:rsidRPr="00EA4BA5" w:rsidRDefault="008438F8">
        <w:pPr>
          <w:pStyle w:val="Footer"/>
          <w:jc w:val="right"/>
          <w:rPr>
            <w:rFonts w:ascii="Times New Roman" w:hAnsi="Times New Roman" w:cs="Times New Roman"/>
          </w:rPr>
        </w:pPr>
        <w:r w:rsidRPr="00EA4BA5">
          <w:rPr>
            <w:rFonts w:ascii="Times New Roman" w:hAnsi="Times New Roman" w:cs="Times New Roman"/>
          </w:rPr>
          <w:fldChar w:fldCharType="begin"/>
        </w:r>
        <w:r w:rsidRPr="00EA4BA5">
          <w:rPr>
            <w:rFonts w:ascii="Times New Roman" w:hAnsi="Times New Roman" w:cs="Times New Roman"/>
          </w:rPr>
          <w:instrText>PAGE   \* MERGEFORMAT</w:instrText>
        </w:r>
        <w:r w:rsidRPr="00EA4BA5">
          <w:rPr>
            <w:rFonts w:ascii="Times New Roman" w:hAnsi="Times New Roman" w:cs="Times New Roman"/>
          </w:rPr>
          <w:fldChar w:fldCharType="separate"/>
        </w:r>
        <w:r w:rsidR="00F239F5" w:rsidRPr="00F239F5">
          <w:rPr>
            <w:rFonts w:ascii="Times New Roman" w:hAnsi="Times New Roman" w:cs="Times New Roman"/>
            <w:noProof/>
            <w:lang w:val="fr-FR"/>
          </w:rPr>
          <w:t>5</w:t>
        </w:r>
        <w:r w:rsidRPr="00EA4BA5">
          <w:rPr>
            <w:rFonts w:ascii="Times New Roman" w:hAnsi="Times New Roman" w:cs="Times New Roman"/>
          </w:rPr>
          <w:fldChar w:fldCharType="end"/>
        </w:r>
      </w:p>
    </w:sdtContent>
  </w:sdt>
  <w:p w14:paraId="585AB0C0" w14:textId="77777777" w:rsidR="008438F8" w:rsidRDefault="008438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CA987" w14:textId="77777777" w:rsidR="00F43F52" w:rsidRDefault="00F43F52">
      <w:pPr>
        <w:spacing w:after="0" w:line="240" w:lineRule="auto"/>
      </w:pPr>
      <w:r>
        <w:separator/>
      </w:r>
    </w:p>
  </w:footnote>
  <w:footnote w:type="continuationSeparator" w:id="0">
    <w:p w14:paraId="4623890C" w14:textId="77777777" w:rsidR="00F43F52" w:rsidRDefault="00F43F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1BA2"/>
    <w:multiLevelType w:val="hybridMultilevel"/>
    <w:tmpl w:val="88024C78"/>
    <w:lvl w:ilvl="0" w:tplc="68E0DB0A">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8F95AD5"/>
    <w:multiLevelType w:val="hybridMultilevel"/>
    <w:tmpl w:val="98B61A84"/>
    <w:lvl w:ilvl="0" w:tplc="3E383938">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AB1A76"/>
    <w:multiLevelType w:val="hybridMultilevel"/>
    <w:tmpl w:val="55F286DA"/>
    <w:lvl w:ilvl="0" w:tplc="1A16193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0C3CA5"/>
    <w:multiLevelType w:val="hybridMultilevel"/>
    <w:tmpl w:val="5F7CB5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026369"/>
    <w:multiLevelType w:val="multilevel"/>
    <w:tmpl w:val="1D04A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2B7DF9"/>
    <w:multiLevelType w:val="hybridMultilevel"/>
    <w:tmpl w:val="3522CB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62F60FD"/>
    <w:multiLevelType w:val="hybridMultilevel"/>
    <w:tmpl w:val="AB5A4AD6"/>
    <w:lvl w:ilvl="0" w:tplc="EBB6354A">
      <w:numFmt w:val="bullet"/>
      <w:lvlText w:val=""/>
      <w:lvlJc w:val="left"/>
      <w:pPr>
        <w:ind w:left="720" w:hanging="360"/>
      </w:pPr>
      <w:rPr>
        <w:rFonts w:ascii="Wingdings" w:eastAsia="Calibri" w:hAnsi="Wingdings"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97F043F"/>
    <w:multiLevelType w:val="hybridMultilevel"/>
    <w:tmpl w:val="B04616CA"/>
    <w:lvl w:ilvl="0" w:tplc="C644B15C">
      <w:numFmt w:val="bullet"/>
      <w:lvlText w:val=""/>
      <w:lvlJc w:val="left"/>
      <w:pPr>
        <w:ind w:left="720" w:hanging="360"/>
      </w:pPr>
      <w:rPr>
        <w:rFonts w:ascii="Wingdings" w:eastAsia="Calibr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C274102"/>
    <w:multiLevelType w:val="hybridMultilevel"/>
    <w:tmpl w:val="9796D8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F93AE2"/>
    <w:multiLevelType w:val="hybridMultilevel"/>
    <w:tmpl w:val="45DC9B6A"/>
    <w:lvl w:ilvl="0" w:tplc="FB78D192">
      <w:start w:val="2"/>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7526F87"/>
    <w:multiLevelType w:val="hybridMultilevel"/>
    <w:tmpl w:val="5C92A8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BE80349"/>
    <w:multiLevelType w:val="hybridMultilevel"/>
    <w:tmpl w:val="9824255E"/>
    <w:lvl w:ilvl="0" w:tplc="4B14CB30">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637028798">
    <w:abstractNumId w:val="1"/>
  </w:num>
  <w:num w:numId="2" w16cid:durableId="1279873748">
    <w:abstractNumId w:val="2"/>
  </w:num>
  <w:num w:numId="3" w16cid:durableId="1100444248">
    <w:abstractNumId w:val="9"/>
  </w:num>
  <w:num w:numId="4" w16cid:durableId="155070767">
    <w:abstractNumId w:val="11"/>
  </w:num>
  <w:num w:numId="5" w16cid:durableId="613827956">
    <w:abstractNumId w:val="0"/>
  </w:num>
  <w:num w:numId="6" w16cid:durableId="784471839">
    <w:abstractNumId w:val="6"/>
  </w:num>
  <w:num w:numId="7" w16cid:durableId="313875687">
    <w:abstractNumId w:val="4"/>
  </w:num>
  <w:num w:numId="8" w16cid:durableId="582643712">
    <w:abstractNumId w:val="7"/>
  </w:num>
  <w:num w:numId="9" w16cid:durableId="1057125318">
    <w:abstractNumId w:val="8"/>
  </w:num>
  <w:num w:numId="10" w16cid:durableId="1157769385">
    <w:abstractNumId w:val="3"/>
  </w:num>
  <w:num w:numId="11" w16cid:durableId="1928225456">
    <w:abstractNumId w:val="10"/>
  </w:num>
  <w:num w:numId="12" w16cid:durableId="6830196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ah Benhaiem">
    <w15:presenceInfo w15:providerId="Windows Live" w15:userId="16ca485a8f039800"/>
  </w15:person>
  <w15:person w15:author="Aima P">
    <w15:presenceInfo w15:providerId="Windows Live" w15:userId="f51aa26bdd51bb47"/>
  </w15:person>
  <w15:person w15:author="Hofer, Heribert">
    <w15:presenceInfo w15:providerId="AD" w15:userId="S-1-5-21-2654767066-2487046086-3838693888-1179"/>
  </w15:person>
  <w15:person w15:author="East, Marion">
    <w15:presenceInfo w15:providerId="AD" w15:userId="S-1-5-21-2654767066-2487046086-3838693888-11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de-DE" w:vendorID="64" w:dllVersion="6" w:nlCheck="1" w:checkStyle="1"/>
  <w:activeWritingStyle w:appName="MSWord" w:lang="en-US" w:vendorID="64" w:dllVersion="0" w:nlCheck="1" w:checkStyle="0"/>
  <w:activeWritingStyle w:appName="MSWord" w:lang="fr-FR" w:vendorID="64" w:dllVersion="0" w:nlCheck="1" w:checkStyle="0"/>
  <w:activeWritingStyle w:appName="MSWord" w:lang="de-DE" w:vendorID="64" w:dllVersion="0" w:nlCheck="1" w:checkStyle="0"/>
  <w:activeWritingStyle w:appName="MSWord" w:lang="es-ES" w:vendorID="64" w:dllVersion="0" w:nlCheck="1" w:checkStyle="0"/>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A36"/>
    <w:rsid w:val="000003D2"/>
    <w:rsid w:val="000017BC"/>
    <w:rsid w:val="00003B13"/>
    <w:rsid w:val="0000461B"/>
    <w:rsid w:val="000053C3"/>
    <w:rsid w:val="000076B2"/>
    <w:rsid w:val="00011A38"/>
    <w:rsid w:val="00012769"/>
    <w:rsid w:val="00014D31"/>
    <w:rsid w:val="000150CF"/>
    <w:rsid w:val="0001539C"/>
    <w:rsid w:val="00016F37"/>
    <w:rsid w:val="00016FC8"/>
    <w:rsid w:val="00020436"/>
    <w:rsid w:val="00021C5F"/>
    <w:rsid w:val="00022084"/>
    <w:rsid w:val="00023605"/>
    <w:rsid w:val="000246EC"/>
    <w:rsid w:val="00024F58"/>
    <w:rsid w:val="0002509E"/>
    <w:rsid w:val="00031640"/>
    <w:rsid w:val="000325B7"/>
    <w:rsid w:val="00032FEA"/>
    <w:rsid w:val="00035F56"/>
    <w:rsid w:val="0004082F"/>
    <w:rsid w:val="00041112"/>
    <w:rsid w:val="0004149F"/>
    <w:rsid w:val="00042637"/>
    <w:rsid w:val="00042E75"/>
    <w:rsid w:val="00043BFF"/>
    <w:rsid w:val="00044589"/>
    <w:rsid w:val="00044AFE"/>
    <w:rsid w:val="000459EF"/>
    <w:rsid w:val="0004619C"/>
    <w:rsid w:val="00046960"/>
    <w:rsid w:val="00046FE9"/>
    <w:rsid w:val="0004737C"/>
    <w:rsid w:val="00047FF7"/>
    <w:rsid w:val="00050804"/>
    <w:rsid w:val="000525EC"/>
    <w:rsid w:val="0005283C"/>
    <w:rsid w:val="00052FE0"/>
    <w:rsid w:val="00054A6B"/>
    <w:rsid w:val="00056FAD"/>
    <w:rsid w:val="000600C6"/>
    <w:rsid w:val="00060B2C"/>
    <w:rsid w:val="000613F1"/>
    <w:rsid w:val="000644EA"/>
    <w:rsid w:val="00064910"/>
    <w:rsid w:val="000676A3"/>
    <w:rsid w:val="00070D1E"/>
    <w:rsid w:val="00070E82"/>
    <w:rsid w:val="00071CE7"/>
    <w:rsid w:val="00071D48"/>
    <w:rsid w:val="00072085"/>
    <w:rsid w:val="00072C20"/>
    <w:rsid w:val="000731DB"/>
    <w:rsid w:val="00074618"/>
    <w:rsid w:val="00074B46"/>
    <w:rsid w:val="00080108"/>
    <w:rsid w:val="00080EBA"/>
    <w:rsid w:val="00081C5D"/>
    <w:rsid w:val="00081EB4"/>
    <w:rsid w:val="00081F44"/>
    <w:rsid w:val="00081FD7"/>
    <w:rsid w:val="00082379"/>
    <w:rsid w:val="000828D5"/>
    <w:rsid w:val="000843E7"/>
    <w:rsid w:val="00084C74"/>
    <w:rsid w:val="00087119"/>
    <w:rsid w:val="0009092D"/>
    <w:rsid w:val="0009127E"/>
    <w:rsid w:val="000916BA"/>
    <w:rsid w:val="00091AEC"/>
    <w:rsid w:val="00092B3F"/>
    <w:rsid w:val="0009314A"/>
    <w:rsid w:val="000947D8"/>
    <w:rsid w:val="00094AC2"/>
    <w:rsid w:val="000958AE"/>
    <w:rsid w:val="000959A3"/>
    <w:rsid w:val="00096B79"/>
    <w:rsid w:val="00096EFA"/>
    <w:rsid w:val="000974BB"/>
    <w:rsid w:val="000A06A2"/>
    <w:rsid w:val="000A2125"/>
    <w:rsid w:val="000A24F2"/>
    <w:rsid w:val="000A2545"/>
    <w:rsid w:val="000A2B7C"/>
    <w:rsid w:val="000A2CDF"/>
    <w:rsid w:val="000A359F"/>
    <w:rsid w:val="000A3BE0"/>
    <w:rsid w:val="000A450F"/>
    <w:rsid w:val="000A4BC5"/>
    <w:rsid w:val="000A517D"/>
    <w:rsid w:val="000A64A1"/>
    <w:rsid w:val="000B351F"/>
    <w:rsid w:val="000B365A"/>
    <w:rsid w:val="000B41E7"/>
    <w:rsid w:val="000B4545"/>
    <w:rsid w:val="000B4F3B"/>
    <w:rsid w:val="000B6990"/>
    <w:rsid w:val="000B7180"/>
    <w:rsid w:val="000B76D7"/>
    <w:rsid w:val="000C0048"/>
    <w:rsid w:val="000C26B7"/>
    <w:rsid w:val="000C3CE0"/>
    <w:rsid w:val="000C3E6D"/>
    <w:rsid w:val="000C48BA"/>
    <w:rsid w:val="000C5EEE"/>
    <w:rsid w:val="000D1492"/>
    <w:rsid w:val="000D18EA"/>
    <w:rsid w:val="000D2D70"/>
    <w:rsid w:val="000D34E1"/>
    <w:rsid w:val="000D38D2"/>
    <w:rsid w:val="000D4160"/>
    <w:rsid w:val="000D4A94"/>
    <w:rsid w:val="000D650C"/>
    <w:rsid w:val="000D7FD6"/>
    <w:rsid w:val="000E074D"/>
    <w:rsid w:val="000E17D0"/>
    <w:rsid w:val="000E1D06"/>
    <w:rsid w:val="000E3FD6"/>
    <w:rsid w:val="000E4137"/>
    <w:rsid w:val="000E5FF4"/>
    <w:rsid w:val="000F1092"/>
    <w:rsid w:val="000F2437"/>
    <w:rsid w:val="00100AE2"/>
    <w:rsid w:val="00105255"/>
    <w:rsid w:val="00105759"/>
    <w:rsid w:val="001074AD"/>
    <w:rsid w:val="001138C2"/>
    <w:rsid w:val="00114AEB"/>
    <w:rsid w:val="001158C5"/>
    <w:rsid w:val="00116167"/>
    <w:rsid w:val="00116D45"/>
    <w:rsid w:val="0011752D"/>
    <w:rsid w:val="00122286"/>
    <w:rsid w:val="00127568"/>
    <w:rsid w:val="00127A18"/>
    <w:rsid w:val="00127B13"/>
    <w:rsid w:val="001308C2"/>
    <w:rsid w:val="00131064"/>
    <w:rsid w:val="00132B09"/>
    <w:rsid w:val="001338AD"/>
    <w:rsid w:val="0013391B"/>
    <w:rsid w:val="00134965"/>
    <w:rsid w:val="00136225"/>
    <w:rsid w:val="00136386"/>
    <w:rsid w:val="00136811"/>
    <w:rsid w:val="001379F6"/>
    <w:rsid w:val="00143BF5"/>
    <w:rsid w:val="001444CE"/>
    <w:rsid w:val="00144525"/>
    <w:rsid w:val="00145381"/>
    <w:rsid w:val="0014713A"/>
    <w:rsid w:val="00147EF8"/>
    <w:rsid w:val="001522D4"/>
    <w:rsid w:val="001574CC"/>
    <w:rsid w:val="00161AF5"/>
    <w:rsid w:val="00162F30"/>
    <w:rsid w:val="00163B96"/>
    <w:rsid w:val="0016438A"/>
    <w:rsid w:val="00164E1C"/>
    <w:rsid w:val="00166054"/>
    <w:rsid w:val="001662E8"/>
    <w:rsid w:val="0016652A"/>
    <w:rsid w:val="00166957"/>
    <w:rsid w:val="001669FF"/>
    <w:rsid w:val="00167181"/>
    <w:rsid w:val="001674C9"/>
    <w:rsid w:val="00167FB3"/>
    <w:rsid w:val="00171D28"/>
    <w:rsid w:val="00173388"/>
    <w:rsid w:val="00173A56"/>
    <w:rsid w:val="0017759B"/>
    <w:rsid w:val="00177CD5"/>
    <w:rsid w:val="00180327"/>
    <w:rsid w:val="00180485"/>
    <w:rsid w:val="0018130C"/>
    <w:rsid w:val="00181CCC"/>
    <w:rsid w:val="00181EBF"/>
    <w:rsid w:val="00181FF1"/>
    <w:rsid w:val="00184152"/>
    <w:rsid w:val="00185A55"/>
    <w:rsid w:val="00185B59"/>
    <w:rsid w:val="0018686F"/>
    <w:rsid w:val="00187AE2"/>
    <w:rsid w:val="00191212"/>
    <w:rsid w:val="00192E8A"/>
    <w:rsid w:val="0019495E"/>
    <w:rsid w:val="00195A76"/>
    <w:rsid w:val="0019655A"/>
    <w:rsid w:val="00196A1C"/>
    <w:rsid w:val="00196B03"/>
    <w:rsid w:val="00196FD0"/>
    <w:rsid w:val="00197E15"/>
    <w:rsid w:val="001A0E3E"/>
    <w:rsid w:val="001A2134"/>
    <w:rsid w:val="001A2B0C"/>
    <w:rsid w:val="001A3861"/>
    <w:rsid w:val="001A42A8"/>
    <w:rsid w:val="001A565D"/>
    <w:rsid w:val="001A74C0"/>
    <w:rsid w:val="001A7798"/>
    <w:rsid w:val="001B0AF5"/>
    <w:rsid w:val="001B18FB"/>
    <w:rsid w:val="001B1C30"/>
    <w:rsid w:val="001B3CDE"/>
    <w:rsid w:val="001B76B9"/>
    <w:rsid w:val="001B7A96"/>
    <w:rsid w:val="001C08D2"/>
    <w:rsid w:val="001C0E87"/>
    <w:rsid w:val="001C17FC"/>
    <w:rsid w:val="001C23E5"/>
    <w:rsid w:val="001C2A74"/>
    <w:rsid w:val="001C4305"/>
    <w:rsid w:val="001C4E26"/>
    <w:rsid w:val="001C4FA7"/>
    <w:rsid w:val="001C6782"/>
    <w:rsid w:val="001D0CE3"/>
    <w:rsid w:val="001D11C8"/>
    <w:rsid w:val="001D1C87"/>
    <w:rsid w:val="001D20F0"/>
    <w:rsid w:val="001D2398"/>
    <w:rsid w:val="001D5A76"/>
    <w:rsid w:val="001E3FAC"/>
    <w:rsid w:val="001E4FC9"/>
    <w:rsid w:val="001E5559"/>
    <w:rsid w:val="001E5C53"/>
    <w:rsid w:val="001F03F6"/>
    <w:rsid w:val="001F1302"/>
    <w:rsid w:val="001F2EC9"/>
    <w:rsid w:val="001F3D35"/>
    <w:rsid w:val="001F4AC3"/>
    <w:rsid w:val="001F4FDD"/>
    <w:rsid w:val="001F528F"/>
    <w:rsid w:val="001F63F7"/>
    <w:rsid w:val="001F6E03"/>
    <w:rsid w:val="001F7F3C"/>
    <w:rsid w:val="0020350B"/>
    <w:rsid w:val="00205419"/>
    <w:rsid w:val="00205F4F"/>
    <w:rsid w:val="00207AC1"/>
    <w:rsid w:val="002116D9"/>
    <w:rsid w:val="00212EBB"/>
    <w:rsid w:val="002130A4"/>
    <w:rsid w:val="00213B71"/>
    <w:rsid w:val="0021699C"/>
    <w:rsid w:val="002206E8"/>
    <w:rsid w:val="0022110E"/>
    <w:rsid w:val="0022125D"/>
    <w:rsid w:val="00222BFB"/>
    <w:rsid w:val="00223DF3"/>
    <w:rsid w:val="00225DCE"/>
    <w:rsid w:val="00226ED1"/>
    <w:rsid w:val="00227374"/>
    <w:rsid w:val="0023041A"/>
    <w:rsid w:val="00231C23"/>
    <w:rsid w:val="00231F29"/>
    <w:rsid w:val="00232272"/>
    <w:rsid w:val="00232DC1"/>
    <w:rsid w:val="0023436F"/>
    <w:rsid w:val="00234445"/>
    <w:rsid w:val="0023586A"/>
    <w:rsid w:val="002360E2"/>
    <w:rsid w:val="00236833"/>
    <w:rsid w:val="002403E0"/>
    <w:rsid w:val="00240917"/>
    <w:rsid w:val="00241A80"/>
    <w:rsid w:val="00241D02"/>
    <w:rsid w:val="00242240"/>
    <w:rsid w:val="00245C17"/>
    <w:rsid w:val="002463C5"/>
    <w:rsid w:val="00246476"/>
    <w:rsid w:val="00246E2E"/>
    <w:rsid w:val="0024720E"/>
    <w:rsid w:val="0024739F"/>
    <w:rsid w:val="0025000E"/>
    <w:rsid w:val="002501CA"/>
    <w:rsid w:val="002502C5"/>
    <w:rsid w:val="00251655"/>
    <w:rsid w:val="002524DE"/>
    <w:rsid w:val="0025388C"/>
    <w:rsid w:val="00253B05"/>
    <w:rsid w:val="002548B9"/>
    <w:rsid w:val="002557E6"/>
    <w:rsid w:val="0025771D"/>
    <w:rsid w:val="00260162"/>
    <w:rsid w:val="002669F4"/>
    <w:rsid w:val="00267059"/>
    <w:rsid w:val="00271B0F"/>
    <w:rsid w:val="00271CFF"/>
    <w:rsid w:val="00272A3A"/>
    <w:rsid w:val="00275845"/>
    <w:rsid w:val="002760C6"/>
    <w:rsid w:val="002805EF"/>
    <w:rsid w:val="00280973"/>
    <w:rsid w:val="00281C02"/>
    <w:rsid w:val="00281F63"/>
    <w:rsid w:val="00281FDC"/>
    <w:rsid w:val="00282A64"/>
    <w:rsid w:val="00286F44"/>
    <w:rsid w:val="0028730F"/>
    <w:rsid w:val="00287F38"/>
    <w:rsid w:val="00292E31"/>
    <w:rsid w:val="00293021"/>
    <w:rsid w:val="00294561"/>
    <w:rsid w:val="00295986"/>
    <w:rsid w:val="00296DDF"/>
    <w:rsid w:val="002A0FEB"/>
    <w:rsid w:val="002A101D"/>
    <w:rsid w:val="002A1A2F"/>
    <w:rsid w:val="002A1F1A"/>
    <w:rsid w:val="002A301C"/>
    <w:rsid w:val="002A3B9A"/>
    <w:rsid w:val="002A490A"/>
    <w:rsid w:val="002A5CC2"/>
    <w:rsid w:val="002A68B7"/>
    <w:rsid w:val="002A73C3"/>
    <w:rsid w:val="002A7FD8"/>
    <w:rsid w:val="002B3844"/>
    <w:rsid w:val="002B38C7"/>
    <w:rsid w:val="002B3FE3"/>
    <w:rsid w:val="002B48BD"/>
    <w:rsid w:val="002B60C9"/>
    <w:rsid w:val="002C01A6"/>
    <w:rsid w:val="002C0239"/>
    <w:rsid w:val="002C1F0A"/>
    <w:rsid w:val="002C5384"/>
    <w:rsid w:val="002C73B3"/>
    <w:rsid w:val="002C7CE0"/>
    <w:rsid w:val="002D0303"/>
    <w:rsid w:val="002D1410"/>
    <w:rsid w:val="002D227D"/>
    <w:rsid w:val="002D2579"/>
    <w:rsid w:val="002D3BA6"/>
    <w:rsid w:val="002D404C"/>
    <w:rsid w:val="002D52DA"/>
    <w:rsid w:val="002D79A2"/>
    <w:rsid w:val="002E0CDB"/>
    <w:rsid w:val="002E1E27"/>
    <w:rsid w:val="002E31FF"/>
    <w:rsid w:val="002E3266"/>
    <w:rsid w:val="002E3545"/>
    <w:rsid w:val="002E3DEA"/>
    <w:rsid w:val="002E4263"/>
    <w:rsid w:val="002E444B"/>
    <w:rsid w:val="002E703D"/>
    <w:rsid w:val="002F06D3"/>
    <w:rsid w:val="002F0BCB"/>
    <w:rsid w:val="002F1D1D"/>
    <w:rsid w:val="002F1E14"/>
    <w:rsid w:val="002F33A9"/>
    <w:rsid w:val="002F4573"/>
    <w:rsid w:val="002F6377"/>
    <w:rsid w:val="002F69B1"/>
    <w:rsid w:val="002F6E08"/>
    <w:rsid w:val="002F765E"/>
    <w:rsid w:val="002F7B5E"/>
    <w:rsid w:val="003005C1"/>
    <w:rsid w:val="0030120B"/>
    <w:rsid w:val="00302449"/>
    <w:rsid w:val="00303116"/>
    <w:rsid w:val="00304CEE"/>
    <w:rsid w:val="0030508B"/>
    <w:rsid w:val="0030515F"/>
    <w:rsid w:val="00305940"/>
    <w:rsid w:val="003068BF"/>
    <w:rsid w:val="00306C47"/>
    <w:rsid w:val="00314FBA"/>
    <w:rsid w:val="0031590B"/>
    <w:rsid w:val="0031687B"/>
    <w:rsid w:val="00316AB2"/>
    <w:rsid w:val="00316E07"/>
    <w:rsid w:val="00317DCD"/>
    <w:rsid w:val="00320276"/>
    <w:rsid w:val="00321A46"/>
    <w:rsid w:val="00322DDB"/>
    <w:rsid w:val="00323C4C"/>
    <w:rsid w:val="00325181"/>
    <w:rsid w:val="003261B2"/>
    <w:rsid w:val="00326AD5"/>
    <w:rsid w:val="00326B1F"/>
    <w:rsid w:val="00327728"/>
    <w:rsid w:val="0032787D"/>
    <w:rsid w:val="00327B55"/>
    <w:rsid w:val="00330952"/>
    <w:rsid w:val="003320B0"/>
    <w:rsid w:val="00333A4E"/>
    <w:rsid w:val="00333E0A"/>
    <w:rsid w:val="00335799"/>
    <w:rsid w:val="00335CF3"/>
    <w:rsid w:val="00336720"/>
    <w:rsid w:val="003413B0"/>
    <w:rsid w:val="003419F1"/>
    <w:rsid w:val="00341F22"/>
    <w:rsid w:val="00342B23"/>
    <w:rsid w:val="003435E8"/>
    <w:rsid w:val="0034362C"/>
    <w:rsid w:val="00344322"/>
    <w:rsid w:val="003467BA"/>
    <w:rsid w:val="003468D3"/>
    <w:rsid w:val="003514CE"/>
    <w:rsid w:val="003519A3"/>
    <w:rsid w:val="00353D52"/>
    <w:rsid w:val="00354165"/>
    <w:rsid w:val="00356A0B"/>
    <w:rsid w:val="003617FA"/>
    <w:rsid w:val="00361A9E"/>
    <w:rsid w:val="00361F09"/>
    <w:rsid w:val="0036311A"/>
    <w:rsid w:val="003638BC"/>
    <w:rsid w:val="003639F9"/>
    <w:rsid w:val="00364EAE"/>
    <w:rsid w:val="0036643E"/>
    <w:rsid w:val="00370972"/>
    <w:rsid w:val="00370DCA"/>
    <w:rsid w:val="00371754"/>
    <w:rsid w:val="00372CA3"/>
    <w:rsid w:val="00373265"/>
    <w:rsid w:val="003751B4"/>
    <w:rsid w:val="003753FE"/>
    <w:rsid w:val="003756DC"/>
    <w:rsid w:val="003757C3"/>
    <w:rsid w:val="00377029"/>
    <w:rsid w:val="0038031F"/>
    <w:rsid w:val="0038267E"/>
    <w:rsid w:val="00383170"/>
    <w:rsid w:val="00383BF7"/>
    <w:rsid w:val="00384398"/>
    <w:rsid w:val="003843CB"/>
    <w:rsid w:val="00386C2C"/>
    <w:rsid w:val="00387EB9"/>
    <w:rsid w:val="0039022F"/>
    <w:rsid w:val="00392016"/>
    <w:rsid w:val="0039247B"/>
    <w:rsid w:val="00394208"/>
    <w:rsid w:val="00394775"/>
    <w:rsid w:val="00394A48"/>
    <w:rsid w:val="00397179"/>
    <w:rsid w:val="00397BA7"/>
    <w:rsid w:val="003A035B"/>
    <w:rsid w:val="003A0697"/>
    <w:rsid w:val="003A070E"/>
    <w:rsid w:val="003A29A8"/>
    <w:rsid w:val="003A2E9A"/>
    <w:rsid w:val="003A3F15"/>
    <w:rsid w:val="003A5190"/>
    <w:rsid w:val="003A5FAB"/>
    <w:rsid w:val="003A6D35"/>
    <w:rsid w:val="003A72A0"/>
    <w:rsid w:val="003B233C"/>
    <w:rsid w:val="003B2B1A"/>
    <w:rsid w:val="003B332B"/>
    <w:rsid w:val="003B3413"/>
    <w:rsid w:val="003B3587"/>
    <w:rsid w:val="003B4D2A"/>
    <w:rsid w:val="003B6E97"/>
    <w:rsid w:val="003B7EA5"/>
    <w:rsid w:val="003C0A50"/>
    <w:rsid w:val="003C15B4"/>
    <w:rsid w:val="003C2C0F"/>
    <w:rsid w:val="003C2EBF"/>
    <w:rsid w:val="003C3025"/>
    <w:rsid w:val="003C3176"/>
    <w:rsid w:val="003C53C0"/>
    <w:rsid w:val="003C5FCB"/>
    <w:rsid w:val="003C6933"/>
    <w:rsid w:val="003C70B0"/>
    <w:rsid w:val="003C74C2"/>
    <w:rsid w:val="003D097C"/>
    <w:rsid w:val="003D1E49"/>
    <w:rsid w:val="003D279F"/>
    <w:rsid w:val="003D340F"/>
    <w:rsid w:val="003D37F3"/>
    <w:rsid w:val="003D3963"/>
    <w:rsid w:val="003D597B"/>
    <w:rsid w:val="003D5EF9"/>
    <w:rsid w:val="003D713F"/>
    <w:rsid w:val="003E2A16"/>
    <w:rsid w:val="003E2D92"/>
    <w:rsid w:val="003E31E5"/>
    <w:rsid w:val="003E37B0"/>
    <w:rsid w:val="003E64EF"/>
    <w:rsid w:val="003E6EEC"/>
    <w:rsid w:val="003E7546"/>
    <w:rsid w:val="003E7F78"/>
    <w:rsid w:val="003E7FE6"/>
    <w:rsid w:val="003F06C2"/>
    <w:rsid w:val="003F1E2C"/>
    <w:rsid w:val="003F67E6"/>
    <w:rsid w:val="0040042C"/>
    <w:rsid w:val="00402337"/>
    <w:rsid w:val="004048BA"/>
    <w:rsid w:val="00405CA6"/>
    <w:rsid w:val="0041106B"/>
    <w:rsid w:val="004119D2"/>
    <w:rsid w:val="00414083"/>
    <w:rsid w:val="00420E03"/>
    <w:rsid w:val="00420F50"/>
    <w:rsid w:val="004219FC"/>
    <w:rsid w:val="00422A69"/>
    <w:rsid w:val="00423138"/>
    <w:rsid w:val="00423B7A"/>
    <w:rsid w:val="004258DA"/>
    <w:rsid w:val="00427780"/>
    <w:rsid w:val="004300DF"/>
    <w:rsid w:val="004321BA"/>
    <w:rsid w:val="004352EB"/>
    <w:rsid w:val="00435421"/>
    <w:rsid w:val="00437221"/>
    <w:rsid w:val="0044147F"/>
    <w:rsid w:val="00441A0B"/>
    <w:rsid w:val="004423CC"/>
    <w:rsid w:val="0044287D"/>
    <w:rsid w:val="0044419A"/>
    <w:rsid w:val="004502A7"/>
    <w:rsid w:val="00450F37"/>
    <w:rsid w:val="00451283"/>
    <w:rsid w:val="00451ABA"/>
    <w:rsid w:val="00452A0D"/>
    <w:rsid w:val="00452AC6"/>
    <w:rsid w:val="00453CC6"/>
    <w:rsid w:val="00454416"/>
    <w:rsid w:val="004579FB"/>
    <w:rsid w:val="00460C2D"/>
    <w:rsid w:val="0046461D"/>
    <w:rsid w:val="00464E65"/>
    <w:rsid w:val="004672B3"/>
    <w:rsid w:val="004714FF"/>
    <w:rsid w:val="004717BA"/>
    <w:rsid w:val="00474829"/>
    <w:rsid w:val="004752F7"/>
    <w:rsid w:val="004776F4"/>
    <w:rsid w:val="00477CD1"/>
    <w:rsid w:val="00481B1F"/>
    <w:rsid w:val="004828A6"/>
    <w:rsid w:val="0048396C"/>
    <w:rsid w:val="00485877"/>
    <w:rsid w:val="0048681E"/>
    <w:rsid w:val="00486C0C"/>
    <w:rsid w:val="00487CBF"/>
    <w:rsid w:val="004909F1"/>
    <w:rsid w:val="00491C7C"/>
    <w:rsid w:val="00492027"/>
    <w:rsid w:val="00493E39"/>
    <w:rsid w:val="00495604"/>
    <w:rsid w:val="004957FC"/>
    <w:rsid w:val="004968B0"/>
    <w:rsid w:val="004A047E"/>
    <w:rsid w:val="004A121F"/>
    <w:rsid w:val="004A2806"/>
    <w:rsid w:val="004A30F2"/>
    <w:rsid w:val="004A560F"/>
    <w:rsid w:val="004A6440"/>
    <w:rsid w:val="004A6842"/>
    <w:rsid w:val="004A6E51"/>
    <w:rsid w:val="004A6F0C"/>
    <w:rsid w:val="004B064F"/>
    <w:rsid w:val="004B16EA"/>
    <w:rsid w:val="004B424B"/>
    <w:rsid w:val="004B5708"/>
    <w:rsid w:val="004B609E"/>
    <w:rsid w:val="004B6471"/>
    <w:rsid w:val="004B6B05"/>
    <w:rsid w:val="004B779F"/>
    <w:rsid w:val="004C099D"/>
    <w:rsid w:val="004C2B95"/>
    <w:rsid w:val="004C5383"/>
    <w:rsid w:val="004C5BDE"/>
    <w:rsid w:val="004C5E97"/>
    <w:rsid w:val="004C6CC6"/>
    <w:rsid w:val="004C6D38"/>
    <w:rsid w:val="004C6DE1"/>
    <w:rsid w:val="004D1CB7"/>
    <w:rsid w:val="004D2419"/>
    <w:rsid w:val="004D2B82"/>
    <w:rsid w:val="004D3009"/>
    <w:rsid w:val="004D4CA7"/>
    <w:rsid w:val="004D4D01"/>
    <w:rsid w:val="004E0321"/>
    <w:rsid w:val="004E09FE"/>
    <w:rsid w:val="004E1547"/>
    <w:rsid w:val="004E1FAC"/>
    <w:rsid w:val="004E279B"/>
    <w:rsid w:val="004E2E4B"/>
    <w:rsid w:val="004E385E"/>
    <w:rsid w:val="004E57B7"/>
    <w:rsid w:val="004E5C0C"/>
    <w:rsid w:val="004E5C33"/>
    <w:rsid w:val="004E77E2"/>
    <w:rsid w:val="004F0030"/>
    <w:rsid w:val="004F03B1"/>
    <w:rsid w:val="004F0AA6"/>
    <w:rsid w:val="004F0D83"/>
    <w:rsid w:val="004F1327"/>
    <w:rsid w:val="004F43C6"/>
    <w:rsid w:val="004F4F2B"/>
    <w:rsid w:val="004F7F91"/>
    <w:rsid w:val="00500944"/>
    <w:rsid w:val="00501209"/>
    <w:rsid w:val="005021F1"/>
    <w:rsid w:val="00502FDE"/>
    <w:rsid w:val="00503BA2"/>
    <w:rsid w:val="00505D4A"/>
    <w:rsid w:val="005070BF"/>
    <w:rsid w:val="005107DF"/>
    <w:rsid w:val="0051090D"/>
    <w:rsid w:val="00513690"/>
    <w:rsid w:val="00514E2B"/>
    <w:rsid w:val="005158C6"/>
    <w:rsid w:val="00516B2C"/>
    <w:rsid w:val="00516FC1"/>
    <w:rsid w:val="00517935"/>
    <w:rsid w:val="00520298"/>
    <w:rsid w:val="00523974"/>
    <w:rsid w:val="00523AF1"/>
    <w:rsid w:val="00523D4F"/>
    <w:rsid w:val="005245E8"/>
    <w:rsid w:val="00525667"/>
    <w:rsid w:val="00525EB1"/>
    <w:rsid w:val="005302FE"/>
    <w:rsid w:val="0053209C"/>
    <w:rsid w:val="00535714"/>
    <w:rsid w:val="00536E48"/>
    <w:rsid w:val="005377D2"/>
    <w:rsid w:val="00537CA0"/>
    <w:rsid w:val="00537F8D"/>
    <w:rsid w:val="00540314"/>
    <w:rsid w:val="005415C7"/>
    <w:rsid w:val="005419E0"/>
    <w:rsid w:val="0054252E"/>
    <w:rsid w:val="00543E67"/>
    <w:rsid w:val="00544A06"/>
    <w:rsid w:val="0054584F"/>
    <w:rsid w:val="005475EF"/>
    <w:rsid w:val="00550285"/>
    <w:rsid w:val="00552201"/>
    <w:rsid w:val="0055446E"/>
    <w:rsid w:val="00562128"/>
    <w:rsid w:val="005633F9"/>
    <w:rsid w:val="005666CF"/>
    <w:rsid w:val="00567179"/>
    <w:rsid w:val="00567D2C"/>
    <w:rsid w:val="00570346"/>
    <w:rsid w:val="0057068F"/>
    <w:rsid w:val="00572727"/>
    <w:rsid w:val="00572AA4"/>
    <w:rsid w:val="005734CD"/>
    <w:rsid w:val="005740A4"/>
    <w:rsid w:val="00574196"/>
    <w:rsid w:val="00574D58"/>
    <w:rsid w:val="0057516D"/>
    <w:rsid w:val="00575C16"/>
    <w:rsid w:val="00576D7C"/>
    <w:rsid w:val="00582AC1"/>
    <w:rsid w:val="0058486F"/>
    <w:rsid w:val="0058520D"/>
    <w:rsid w:val="00585A08"/>
    <w:rsid w:val="00586479"/>
    <w:rsid w:val="00586571"/>
    <w:rsid w:val="00586AD5"/>
    <w:rsid w:val="005873E0"/>
    <w:rsid w:val="0058768C"/>
    <w:rsid w:val="00590934"/>
    <w:rsid w:val="0059105D"/>
    <w:rsid w:val="00591224"/>
    <w:rsid w:val="005929E9"/>
    <w:rsid w:val="00592F71"/>
    <w:rsid w:val="00593747"/>
    <w:rsid w:val="0059615A"/>
    <w:rsid w:val="0059617D"/>
    <w:rsid w:val="00596626"/>
    <w:rsid w:val="00597CAD"/>
    <w:rsid w:val="005A03BF"/>
    <w:rsid w:val="005A0CFD"/>
    <w:rsid w:val="005A20EF"/>
    <w:rsid w:val="005A342D"/>
    <w:rsid w:val="005A3706"/>
    <w:rsid w:val="005A438B"/>
    <w:rsid w:val="005A4634"/>
    <w:rsid w:val="005A649D"/>
    <w:rsid w:val="005A7205"/>
    <w:rsid w:val="005B06EE"/>
    <w:rsid w:val="005B108A"/>
    <w:rsid w:val="005B1405"/>
    <w:rsid w:val="005B16D1"/>
    <w:rsid w:val="005B4377"/>
    <w:rsid w:val="005B48E2"/>
    <w:rsid w:val="005B663E"/>
    <w:rsid w:val="005B6820"/>
    <w:rsid w:val="005C19A5"/>
    <w:rsid w:val="005C1EEE"/>
    <w:rsid w:val="005C201B"/>
    <w:rsid w:val="005C2EB0"/>
    <w:rsid w:val="005C3615"/>
    <w:rsid w:val="005C3A19"/>
    <w:rsid w:val="005C3C54"/>
    <w:rsid w:val="005C5C00"/>
    <w:rsid w:val="005C749B"/>
    <w:rsid w:val="005C7BEF"/>
    <w:rsid w:val="005D15F5"/>
    <w:rsid w:val="005D2307"/>
    <w:rsid w:val="005D3D38"/>
    <w:rsid w:val="005D4D2C"/>
    <w:rsid w:val="005D4D45"/>
    <w:rsid w:val="005D551C"/>
    <w:rsid w:val="005D61FC"/>
    <w:rsid w:val="005D734C"/>
    <w:rsid w:val="005E298F"/>
    <w:rsid w:val="005E2997"/>
    <w:rsid w:val="005E2B14"/>
    <w:rsid w:val="005E4848"/>
    <w:rsid w:val="005E50F0"/>
    <w:rsid w:val="005E57DB"/>
    <w:rsid w:val="005E61DC"/>
    <w:rsid w:val="005E71FA"/>
    <w:rsid w:val="005F0151"/>
    <w:rsid w:val="005F159A"/>
    <w:rsid w:val="005F3B53"/>
    <w:rsid w:val="005F53D6"/>
    <w:rsid w:val="005F6110"/>
    <w:rsid w:val="005F6207"/>
    <w:rsid w:val="005F6216"/>
    <w:rsid w:val="005F76D3"/>
    <w:rsid w:val="005F7825"/>
    <w:rsid w:val="005F7C71"/>
    <w:rsid w:val="006024C4"/>
    <w:rsid w:val="00602789"/>
    <w:rsid w:val="00603AE4"/>
    <w:rsid w:val="00603F73"/>
    <w:rsid w:val="006058EE"/>
    <w:rsid w:val="006067CD"/>
    <w:rsid w:val="00606C00"/>
    <w:rsid w:val="00606E04"/>
    <w:rsid w:val="00607237"/>
    <w:rsid w:val="00611EB5"/>
    <w:rsid w:val="0061422A"/>
    <w:rsid w:val="00614443"/>
    <w:rsid w:val="00614A98"/>
    <w:rsid w:val="00615BF9"/>
    <w:rsid w:val="00616A9A"/>
    <w:rsid w:val="00617E54"/>
    <w:rsid w:val="006234AD"/>
    <w:rsid w:val="00624C65"/>
    <w:rsid w:val="00626251"/>
    <w:rsid w:val="00626B4D"/>
    <w:rsid w:val="00627776"/>
    <w:rsid w:val="0063085D"/>
    <w:rsid w:val="006311F4"/>
    <w:rsid w:val="0063241E"/>
    <w:rsid w:val="00633F1F"/>
    <w:rsid w:val="006342EF"/>
    <w:rsid w:val="00636431"/>
    <w:rsid w:val="00636BD9"/>
    <w:rsid w:val="0064118D"/>
    <w:rsid w:val="00642B1D"/>
    <w:rsid w:val="00642BA4"/>
    <w:rsid w:val="00643D4D"/>
    <w:rsid w:val="006457BC"/>
    <w:rsid w:val="00646C33"/>
    <w:rsid w:val="00646F16"/>
    <w:rsid w:val="00650853"/>
    <w:rsid w:val="006533AC"/>
    <w:rsid w:val="0065389A"/>
    <w:rsid w:val="00653A85"/>
    <w:rsid w:val="00655B63"/>
    <w:rsid w:val="00656013"/>
    <w:rsid w:val="0065641C"/>
    <w:rsid w:val="00656FAD"/>
    <w:rsid w:val="006602B3"/>
    <w:rsid w:val="0066041A"/>
    <w:rsid w:val="00661F9A"/>
    <w:rsid w:val="0066237A"/>
    <w:rsid w:val="00663383"/>
    <w:rsid w:val="00666682"/>
    <w:rsid w:val="006669FD"/>
    <w:rsid w:val="0067066E"/>
    <w:rsid w:val="0067196B"/>
    <w:rsid w:val="00672437"/>
    <w:rsid w:val="00672FF6"/>
    <w:rsid w:val="00673148"/>
    <w:rsid w:val="00673B37"/>
    <w:rsid w:val="006741F8"/>
    <w:rsid w:val="00674A3E"/>
    <w:rsid w:val="0067574A"/>
    <w:rsid w:val="006774A2"/>
    <w:rsid w:val="0068072C"/>
    <w:rsid w:val="006817FB"/>
    <w:rsid w:val="00684F1E"/>
    <w:rsid w:val="00685848"/>
    <w:rsid w:val="00685ABB"/>
    <w:rsid w:val="00686F4F"/>
    <w:rsid w:val="00687262"/>
    <w:rsid w:val="00687B0B"/>
    <w:rsid w:val="00691B79"/>
    <w:rsid w:val="00693005"/>
    <w:rsid w:val="0069306D"/>
    <w:rsid w:val="00693141"/>
    <w:rsid w:val="00693B64"/>
    <w:rsid w:val="006940DA"/>
    <w:rsid w:val="00695003"/>
    <w:rsid w:val="00695ADD"/>
    <w:rsid w:val="00695E52"/>
    <w:rsid w:val="00696395"/>
    <w:rsid w:val="00696D6F"/>
    <w:rsid w:val="00697783"/>
    <w:rsid w:val="006A2166"/>
    <w:rsid w:val="006A625B"/>
    <w:rsid w:val="006A7C5E"/>
    <w:rsid w:val="006A7FB9"/>
    <w:rsid w:val="006B0B5F"/>
    <w:rsid w:val="006B1533"/>
    <w:rsid w:val="006B2CF0"/>
    <w:rsid w:val="006B3189"/>
    <w:rsid w:val="006B32E0"/>
    <w:rsid w:val="006B4986"/>
    <w:rsid w:val="006B4C4F"/>
    <w:rsid w:val="006B5DAB"/>
    <w:rsid w:val="006B6961"/>
    <w:rsid w:val="006C062A"/>
    <w:rsid w:val="006C10CE"/>
    <w:rsid w:val="006C1C9C"/>
    <w:rsid w:val="006C22F8"/>
    <w:rsid w:val="006C3ECB"/>
    <w:rsid w:val="006C4525"/>
    <w:rsid w:val="006C4947"/>
    <w:rsid w:val="006C515F"/>
    <w:rsid w:val="006C5BAD"/>
    <w:rsid w:val="006C6068"/>
    <w:rsid w:val="006C6BE6"/>
    <w:rsid w:val="006D10B3"/>
    <w:rsid w:val="006D2F36"/>
    <w:rsid w:val="006D3B3B"/>
    <w:rsid w:val="006D4DF1"/>
    <w:rsid w:val="006D6332"/>
    <w:rsid w:val="006D7B40"/>
    <w:rsid w:val="006E0E1E"/>
    <w:rsid w:val="006E0F3F"/>
    <w:rsid w:val="006E186D"/>
    <w:rsid w:val="006E18A7"/>
    <w:rsid w:val="006E3BD7"/>
    <w:rsid w:val="006E3FDB"/>
    <w:rsid w:val="006E627D"/>
    <w:rsid w:val="006E6379"/>
    <w:rsid w:val="006E73A5"/>
    <w:rsid w:val="006F00A3"/>
    <w:rsid w:val="006F0C59"/>
    <w:rsid w:val="006F126C"/>
    <w:rsid w:val="006F5D7C"/>
    <w:rsid w:val="006F76CD"/>
    <w:rsid w:val="00700386"/>
    <w:rsid w:val="00700FC0"/>
    <w:rsid w:val="00701BFA"/>
    <w:rsid w:val="00705A37"/>
    <w:rsid w:val="00705B72"/>
    <w:rsid w:val="00706783"/>
    <w:rsid w:val="00706DC7"/>
    <w:rsid w:val="0070735D"/>
    <w:rsid w:val="0071247C"/>
    <w:rsid w:val="00713B3F"/>
    <w:rsid w:val="00714E76"/>
    <w:rsid w:val="007157A0"/>
    <w:rsid w:val="0071596B"/>
    <w:rsid w:val="0071694B"/>
    <w:rsid w:val="00717994"/>
    <w:rsid w:val="0072083C"/>
    <w:rsid w:val="0072090F"/>
    <w:rsid w:val="00723582"/>
    <w:rsid w:val="00723D4F"/>
    <w:rsid w:val="00724BBE"/>
    <w:rsid w:val="00724FDE"/>
    <w:rsid w:val="0072575D"/>
    <w:rsid w:val="007265FC"/>
    <w:rsid w:val="00726780"/>
    <w:rsid w:val="00733902"/>
    <w:rsid w:val="00733AF7"/>
    <w:rsid w:val="00734005"/>
    <w:rsid w:val="0073458C"/>
    <w:rsid w:val="0073626D"/>
    <w:rsid w:val="00737399"/>
    <w:rsid w:val="007406D0"/>
    <w:rsid w:val="00741347"/>
    <w:rsid w:val="007421BB"/>
    <w:rsid w:val="007425B1"/>
    <w:rsid w:val="00744FEB"/>
    <w:rsid w:val="007451B4"/>
    <w:rsid w:val="0074588D"/>
    <w:rsid w:val="00756DF8"/>
    <w:rsid w:val="00757DC0"/>
    <w:rsid w:val="0076201A"/>
    <w:rsid w:val="00763132"/>
    <w:rsid w:val="00765BFA"/>
    <w:rsid w:val="00766476"/>
    <w:rsid w:val="007665FC"/>
    <w:rsid w:val="0076664B"/>
    <w:rsid w:val="00767015"/>
    <w:rsid w:val="00774CFF"/>
    <w:rsid w:val="00776574"/>
    <w:rsid w:val="00776A17"/>
    <w:rsid w:val="00777AE3"/>
    <w:rsid w:val="0078142E"/>
    <w:rsid w:val="007834AF"/>
    <w:rsid w:val="007841A1"/>
    <w:rsid w:val="007872DD"/>
    <w:rsid w:val="007915F0"/>
    <w:rsid w:val="007937C2"/>
    <w:rsid w:val="00797503"/>
    <w:rsid w:val="00797D50"/>
    <w:rsid w:val="007A011F"/>
    <w:rsid w:val="007A245E"/>
    <w:rsid w:val="007A2582"/>
    <w:rsid w:val="007A2B37"/>
    <w:rsid w:val="007A3137"/>
    <w:rsid w:val="007A3B1C"/>
    <w:rsid w:val="007A4366"/>
    <w:rsid w:val="007A4945"/>
    <w:rsid w:val="007A64A2"/>
    <w:rsid w:val="007A69FB"/>
    <w:rsid w:val="007A6C31"/>
    <w:rsid w:val="007A778D"/>
    <w:rsid w:val="007A79DC"/>
    <w:rsid w:val="007B054A"/>
    <w:rsid w:val="007B1CDD"/>
    <w:rsid w:val="007B2174"/>
    <w:rsid w:val="007B5321"/>
    <w:rsid w:val="007B59AC"/>
    <w:rsid w:val="007C0C57"/>
    <w:rsid w:val="007C231D"/>
    <w:rsid w:val="007C426E"/>
    <w:rsid w:val="007C4332"/>
    <w:rsid w:val="007C485A"/>
    <w:rsid w:val="007C733C"/>
    <w:rsid w:val="007D1CB5"/>
    <w:rsid w:val="007D2B59"/>
    <w:rsid w:val="007D59E7"/>
    <w:rsid w:val="007D77F4"/>
    <w:rsid w:val="007E1465"/>
    <w:rsid w:val="007E36DC"/>
    <w:rsid w:val="007E3B23"/>
    <w:rsid w:val="007E4DB3"/>
    <w:rsid w:val="007E77C1"/>
    <w:rsid w:val="007F0499"/>
    <w:rsid w:val="007F1D58"/>
    <w:rsid w:val="007F20C6"/>
    <w:rsid w:val="007F21A7"/>
    <w:rsid w:val="007F398F"/>
    <w:rsid w:val="007F6519"/>
    <w:rsid w:val="00801EAF"/>
    <w:rsid w:val="0080398D"/>
    <w:rsid w:val="00804132"/>
    <w:rsid w:val="00807A9C"/>
    <w:rsid w:val="00811D31"/>
    <w:rsid w:val="008134BA"/>
    <w:rsid w:val="00813D29"/>
    <w:rsid w:val="0081546A"/>
    <w:rsid w:val="00815592"/>
    <w:rsid w:val="008162CE"/>
    <w:rsid w:val="00816F04"/>
    <w:rsid w:val="00820CE0"/>
    <w:rsid w:val="00822FE0"/>
    <w:rsid w:val="00827231"/>
    <w:rsid w:val="00827C6A"/>
    <w:rsid w:val="00830025"/>
    <w:rsid w:val="00830861"/>
    <w:rsid w:val="00831473"/>
    <w:rsid w:val="008342E3"/>
    <w:rsid w:val="00834D80"/>
    <w:rsid w:val="0083535F"/>
    <w:rsid w:val="00835F12"/>
    <w:rsid w:val="00836282"/>
    <w:rsid w:val="00837842"/>
    <w:rsid w:val="00837B73"/>
    <w:rsid w:val="0084119E"/>
    <w:rsid w:val="00841FBB"/>
    <w:rsid w:val="00842293"/>
    <w:rsid w:val="008438F8"/>
    <w:rsid w:val="0084483F"/>
    <w:rsid w:val="00845395"/>
    <w:rsid w:val="0084632B"/>
    <w:rsid w:val="00846AE9"/>
    <w:rsid w:val="008501A8"/>
    <w:rsid w:val="00850320"/>
    <w:rsid w:val="00853B20"/>
    <w:rsid w:val="008544BA"/>
    <w:rsid w:val="00854D1B"/>
    <w:rsid w:val="008556E7"/>
    <w:rsid w:val="00856FFA"/>
    <w:rsid w:val="008600D2"/>
    <w:rsid w:val="008608A7"/>
    <w:rsid w:val="008626C7"/>
    <w:rsid w:val="00862D52"/>
    <w:rsid w:val="0086381D"/>
    <w:rsid w:val="0086382C"/>
    <w:rsid w:val="00864DEA"/>
    <w:rsid w:val="0086694F"/>
    <w:rsid w:val="00867012"/>
    <w:rsid w:val="00867111"/>
    <w:rsid w:val="00870532"/>
    <w:rsid w:val="00870DF6"/>
    <w:rsid w:val="008716F7"/>
    <w:rsid w:val="00871F39"/>
    <w:rsid w:val="008745EF"/>
    <w:rsid w:val="008758BD"/>
    <w:rsid w:val="008762E6"/>
    <w:rsid w:val="00876561"/>
    <w:rsid w:val="00876C80"/>
    <w:rsid w:val="00877B5C"/>
    <w:rsid w:val="00877BA7"/>
    <w:rsid w:val="00881FF2"/>
    <w:rsid w:val="00882A75"/>
    <w:rsid w:val="0088302E"/>
    <w:rsid w:val="0088362D"/>
    <w:rsid w:val="00884616"/>
    <w:rsid w:val="00884A03"/>
    <w:rsid w:val="00884AA1"/>
    <w:rsid w:val="00884DB4"/>
    <w:rsid w:val="008868AE"/>
    <w:rsid w:val="008919A7"/>
    <w:rsid w:val="00891CBE"/>
    <w:rsid w:val="008920BC"/>
    <w:rsid w:val="008922B3"/>
    <w:rsid w:val="00893966"/>
    <w:rsid w:val="008943EE"/>
    <w:rsid w:val="008947C7"/>
    <w:rsid w:val="00895774"/>
    <w:rsid w:val="0089792C"/>
    <w:rsid w:val="008A017A"/>
    <w:rsid w:val="008A345A"/>
    <w:rsid w:val="008A34E6"/>
    <w:rsid w:val="008A35EF"/>
    <w:rsid w:val="008A4808"/>
    <w:rsid w:val="008A4E43"/>
    <w:rsid w:val="008A5E98"/>
    <w:rsid w:val="008A5F0C"/>
    <w:rsid w:val="008A61A6"/>
    <w:rsid w:val="008A6457"/>
    <w:rsid w:val="008B0244"/>
    <w:rsid w:val="008B0330"/>
    <w:rsid w:val="008B06EE"/>
    <w:rsid w:val="008B0A13"/>
    <w:rsid w:val="008B339E"/>
    <w:rsid w:val="008B36DB"/>
    <w:rsid w:val="008B424D"/>
    <w:rsid w:val="008B462F"/>
    <w:rsid w:val="008B4F67"/>
    <w:rsid w:val="008B61BA"/>
    <w:rsid w:val="008B6723"/>
    <w:rsid w:val="008B6EEE"/>
    <w:rsid w:val="008C0DA1"/>
    <w:rsid w:val="008C23C4"/>
    <w:rsid w:val="008C2536"/>
    <w:rsid w:val="008C25B3"/>
    <w:rsid w:val="008C2B4E"/>
    <w:rsid w:val="008C5A38"/>
    <w:rsid w:val="008C709C"/>
    <w:rsid w:val="008D0871"/>
    <w:rsid w:val="008D1F79"/>
    <w:rsid w:val="008D3CBC"/>
    <w:rsid w:val="008D4FCA"/>
    <w:rsid w:val="008D5961"/>
    <w:rsid w:val="008D72D5"/>
    <w:rsid w:val="008D7CA0"/>
    <w:rsid w:val="008E0EA6"/>
    <w:rsid w:val="008E1EFC"/>
    <w:rsid w:val="008E1FE3"/>
    <w:rsid w:val="008E20BF"/>
    <w:rsid w:val="008E212F"/>
    <w:rsid w:val="008E2403"/>
    <w:rsid w:val="008E2B80"/>
    <w:rsid w:val="008E3665"/>
    <w:rsid w:val="008E3FD1"/>
    <w:rsid w:val="008E671A"/>
    <w:rsid w:val="008E6F07"/>
    <w:rsid w:val="008F1C72"/>
    <w:rsid w:val="008F30BD"/>
    <w:rsid w:val="008F3643"/>
    <w:rsid w:val="008F3BBC"/>
    <w:rsid w:val="008F412E"/>
    <w:rsid w:val="008F6375"/>
    <w:rsid w:val="008F656F"/>
    <w:rsid w:val="008F7BE6"/>
    <w:rsid w:val="00903E62"/>
    <w:rsid w:val="00904532"/>
    <w:rsid w:val="00904C69"/>
    <w:rsid w:val="00904D97"/>
    <w:rsid w:val="00905495"/>
    <w:rsid w:val="00906470"/>
    <w:rsid w:val="00906B70"/>
    <w:rsid w:val="009076F5"/>
    <w:rsid w:val="009102B9"/>
    <w:rsid w:val="00910AE3"/>
    <w:rsid w:val="0091157B"/>
    <w:rsid w:val="009118CE"/>
    <w:rsid w:val="00911A89"/>
    <w:rsid w:val="00912E43"/>
    <w:rsid w:val="009141A5"/>
    <w:rsid w:val="00915BA4"/>
    <w:rsid w:val="00915C6F"/>
    <w:rsid w:val="00917440"/>
    <w:rsid w:val="00920AF4"/>
    <w:rsid w:val="00921F16"/>
    <w:rsid w:val="009222C5"/>
    <w:rsid w:val="009222EC"/>
    <w:rsid w:val="00922A59"/>
    <w:rsid w:val="00923A09"/>
    <w:rsid w:val="00924E0B"/>
    <w:rsid w:val="0092653A"/>
    <w:rsid w:val="00926835"/>
    <w:rsid w:val="00926CEC"/>
    <w:rsid w:val="00927C44"/>
    <w:rsid w:val="00930EB0"/>
    <w:rsid w:val="009318E6"/>
    <w:rsid w:val="009338C3"/>
    <w:rsid w:val="009346A4"/>
    <w:rsid w:val="00935325"/>
    <w:rsid w:val="009369B0"/>
    <w:rsid w:val="0093760B"/>
    <w:rsid w:val="00940482"/>
    <w:rsid w:val="00940EB7"/>
    <w:rsid w:val="009427E0"/>
    <w:rsid w:val="009428F8"/>
    <w:rsid w:val="009443D9"/>
    <w:rsid w:val="009453A0"/>
    <w:rsid w:val="00952406"/>
    <w:rsid w:val="0095445C"/>
    <w:rsid w:val="00956C1E"/>
    <w:rsid w:val="0095720B"/>
    <w:rsid w:val="0095798B"/>
    <w:rsid w:val="00963920"/>
    <w:rsid w:val="00967819"/>
    <w:rsid w:val="00967D42"/>
    <w:rsid w:val="00972359"/>
    <w:rsid w:val="00972F95"/>
    <w:rsid w:val="009738DA"/>
    <w:rsid w:val="00975EBF"/>
    <w:rsid w:val="00976328"/>
    <w:rsid w:val="00976F13"/>
    <w:rsid w:val="00980325"/>
    <w:rsid w:val="009811B7"/>
    <w:rsid w:val="009816B8"/>
    <w:rsid w:val="009830F8"/>
    <w:rsid w:val="00984BB7"/>
    <w:rsid w:val="00984EA1"/>
    <w:rsid w:val="00987F06"/>
    <w:rsid w:val="00990F0B"/>
    <w:rsid w:val="00991B37"/>
    <w:rsid w:val="00991D88"/>
    <w:rsid w:val="00992CAC"/>
    <w:rsid w:val="0099489F"/>
    <w:rsid w:val="0099530E"/>
    <w:rsid w:val="0099589C"/>
    <w:rsid w:val="009961DC"/>
    <w:rsid w:val="00996819"/>
    <w:rsid w:val="009A165E"/>
    <w:rsid w:val="009A244D"/>
    <w:rsid w:val="009A24C0"/>
    <w:rsid w:val="009A4795"/>
    <w:rsid w:val="009A5412"/>
    <w:rsid w:val="009A5D98"/>
    <w:rsid w:val="009A64E1"/>
    <w:rsid w:val="009A7294"/>
    <w:rsid w:val="009B1621"/>
    <w:rsid w:val="009B1648"/>
    <w:rsid w:val="009B2063"/>
    <w:rsid w:val="009B3423"/>
    <w:rsid w:val="009B540B"/>
    <w:rsid w:val="009B6B89"/>
    <w:rsid w:val="009B7168"/>
    <w:rsid w:val="009B78C1"/>
    <w:rsid w:val="009B7FD6"/>
    <w:rsid w:val="009C011D"/>
    <w:rsid w:val="009C1B45"/>
    <w:rsid w:val="009C376C"/>
    <w:rsid w:val="009C5017"/>
    <w:rsid w:val="009C7335"/>
    <w:rsid w:val="009C781A"/>
    <w:rsid w:val="009D125E"/>
    <w:rsid w:val="009D133A"/>
    <w:rsid w:val="009D2A7A"/>
    <w:rsid w:val="009D3A44"/>
    <w:rsid w:val="009D4C1B"/>
    <w:rsid w:val="009D52EA"/>
    <w:rsid w:val="009D5823"/>
    <w:rsid w:val="009D7D19"/>
    <w:rsid w:val="009E119D"/>
    <w:rsid w:val="009E23E4"/>
    <w:rsid w:val="009E2F95"/>
    <w:rsid w:val="009E4AE6"/>
    <w:rsid w:val="009E4B21"/>
    <w:rsid w:val="009E508A"/>
    <w:rsid w:val="009E60D7"/>
    <w:rsid w:val="009E6D2E"/>
    <w:rsid w:val="009F1391"/>
    <w:rsid w:val="009F16A5"/>
    <w:rsid w:val="009F20F2"/>
    <w:rsid w:val="009F25B0"/>
    <w:rsid w:val="009F4BF9"/>
    <w:rsid w:val="00A00D5F"/>
    <w:rsid w:val="00A010BA"/>
    <w:rsid w:val="00A0120A"/>
    <w:rsid w:val="00A0283C"/>
    <w:rsid w:val="00A02C20"/>
    <w:rsid w:val="00A0377F"/>
    <w:rsid w:val="00A04370"/>
    <w:rsid w:val="00A04E8C"/>
    <w:rsid w:val="00A04FEE"/>
    <w:rsid w:val="00A066E1"/>
    <w:rsid w:val="00A104C7"/>
    <w:rsid w:val="00A11300"/>
    <w:rsid w:val="00A131A5"/>
    <w:rsid w:val="00A13B4E"/>
    <w:rsid w:val="00A13C71"/>
    <w:rsid w:val="00A14680"/>
    <w:rsid w:val="00A16728"/>
    <w:rsid w:val="00A16A33"/>
    <w:rsid w:val="00A16DAC"/>
    <w:rsid w:val="00A1770E"/>
    <w:rsid w:val="00A20140"/>
    <w:rsid w:val="00A208C0"/>
    <w:rsid w:val="00A21EE8"/>
    <w:rsid w:val="00A233BD"/>
    <w:rsid w:val="00A273FA"/>
    <w:rsid w:val="00A307A3"/>
    <w:rsid w:val="00A31149"/>
    <w:rsid w:val="00A32A3C"/>
    <w:rsid w:val="00A33D39"/>
    <w:rsid w:val="00A35DF5"/>
    <w:rsid w:val="00A35F46"/>
    <w:rsid w:val="00A37E6A"/>
    <w:rsid w:val="00A406DB"/>
    <w:rsid w:val="00A4080D"/>
    <w:rsid w:val="00A4093F"/>
    <w:rsid w:val="00A40946"/>
    <w:rsid w:val="00A42FFE"/>
    <w:rsid w:val="00A446C5"/>
    <w:rsid w:val="00A44740"/>
    <w:rsid w:val="00A44EF3"/>
    <w:rsid w:val="00A46091"/>
    <w:rsid w:val="00A50C79"/>
    <w:rsid w:val="00A51AC8"/>
    <w:rsid w:val="00A52938"/>
    <w:rsid w:val="00A52FD8"/>
    <w:rsid w:val="00A5365B"/>
    <w:rsid w:val="00A545DA"/>
    <w:rsid w:val="00A550B2"/>
    <w:rsid w:val="00A555AB"/>
    <w:rsid w:val="00A574EE"/>
    <w:rsid w:val="00A60350"/>
    <w:rsid w:val="00A608B8"/>
    <w:rsid w:val="00A61D66"/>
    <w:rsid w:val="00A64B67"/>
    <w:rsid w:val="00A66B84"/>
    <w:rsid w:val="00A67B8A"/>
    <w:rsid w:val="00A67D99"/>
    <w:rsid w:val="00A717FB"/>
    <w:rsid w:val="00A71861"/>
    <w:rsid w:val="00A719A2"/>
    <w:rsid w:val="00A72177"/>
    <w:rsid w:val="00A73170"/>
    <w:rsid w:val="00A745FA"/>
    <w:rsid w:val="00A75A98"/>
    <w:rsid w:val="00A77372"/>
    <w:rsid w:val="00A773CA"/>
    <w:rsid w:val="00A80C27"/>
    <w:rsid w:val="00A81C0A"/>
    <w:rsid w:val="00A81E8B"/>
    <w:rsid w:val="00A843BF"/>
    <w:rsid w:val="00A86200"/>
    <w:rsid w:val="00A863DD"/>
    <w:rsid w:val="00A87025"/>
    <w:rsid w:val="00A87A67"/>
    <w:rsid w:val="00A923E4"/>
    <w:rsid w:val="00A92EDE"/>
    <w:rsid w:val="00A93276"/>
    <w:rsid w:val="00A93CD7"/>
    <w:rsid w:val="00A93E64"/>
    <w:rsid w:val="00A9737A"/>
    <w:rsid w:val="00A979EA"/>
    <w:rsid w:val="00AA2663"/>
    <w:rsid w:val="00AA3526"/>
    <w:rsid w:val="00AA58D1"/>
    <w:rsid w:val="00AA5B47"/>
    <w:rsid w:val="00AA72B9"/>
    <w:rsid w:val="00AA7FD3"/>
    <w:rsid w:val="00AB194F"/>
    <w:rsid w:val="00AB2211"/>
    <w:rsid w:val="00AB2A2E"/>
    <w:rsid w:val="00AB2DC9"/>
    <w:rsid w:val="00AB65B7"/>
    <w:rsid w:val="00AB72D6"/>
    <w:rsid w:val="00AB7C39"/>
    <w:rsid w:val="00AC1431"/>
    <w:rsid w:val="00AC1AB1"/>
    <w:rsid w:val="00AC2019"/>
    <w:rsid w:val="00AC30F9"/>
    <w:rsid w:val="00AC39A8"/>
    <w:rsid w:val="00AC61E2"/>
    <w:rsid w:val="00AC6823"/>
    <w:rsid w:val="00AC6940"/>
    <w:rsid w:val="00AC7F2E"/>
    <w:rsid w:val="00AD1106"/>
    <w:rsid w:val="00AD3EF3"/>
    <w:rsid w:val="00AE1834"/>
    <w:rsid w:val="00AE233A"/>
    <w:rsid w:val="00AE2CA4"/>
    <w:rsid w:val="00AE338D"/>
    <w:rsid w:val="00AE3F3C"/>
    <w:rsid w:val="00AE435F"/>
    <w:rsid w:val="00AE6A12"/>
    <w:rsid w:val="00AF042D"/>
    <w:rsid w:val="00AF0597"/>
    <w:rsid w:val="00AF1587"/>
    <w:rsid w:val="00AF553E"/>
    <w:rsid w:val="00AF5B65"/>
    <w:rsid w:val="00AF770B"/>
    <w:rsid w:val="00B005F6"/>
    <w:rsid w:val="00B015BD"/>
    <w:rsid w:val="00B021D5"/>
    <w:rsid w:val="00B0296E"/>
    <w:rsid w:val="00B02CD5"/>
    <w:rsid w:val="00B0362B"/>
    <w:rsid w:val="00B036E8"/>
    <w:rsid w:val="00B04563"/>
    <w:rsid w:val="00B06867"/>
    <w:rsid w:val="00B06D6E"/>
    <w:rsid w:val="00B0717A"/>
    <w:rsid w:val="00B078E8"/>
    <w:rsid w:val="00B101D9"/>
    <w:rsid w:val="00B10431"/>
    <w:rsid w:val="00B123DB"/>
    <w:rsid w:val="00B142D6"/>
    <w:rsid w:val="00B21998"/>
    <w:rsid w:val="00B242BA"/>
    <w:rsid w:val="00B25E4D"/>
    <w:rsid w:val="00B26E89"/>
    <w:rsid w:val="00B3052C"/>
    <w:rsid w:val="00B30B81"/>
    <w:rsid w:val="00B320FA"/>
    <w:rsid w:val="00B3337A"/>
    <w:rsid w:val="00B34273"/>
    <w:rsid w:val="00B353BA"/>
    <w:rsid w:val="00B3645D"/>
    <w:rsid w:val="00B37BF2"/>
    <w:rsid w:val="00B402C4"/>
    <w:rsid w:val="00B41D82"/>
    <w:rsid w:val="00B41D92"/>
    <w:rsid w:val="00B42078"/>
    <w:rsid w:val="00B4319E"/>
    <w:rsid w:val="00B444F7"/>
    <w:rsid w:val="00B4454A"/>
    <w:rsid w:val="00B47870"/>
    <w:rsid w:val="00B50014"/>
    <w:rsid w:val="00B53778"/>
    <w:rsid w:val="00B53C54"/>
    <w:rsid w:val="00B53D5A"/>
    <w:rsid w:val="00B54796"/>
    <w:rsid w:val="00B552C5"/>
    <w:rsid w:val="00B6007C"/>
    <w:rsid w:val="00B603A9"/>
    <w:rsid w:val="00B6325A"/>
    <w:rsid w:val="00B644C3"/>
    <w:rsid w:val="00B66227"/>
    <w:rsid w:val="00B6628D"/>
    <w:rsid w:val="00B67AEF"/>
    <w:rsid w:val="00B72666"/>
    <w:rsid w:val="00B72705"/>
    <w:rsid w:val="00B73957"/>
    <w:rsid w:val="00B74771"/>
    <w:rsid w:val="00B74C77"/>
    <w:rsid w:val="00B74DAF"/>
    <w:rsid w:val="00B76915"/>
    <w:rsid w:val="00B770A2"/>
    <w:rsid w:val="00B777D7"/>
    <w:rsid w:val="00B806CB"/>
    <w:rsid w:val="00B80E95"/>
    <w:rsid w:val="00B81210"/>
    <w:rsid w:val="00B82464"/>
    <w:rsid w:val="00B83169"/>
    <w:rsid w:val="00B83CBF"/>
    <w:rsid w:val="00B84E6F"/>
    <w:rsid w:val="00B85097"/>
    <w:rsid w:val="00B86BFC"/>
    <w:rsid w:val="00B949A0"/>
    <w:rsid w:val="00B95311"/>
    <w:rsid w:val="00B96D66"/>
    <w:rsid w:val="00B97385"/>
    <w:rsid w:val="00BA026B"/>
    <w:rsid w:val="00BA3BB5"/>
    <w:rsid w:val="00BA3DA5"/>
    <w:rsid w:val="00BA4F79"/>
    <w:rsid w:val="00BA5EB1"/>
    <w:rsid w:val="00BA60D2"/>
    <w:rsid w:val="00BA6486"/>
    <w:rsid w:val="00BA6540"/>
    <w:rsid w:val="00BA6BA0"/>
    <w:rsid w:val="00BA6EB8"/>
    <w:rsid w:val="00BA7084"/>
    <w:rsid w:val="00BB1426"/>
    <w:rsid w:val="00BB150F"/>
    <w:rsid w:val="00BB1F5B"/>
    <w:rsid w:val="00BB3EC5"/>
    <w:rsid w:val="00BB423B"/>
    <w:rsid w:val="00BB53FF"/>
    <w:rsid w:val="00BB5717"/>
    <w:rsid w:val="00BB59D9"/>
    <w:rsid w:val="00BB6FF7"/>
    <w:rsid w:val="00BB7000"/>
    <w:rsid w:val="00BB7672"/>
    <w:rsid w:val="00BC03EB"/>
    <w:rsid w:val="00BC0857"/>
    <w:rsid w:val="00BC0CB1"/>
    <w:rsid w:val="00BC10A7"/>
    <w:rsid w:val="00BC13E1"/>
    <w:rsid w:val="00BC1BE5"/>
    <w:rsid w:val="00BC2A7A"/>
    <w:rsid w:val="00BC352A"/>
    <w:rsid w:val="00BC4F6E"/>
    <w:rsid w:val="00BC5B6E"/>
    <w:rsid w:val="00BC5ECC"/>
    <w:rsid w:val="00BC68C9"/>
    <w:rsid w:val="00BD1023"/>
    <w:rsid w:val="00BD11AC"/>
    <w:rsid w:val="00BD1DED"/>
    <w:rsid w:val="00BD2011"/>
    <w:rsid w:val="00BD2B54"/>
    <w:rsid w:val="00BD3B13"/>
    <w:rsid w:val="00BD5EAC"/>
    <w:rsid w:val="00BD624E"/>
    <w:rsid w:val="00BD6B5D"/>
    <w:rsid w:val="00BD7732"/>
    <w:rsid w:val="00BD7DEB"/>
    <w:rsid w:val="00BE0DB2"/>
    <w:rsid w:val="00BE4011"/>
    <w:rsid w:val="00BE45AF"/>
    <w:rsid w:val="00BE4C9F"/>
    <w:rsid w:val="00BE5550"/>
    <w:rsid w:val="00BE6473"/>
    <w:rsid w:val="00BE6D42"/>
    <w:rsid w:val="00BF029E"/>
    <w:rsid w:val="00BF1C6E"/>
    <w:rsid w:val="00BF311A"/>
    <w:rsid w:val="00BF6D51"/>
    <w:rsid w:val="00BF7724"/>
    <w:rsid w:val="00C00DA1"/>
    <w:rsid w:val="00C02159"/>
    <w:rsid w:val="00C02F33"/>
    <w:rsid w:val="00C04F22"/>
    <w:rsid w:val="00C05838"/>
    <w:rsid w:val="00C05B54"/>
    <w:rsid w:val="00C12030"/>
    <w:rsid w:val="00C15F1F"/>
    <w:rsid w:val="00C206DE"/>
    <w:rsid w:val="00C21846"/>
    <w:rsid w:val="00C21A78"/>
    <w:rsid w:val="00C22F95"/>
    <w:rsid w:val="00C23170"/>
    <w:rsid w:val="00C23EE7"/>
    <w:rsid w:val="00C247F2"/>
    <w:rsid w:val="00C24A35"/>
    <w:rsid w:val="00C25D39"/>
    <w:rsid w:val="00C26015"/>
    <w:rsid w:val="00C2683C"/>
    <w:rsid w:val="00C26BA8"/>
    <w:rsid w:val="00C27599"/>
    <w:rsid w:val="00C31425"/>
    <w:rsid w:val="00C31F50"/>
    <w:rsid w:val="00C36A5F"/>
    <w:rsid w:val="00C40E92"/>
    <w:rsid w:val="00C418C2"/>
    <w:rsid w:val="00C41CB8"/>
    <w:rsid w:val="00C428E5"/>
    <w:rsid w:val="00C42A29"/>
    <w:rsid w:val="00C42DF0"/>
    <w:rsid w:val="00C42E1B"/>
    <w:rsid w:val="00C43B5F"/>
    <w:rsid w:val="00C44529"/>
    <w:rsid w:val="00C44D50"/>
    <w:rsid w:val="00C44F95"/>
    <w:rsid w:val="00C45571"/>
    <w:rsid w:val="00C45B6A"/>
    <w:rsid w:val="00C468F9"/>
    <w:rsid w:val="00C46EA5"/>
    <w:rsid w:val="00C50B43"/>
    <w:rsid w:val="00C50BF6"/>
    <w:rsid w:val="00C51163"/>
    <w:rsid w:val="00C521F3"/>
    <w:rsid w:val="00C533B2"/>
    <w:rsid w:val="00C560CD"/>
    <w:rsid w:val="00C575AE"/>
    <w:rsid w:val="00C57E2D"/>
    <w:rsid w:val="00C61D4E"/>
    <w:rsid w:val="00C63239"/>
    <w:rsid w:val="00C63C75"/>
    <w:rsid w:val="00C63E06"/>
    <w:rsid w:val="00C63E2D"/>
    <w:rsid w:val="00C64373"/>
    <w:rsid w:val="00C64A65"/>
    <w:rsid w:val="00C654E0"/>
    <w:rsid w:val="00C66F2B"/>
    <w:rsid w:val="00C70363"/>
    <w:rsid w:val="00C730CF"/>
    <w:rsid w:val="00C75A93"/>
    <w:rsid w:val="00C75F44"/>
    <w:rsid w:val="00C76CDC"/>
    <w:rsid w:val="00C76FC7"/>
    <w:rsid w:val="00C77A7A"/>
    <w:rsid w:val="00C807EF"/>
    <w:rsid w:val="00C815CD"/>
    <w:rsid w:val="00C827EB"/>
    <w:rsid w:val="00C844A3"/>
    <w:rsid w:val="00C867A5"/>
    <w:rsid w:val="00C90634"/>
    <w:rsid w:val="00C90828"/>
    <w:rsid w:val="00C93BC8"/>
    <w:rsid w:val="00C944AD"/>
    <w:rsid w:val="00C95A63"/>
    <w:rsid w:val="00C95F15"/>
    <w:rsid w:val="00C95F4E"/>
    <w:rsid w:val="00CA031B"/>
    <w:rsid w:val="00CA0471"/>
    <w:rsid w:val="00CA0ADC"/>
    <w:rsid w:val="00CA1202"/>
    <w:rsid w:val="00CA3CA2"/>
    <w:rsid w:val="00CA4212"/>
    <w:rsid w:val="00CA484F"/>
    <w:rsid w:val="00CA4B1F"/>
    <w:rsid w:val="00CA4C35"/>
    <w:rsid w:val="00CA4C5B"/>
    <w:rsid w:val="00CA5E63"/>
    <w:rsid w:val="00CA6C8A"/>
    <w:rsid w:val="00CA6D2E"/>
    <w:rsid w:val="00CA7AB0"/>
    <w:rsid w:val="00CA7B0B"/>
    <w:rsid w:val="00CB0363"/>
    <w:rsid w:val="00CB104E"/>
    <w:rsid w:val="00CB56C5"/>
    <w:rsid w:val="00CB7839"/>
    <w:rsid w:val="00CB79AC"/>
    <w:rsid w:val="00CC1626"/>
    <w:rsid w:val="00CC21D4"/>
    <w:rsid w:val="00CC2A0B"/>
    <w:rsid w:val="00CC3CB0"/>
    <w:rsid w:val="00CC4049"/>
    <w:rsid w:val="00CC461A"/>
    <w:rsid w:val="00CC497B"/>
    <w:rsid w:val="00CC4CE8"/>
    <w:rsid w:val="00CC5D08"/>
    <w:rsid w:val="00CC6AB5"/>
    <w:rsid w:val="00CC715A"/>
    <w:rsid w:val="00CC7E38"/>
    <w:rsid w:val="00CD0648"/>
    <w:rsid w:val="00CD11A1"/>
    <w:rsid w:val="00CD18B2"/>
    <w:rsid w:val="00CD1CC5"/>
    <w:rsid w:val="00CD3182"/>
    <w:rsid w:val="00CD3380"/>
    <w:rsid w:val="00CD6B1B"/>
    <w:rsid w:val="00CE091C"/>
    <w:rsid w:val="00CE0BF8"/>
    <w:rsid w:val="00CE2E74"/>
    <w:rsid w:val="00CE3CC9"/>
    <w:rsid w:val="00CE485E"/>
    <w:rsid w:val="00CE6546"/>
    <w:rsid w:val="00CE716A"/>
    <w:rsid w:val="00CE7CDF"/>
    <w:rsid w:val="00CF0D14"/>
    <w:rsid w:val="00CF31CA"/>
    <w:rsid w:val="00CF4D81"/>
    <w:rsid w:val="00CF6610"/>
    <w:rsid w:val="00D004B7"/>
    <w:rsid w:val="00D0153B"/>
    <w:rsid w:val="00D03915"/>
    <w:rsid w:val="00D0443A"/>
    <w:rsid w:val="00D07C96"/>
    <w:rsid w:val="00D11947"/>
    <w:rsid w:val="00D11A5C"/>
    <w:rsid w:val="00D152FD"/>
    <w:rsid w:val="00D16A82"/>
    <w:rsid w:val="00D16F93"/>
    <w:rsid w:val="00D1716A"/>
    <w:rsid w:val="00D17987"/>
    <w:rsid w:val="00D17C80"/>
    <w:rsid w:val="00D2011C"/>
    <w:rsid w:val="00D20765"/>
    <w:rsid w:val="00D20D1A"/>
    <w:rsid w:val="00D20DE4"/>
    <w:rsid w:val="00D21416"/>
    <w:rsid w:val="00D21420"/>
    <w:rsid w:val="00D275E4"/>
    <w:rsid w:val="00D30C40"/>
    <w:rsid w:val="00D320AC"/>
    <w:rsid w:val="00D34557"/>
    <w:rsid w:val="00D34572"/>
    <w:rsid w:val="00D40373"/>
    <w:rsid w:val="00D434D0"/>
    <w:rsid w:val="00D44F72"/>
    <w:rsid w:val="00D46D75"/>
    <w:rsid w:val="00D500C2"/>
    <w:rsid w:val="00D50A33"/>
    <w:rsid w:val="00D520DE"/>
    <w:rsid w:val="00D527FE"/>
    <w:rsid w:val="00D55124"/>
    <w:rsid w:val="00D55A2C"/>
    <w:rsid w:val="00D55B01"/>
    <w:rsid w:val="00D60605"/>
    <w:rsid w:val="00D6070A"/>
    <w:rsid w:val="00D609F0"/>
    <w:rsid w:val="00D6160F"/>
    <w:rsid w:val="00D61D98"/>
    <w:rsid w:val="00D61DF7"/>
    <w:rsid w:val="00D61E43"/>
    <w:rsid w:val="00D647F7"/>
    <w:rsid w:val="00D648FB"/>
    <w:rsid w:val="00D706E3"/>
    <w:rsid w:val="00D70950"/>
    <w:rsid w:val="00D70E17"/>
    <w:rsid w:val="00D71284"/>
    <w:rsid w:val="00D72695"/>
    <w:rsid w:val="00D72D3D"/>
    <w:rsid w:val="00D731A1"/>
    <w:rsid w:val="00D7325D"/>
    <w:rsid w:val="00D73A58"/>
    <w:rsid w:val="00D7648F"/>
    <w:rsid w:val="00D81178"/>
    <w:rsid w:val="00D82C86"/>
    <w:rsid w:val="00D83146"/>
    <w:rsid w:val="00D83A53"/>
    <w:rsid w:val="00D84CEF"/>
    <w:rsid w:val="00D8542E"/>
    <w:rsid w:val="00D85DD0"/>
    <w:rsid w:val="00D906D8"/>
    <w:rsid w:val="00D91BE8"/>
    <w:rsid w:val="00D9307E"/>
    <w:rsid w:val="00D933BB"/>
    <w:rsid w:val="00D936C3"/>
    <w:rsid w:val="00D956D6"/>
    <w:rsid w:val="00D95CA8"/>
    <w:rsid w:val="00D96207"/>
    <w:rsid w:val="00D97B42"/>
    <w:rsid w:val="00DA0FDF"/>
    <w:rsid w:val="00DA230B"/>
    <w:rsid w:val="00DA2990"/>
    <w:rsid w:val="00DA6462"/>
    <w:rsid w:val="00DB0943"/>
    <w:rsid w:val="00DB2FE2"/>
    <w:rsid w:val="00DB302D"/>
    <w:rsid w:val="00DB439D"/>
    <w:rsid w:val="00DB460B"/>
    <w:rsid w:val="00DB5106"/>
    <w:rsid w:val="00DB5A26"/>
    <w:rsid w:val="00DB5D02"/>
    <w:rsid w:val="00DB7502"/>
    <w:rsid w:val="00DC20C5"/>
    <w:rsid w:val="00DC3660"/>
    <w:rsid w:val="00DC3D31"/>
    <w:rsid w:val="00DC4418"/>
    <w:rsid w:val="00DC55C5"/>
    <w:rsid w:val="00DC5942"/>
    <w:rsid w:val="00DC5D75"/>
    <w:rsid w:val="00DC6B51"/>
    <w:rsid w:val="00DC7F86"/>
    <w:rsid w:val="00DD1E98"/>
    <w:rsid w:val="00DD2B67"/>
    <w:rsid w:val="00DD3B26"/>
    <w:rsid w:val="00DD45AD"/>
    <w:rsid w:val="00DD4D37"/>
    <w:rsid w:val="00DD5970"/>
    <w:rsid w:val="00DD6E94"/>
    <w:rsid w:val="00DD7EB1"/>
    <w:rsid w:val="00DE064F"/>
    <w:rsid w:val="00DE0FD4"/>
    <w:rsid w:val="00DE13BC"/>
    <w:rsid w:val="00DE1981"/>
    <w:rsid w:val="00DE3806"/>
    <w:rsid w:val="00DE3ECD"/>
    <w:rsid w:val="00DE3FD6"/>
    <w:rsid w:val="00DE4CBE"/>
    <w:rsid w:val="00DE6528"/>
    <w:rsid w:val="00DE73D1"/>
    <w:rsid w:val="00DE7C32"/>
    <w:rsid w:val="00DF0BEF"/>
    <w:rsid w:val="00DF147C"/>
    <w:rsid w:val="00DF1D08"/>
    <w:rsid w:val="00DF311B"/>
    <w:rsid w:val="00DF3B4B"/>
    <w:rsid w:val="00DF502B"/>
    <w:rsid w:val="00DF6D57"/>
    <w:rsid w:val="00DF75D5"/>
    <w:rsid w:val="00DF769C"/>
    <w:rsid w:val="00E00F57"/>
    <w:rsid w:val="00E01192"/>
    <w:rsid w:val="00E02F49"/>
    <w:rsid w:val="00E0397D"/>
    <w:rsid w:val="00E078C1"/>
    <w:rsid w:val="00E07D93"/>
    <w:rsid w:val="00E10AA4"/>
    <w:rsid w:val="00E11EE6"/>
    <w:rsid w:val="00E1211B"/>
    <w:rsid w:val="00E138DB"/>
    <w:rsid w:val="00E14E4E"/>
    <w:rsid w:val="00E1521E"/>
    <w:rsid w:val="00E1616D"/>
    <w:rsid w:val="00E165CE"/>
    <w:rsid w:val="00E16F10"/>
    <w:rsid w:val="00E20743"/>
    <w:rsid w:val="00E20783"/>
    <w:rsid w:val="00E209D1"/>
    <w:rsid w:val="00E239C9"/>
    <w:rsid w:val="00E242EF"/>
    <w:rsid w:val="00E24682"/>
    <w:rsid w:val="00E2478B"/>
    <w:rsid w:val="00E24C18"/>
    <w:rsid w:val="00E25F72"/>
    <w:rsid w:val="00E2615F"/>
    <w:rsid w:val="00E26FD8"/>
    <w:rsid w:val="00E30EF5"/>
    <w:rsid w:val="00E32910"/>
    <w:rsid w:val="00E3355A"/>
    <w:rsid w:val="00E35629"/>
    <w:rsid w:val="00E35DE9"/>
    <w:rsid w:val="00E36789"/>
    <w:rsid w:val="00E36D0D"/>
    <w:rsid w:val="00E371DA"/>
    <w:rsid w:val="00E373D5"/>
    <w:rsid w:val="00E40EEF"/>
    <w:rsid w:val="00E42F77"/>
    <w:rsid w:val="00E4471B"/>
    <w:rsid w:val="00E451D7"/>
    <w:rsid w:val="00E460AC"/>
    <w:rsid w:val="00E469B1"/>
    <w:rsid w:val="00E47A7E"/>
    <w:rsid w:val="00E51889"/>
    <w:rsid w:val="00E51CE3"/>
    <w:rsid w:val="00E51F6F"/>
    <w:rsid w:val="00E530A7"/>
    <w:rsid w:val="00E5395C"/>
    <w:rsid w:val="00E54870"/>
    <w:rsid w:val="00E61433"/>
    <w:rsid w:val="00E63B1A"/>
    <w:rsid w:val="00E63B90"/>
    <w:rsid w:val="00E63DCC"/>
    <w:rsid w:val="00E644C1"/>
    <w:rsid w:val="00E64E7C"/>
    <w:rsid w:val="00E66BE0"/>
    <w:rsid w:val="00E72BFA"/>
    <w:rsid w:val="00E73A91"/>
    <w:rsid w:val="00E74717"/>
    <w:rsid w:val="00E74EC5"/>
    <w:rsid w:val="00E755E9"/>
    <w:rsid w:val="00E76AF1"/>
    <w:rsid w:val="00E77902"/>
    <w:rsid w:val="00E80562"/>
    <w:rsid w:val="00E80A59"/>
    <w:rsid w:val="00E80F66"/>
    <w:rsid w:val="00E83051"/>
    <w:rsid w:val="00E832F4"/>
    <w:rsid w:val="00E86258"/>
    <w:rsid w:val="00E87461"/>
    <w:rsid w:val="00E87B6C"/>
    <w:rsid w:val="00E92E95"/>
    <w:rsid w:val="00E92FED"/>
    <w:rsid w:val="00E9305A"/>
    <w:rsid w:val="00E93525"/>
    <w:rsid w:val="00E96464"/>
    <w:rsid w:val="00E97E46"/>
    <w:rsid w:val="00EA21F8"/>
    <w:rsid w:val="00EA792E"/>
    <w:rsid w:val="00EB060E"/>
    <w:rsid w:val="00EB1CA2"/>
    <w:rsid w:val="00EB2A68"/>
    <w:rsid w:val="00EB2C27"/>
    <w:rsid w:val="00EB4063"/>
    <w:rsid w:val="00EB5044"/>
    <w:rsid w:val="00EB5F0A"/>
    <w:rsid w:val="00EB64EF"/>
    <w:rsid w:val="00EC16CD"/>
    <w:rsid w:val="00EC2346"/>
    <w:rsid w:val="00EC2A39"/>
    <w:rsid w:val="00EC37C8"/>
    <w:rsid w:val="00EC41D1"/>
    <w:rsid w:val="00EC6A60"/>
    <w:rsid w:val="00EC6B82"/>
    <w:rsid w:val="00EC6C8D"/>
    <w:rsid w:val="00EC75D0"/>
    <w:rsid w:val="00EC7F85"/>
    <w:rsid w:val="00EC7F97"/>
    <w:rsid w:val="00ED03AB"/>
    <w:rsid w:val="00ED1665"/>
    <w:rsid w:val="00ED1EEF"/>
    <w:rsid w:val="00ED2E68"/>
    <w:rsid w:val="00ED3B63"/>
    <w:rsid w:val="00ED569C"/>
    <w:rsid w:val="00ED58D9"/>
    <w:rsid w:val="00ED5E48"/>
    <w:rsid w:val="00ED6C91"/>
    <w:rsid w:val="00EE010F"/>
    <w:rsid w:val="00EE20F6"/>
    <w:rsid w:val="00EE265A"/>
    <w:rsid w:val="00EE2A36"/>
    <w:rsid w:val="00EE3B2A"/>
    <w:rsid w:val="00EE5470"/>
    <w:rsid w:val="00EE559C"/>
    <w:rsid w:val="00EE55C2"/>
    <w:rsid w:val="00EE6752"/>
    <w:rsid w:val="00EE6A50"/>
    <w:rsid w:val="00EE6EFB"/>
    <w:rsid w:val="00EE785F"/>
    <w:rsid w:val="00EF1CF3"/>
    <w:rsid w:val="00EF2BA0"/>
    <w:rsid w:val="00EF2C88"/>
    <w:rsid w:val="00EF313D"/>
    <w:rsid w:val="00EF43F6"/>
    <w:rsid w:val="00EF5256"/>
    <w:rsid w:val="00EF7A98"/>
    <w:rsid w:val="00F04016"/>
    <w:rsid w:val="00F058E0"/>
    <w:rsid w:val="00F05E9D"/>
    <w:rsid w:val="00F06D2F"/>
    <w:rsid w:val="00F0749D"/>
    <w:rsid w:val="00F10A74"/>
    <w:rsid w:val="00F10B70"/>
    <w:rsid w:val="00F10E00"/>
    <w:rsid w:val="00F16E75"/>
    <w:rsid w:val="00F1703D"/>
    <w:rsid w:val="00F175DB"/>
    <w:rsid w:val="00F17FC6"/>
    <w:rsid w:val="00F20368"/>
    <w:rsid w:val="00F205FD"/>
    <w:rsid w:val="00F21B72"/>
    <w:rsid w:val="00F22872"/>
    <w:rsid w:val="00F239F5"/>
    <w:rsid w:val="00F240C8"/>
    <w:rsid w:val="00F24787"/>
    <w:rsid w:val="00F25434"/>
    <w:rsid w:val="00F25922"/>
    <w:rsid w:val="00F25A10"/>
    <w:rsid w:val="00F25BDC"/>
    <w:rsid w:val="00F26217"/>
    <w:rsid w:val="00F2626A"/>
    <w:rsid w:val="00F27760"/>
    <w:rsid w:val="00F30412"/>
    <w:rsid w:val="00F311F5"/>
    <w:rsid w:val="00F31BAC"/>
    <w:rsid w:val="00F33406"/>
    <w:rsid w:val="00F34359"/>
    <w:rsid w:val="00F3456E"/>
    <w:rsid w:val="00F4075D"/>
    <w:rsid w:val="00F40FA8"/>
    <w:rsid w:val="00F41BF5"/>
    <w:rsid w:val="00F41F46"/>
    <w:rsid w:val="00F42035"/>
    <w:rsid w:val="00F4224F"/>
    <w:rsid w:val="00F43F52"/>
    <w:rsid w:val="00F45B71"/>
    <w:rsid w:val="00F46D3B"/>
    <w:rsid w:val="00F4711F"/>
    <w:rsid w:val="00F505E2"/>
    <w:rsid w:val="00F51D59"/>
    <w:rsid w:val="00F53302"/>
    <w:rsid w:val="00F56C6C"/>
    <w:rsid w:val="00F5743D"/>
    <w:rsid w:val="00F5790C"/>
    <w:rsid w:val="00F61CE1"/>
    <w:rsid w:val="00F636F6"/>
    <w:rsid w:val="00F66F72"/>
    <w:rsid w:val="00F67669"/>
    <w:rsid w:val="00F701BF"/>
    <w:rsid w:val="00F709E0"/>
    <w:rsid w:val="00F7465C"/>
    <w:rsid w:val="00F75942"/>
    <w:rsid w:val="00F75ED5"/>
    <w:rsid w:val="00F75F13"/>
    <w:rsid w:val="00F76650"/>
    <w:rsid w:val="00F769B7"/>
    <w:rsid w:val="00F76B3C"/>
    <w:rsid w:val="00F76BD3"/>
    <w:rsid w:val="00F81F57"/>
    <w:rsid w:val="00F82004"/>
    <w:rsid w:val="00F86E14"/>
    <w:rsid w:val="00F903BB"/>
    <w:rsid w:val="00F90FD6"/>
    <w:rsid w:val="00F91635"/>
    <w:rsid w:val="00F940C2"/>
    <w:rsid w:val="00F94CE7"/>
    <w:rsid w:val="00F9554C"/>
    <w:rsid w:val="00F95E29"/>
    <w:rsid w:val="00F97842"/>
    <w:rsid w:val="00FA056D"/>
    <w:rsid w:val="00FA0725"/>
    <w:rsid w:val="00FA2E0C"/>
    <w:rsid w:val="00FA349D"/>
    <w:rsid w:val="00FA6433"/>
    <w:rsid w:val="00FA7A70"/>
    <w:rsid w:val="00FB01D6"/>
    <w:rsid w:val="00FB07A0"/>
    <w:rsid w:val="00FB16AA"/>
    <w:rsid w:val="00FB2A94"/>
    <w:rsid w:val="00FB436A"/>
    <w:rsid w:val="00FB55AA"/>
    <w:rsid w:val="00FB5773"/>
    <w:rsid w:val="00FB5E21"/>
    <w:rsid w:val="00FB6868"/>
    <w:rsid w:val="00FC1761"/>
    <w:rsid w:val="00FC2CBD"/>
    <w:rsid w:val="00FC37D9"/>
    <w:rsid w:val="00FC50E2"/>
    <w:rsid w:val="00FC6BCF"/>
    <w:rsid w:val="00FD131C"/>
    <w:rsid w:val="00FD1C3E"/>
    <w:rsid w:val="00FD2248"/>
    <w:rsid w:val="00FD607F"/>
    <w:rsid w:val="00FE00F0"/>
    <w:rsid w:val="00FE16B6"/>
    <w:rsid w:val="00FE1CF8"/>
    <w:rsid w:val="00FE1F19"/>
    <w:rsid w:val="00FE22CE"/>
    <w:rsid w:val="00FE458C"/>
    <w:rsid w:val="00FE5544"/>
    <w:rsid w:val="00FE692E"/>
    <w:rsid w:val="00FE6AD0"/>
    <w:rsid w:val="00FE7471"/>
    <w:rsid w:val="00FE7B0C"/>
    <w:rsid w:val="00FF00BA"/>
    <w:rsid w:val="00FF0873"/>
    <w:rsid w:val="00FF36A4"/>
    <w:rsid w:val="00FF42F2"/>
    <w:rsid w:val="00FF5B5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F17FC"/>
  <w15:docId w15:val="{3F72D4DD-E7E8-4933-A8F7-DB18C2B50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A36"/>
    <w:pPr>
      <w:suppressAutoHyphens/>
      <w:spacing w:after="200" w:line="276" w:lineRule="auto"/>
    </w:pPr>
    <w:rPr>
      <w:rFonts w:ascii="Calibri" w:eastAsia="Calibri" w:hAnsi="Calibri" w:cs="Calibri"/>
      <w:lang w:val="de-DE" w:eastAsia="zh-CN"/>
    </w:rPr>
  </w:style>
  <w:style w:type="paragraph" w:styleId="Heading1">
    <w:name w:val="heading 1"/>
    <w:basedOn w:val="Normal"/>
    <w:next w:val="Normal"/>
    <w:link w:val="Heading1Char"/>
    <w:uiPriority w:val="9"/>
    <w:qFormat/>
    <w:rsid w:val="00EE2A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8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2A36"/>
    <w:rPr>
      <w:rFonts w:asciiTheme="majorHAnsi" w:eastAsiaTheme="majorEastAsia" w:hAnsiTheme="majorHAnsi" w:cstheme="majorBidi"/>
      <w:color w:val="2F5496" w:themeColor="accent1" w:themeShade="BF"/>
      <w:sz w:val="32"/>
      <w:szCs w:val="32"/>
      <w:lang w:val="de-DE" w:eastAsia="zh-CN"/>
    </w:rPr>
  </w:style>
  <w:style w:type="paragraph" w:styleId="BalloonText">
    <w:name w:val="Balloon Text"/>
    <w:basedOn w:val="Normal"/>
    <w:link w:val="BalloonTextChar"/>
    <w:uiPriority w:val="99"/>
    <w:semiHidden/>
    <w:unhideWhenUsed/>
    <w:rsid w:val="00EE2A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2A36"/>
    <w:rPr>
      <w:rFonts w:ascii="Segoe UI" w:eastAsia="Calibri" w:hAnsi="Segoe UI" w:cs="Segoe UI"/>
      <w:sz w:val="18"/>
      <w:szCs w:val="18"/>
      <w:lang w:val="de-DE" w:eastAsia="zh-CN"/>
    </w:rPr>
  </w:style>
  <w:style w:type="character" w:styleId="CommentReference">
    <w:name w:val="annotation reference"/>
    <w:uiPriority w:val="99"/>
    <w:rsid w:val="00EE2A36"/>
    <w:rPr>
      <w:sz w:val="16"/>
      <w:szCs w:val="16"/>
    </w:rPr>
  </w:style>
  <w:style w:type="paragraph" w:styleId="CommentText">
    <w:name w:val="annotation text"/>
    <w:basedOn w:val="Normal"/>
    <w:link w:val="CommentTextChar"/>
    <w:uiPriority w:val="99"/>
    <w:unhideWhenUsed/>
    <w:rsid w:val="00EE2A36"/>
    <w:pPr>
      <w:spacing w:line="240" w:lineRule="auto"/>
    </w:pPr>
    <w:rPr>
      <w:sz w:val="20"/>
      <w:szCs w:val="20"/>
    </w:rPr>
  </w:style>
  <w:style w:type="character" w:customStyle="1" w:styleId="CommentTextChar">
    <w:name w:val="Comment Text Char"/>
    <w:basedOn w:val="DefaultParagraphFont"/>
    <w:link w:val="CommentText"/>
    <w:uiPriority w:val="99"/>
    <w:rsid w:val="00EE2A36"/>
    <w:rPr>
      <w:rFonts w:ascii="Calibri" w:eastAsia="Calibri" w:hAnsi="Calibri" w:cs="Calibri"/>
      <w:sz w:val="20"/>
      <w:szCs w:val="20"/>
      <w:lang w:val="de-DE" w:eastAsia="zh-CN"/>
    </w:rPr>
  </w:style>
  <w:style w:type="character" w:styleId="LineNumber">
    <w:name w:val="line number"/>
    <w:basedOn w:val="DefaultParagraphFont"/>
    <w:uiPriority w:val="99"/>
    <w:semiHidden/>
    <w:unhideWhenUsed/>
    <w:rsid w:val="00EE2A36"/>
  </w:style>
  <w:style w:type="paragraph" w:styleId="Header">
    <w:name w:val="header"/>
    <w:basedOn w:val="Normal"/>
    <w:link w:val="HeaderChar"/>
    <w:uiPriority w:val="99"/>
    <w:unhideWhenUsed/>
    <w:rsid w:val="00EE2A3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E2A36"/>
    <w:rPr>
      <w:rFonts w:ascii="Calibri" w:eastAsia="Calibri" w:hAnsi="Calibri" w:cs="Calibri"/>
      <w:lang w:val="de-DE" w:eastAsia="zh-CN"/>
    </w:rPr>
  </w:style>
  <w:style w:type="paragraph" w:styleId="Footer">
    <w:name w:val="footer"/>
    <w:basedOn w:val="Normal"/>
    <w:link w:val="FooterChar"/>
    <w:uiPriority w:val="99"/>
    <w:unhideWhenUsed/>
    <w:rsid w:val="00EE2A36"/>
    <w:pPr>
      <w:tabs>
        <w:tab w:val="center" w:pos="4536"/>
        <w:tab w:val="right" w:pos="9072"/>
      </w:tabs>
      <w:spacing w:after="0" w:line="240" w:lineRule="auto"/>
    </w:pPr>
  </w:style>
  <w:style w:type="character" w:customStyle="1" w:styleId="FooterChar">
    <w:name w:val="Footer Char"/>
    <w:basedOn w:val="DefaultParagraphFont"/>
    <w:link w:val="Footer"/>
    <w:uiPriority w:val="99"/>
    <w:rsid w:val="00EE2A36"/>
    <w:rPr>
      <w:rFonts w:ascii="Calibri" w:eastAsia="Calibri" w:hAnsi="Calibri" w:cs="Calibri"/>
      <w:lang w:val="de-DE" w:eastAsia="zh-CN"/>
    </w:rPr>
  </w:style>
  <w:style w:type="paragraph" w:customStyle="1" w:styleId="ListParagraph1">
    <w:name w:val="List Paragraph1"/>
    <w:basedOn w:val="Normal"/>
    <w:qFormat/>
    <w:rsid w:val="00EE2A36"/>
    <w:pPr>
      <w:ind w:left="720"/>
      <w:contextualSpacing/>
    </w:pPr>
  </w:style>
  <w:style w:type="character" w:styleId="Hyperlink">
    <w:name w:val="Hyperlink"/>
    <w:basedOn w:val="DefaultParagraphFont"/>
    <w:unhideWhenUsed/>
    <w:rsid w:val="00EE2A36"/>
    <w:rPr>
      <w:color w:val="0000FF"/>
      <w:u w:val="single"/>
    </w:rPr>
  </w:style>
  <w:style w:type="character" w:styleId="Strong">
    <w:name w:val="Strong"/>
    <w:basedOn w:val="DefaultParagraphFont"/>
    <w:uiPriority w:val="22"/>
    <w:qFormat/>
    <w:rsid w:val="00EE2A36"/>
    <w:rPr>
      <w:b/>
      <w:bCs/>
    </w:rPr>
  </w:style>
  <w:style w:type="paragraph" w:styleId="CommentSubject">
    <w:name w:val="annotation subject"/>
    <w:basedOn w:val="CommentText"/>
    <w:next w:val="CommentText"/>
    <w:link w:val="CommentSubjectChar"/>
    <w:uiPriority w:val="99"/>
    <w:semiHidden/>
    <w:unhideWhenUsed/>
    <w:rsid w:val="00EE2A36"/>
    <w:rPr>
      <w:b/>
      <w:bCs/>
    </w:rPr>
  </w:style>
  <w:style w:type="character" w:customStyle="1" w:styleId="CommentSubjectChar">
    <w:name w:val="Comment Subject Char"/>
    <w:basedOn w:val="CommentTextChar"/>
    <w:link w:val="CommentSubject"/>
    <w:uiPriority w:val="99"/>
    <w:semiHidden/>
    <w:rsid w:val="00EE2A36"/>
    <w:rPr>
      <w:rFonts w:ascii="Calibri" w:eastAsia="Calibri" w:hAnsi="Calibri" w:cs="Calibri"/>
      <w:b/>
      <w:bCs/>
      <w:sz w:val="20"/>
      <w:szCs w:val="20"/>
      <w:lang w:val="de-DE" w:eastAsia="zh-CN"/>
    </w:rPr>
  </w:style>
  <w:style w:type="paragraph" w:styleId="Bibliography">
    <w:name w:val="Bibliography"/>
    <w:basedOn w:val="Normal"/>
    <w:next w:val="Normal"/>
    <w:uiPriority w:val="37"/>
    <w:unhideWhenUsed/>
    <w:rsid w:val="00EE2A36"/>
    <w:pPr>
      <w:spacing w:after="0" w:line="240" w:lineRule="auto"/>
      <w:ind w:left="720" w:hanging="720"/>
    </w:pPr>
  </w:style>
  <w:style w:type="character" w:styleId="FollowedHyperlink">
    <w:name w:val="FollowedHyperlink"/>
    <w:basedOn w:val="DefaultParagraphFont"/>
    <w:uiPriority w:val="99"/>
    <w:semiHidden/>
    <w:unhideWhenUsed/>
    <w:rsid w:val="00EE2A36"/>
    <w:rPr>
      <w:color w:val="954F72" w:themeColor="followedHyperlink"/>
      <w:u w:val="single"/>
    </w:rPr>
  </w:style>
  <w:style w:type="paragraph" w:styleId="Revision">
    <w:name w:val="Revision"/>
    <w:hidden/>
    <w:uiPriority w:val="99"/>
    <w:semiHidden/>
    <w:rsid w:val="00EE2A36"/>
    <w:pPr>
      <w:spacing w:after="0" w:line="240" w:lineRule="auto"/>
    </w:pPr>
    <w:rPr>
      <w:rFonts w:ascii="Calibri" w:eastAsia="Calibri" w:hAnsi="Calibri" w:cs="Calibri"/>
      <w:lang w:val="de-DE" w:eastAsia="zh-CN"/>
    </w:rPr>
  </w:style>
  <w:style w:type="character" w:customStyle="1" w:styleId="UnresolvedMention1">
    <w:name w:val="Unresolved Mention1"/>
    <w:basedOn w:val="DefaultParagraphFont"/>
    <w:uiPriority w:val="99"/>
    <w:semiHidden/>
    <w:unhideWhenUsed/>
    <w:rsid w:val="00EE2A36"/>
    <w:rPr>
      <w:color w:val="605E5C"/>
      <w:shd w:val="clear" w:color="auto" w:fill="E1DFDD"/>
    </w:rPr>
  </w:style>
  <w:style w:type="paragraph" w:customStyle="1" w:styleId="Default">
    <w:name w:val="Default"/>
    <w:rsid w:val="00EE2A36"/>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Mentionnonrsolue1">
    <w:name w:val="Mention non résolue1"/>
    <w:basedOn w:val="DefaultParagraphFont"/>
    <w:uiPriority w:val="99"/>
    <w:semiHidden/>
    <w:unhideWhenUsed/>
    <w:rsid w:val="00EE2A36"/>
    <w:rPr>
      <w:color w:val="605E5C"/>
      <w:shd w:val="clear" w:color="auto" w:fill="E1DFDD"/>
    </w:rPr>
  </w:style>
  <w:style w:type="character" w:customStyle="1" w:styleId="title-text">
    <w:name w:val="title-text"/>
    <w:basedOn w:val="DefaultParagraphFont"/>
    <w:rsid w:val="00EE2A36"/>
  </w:style>
  <w:style w:type="character" w:customStyle="1" w:styleId="Mentionnonrsolue2">
    <w:name w:val="Mention non résolue2"/>
    <w:basedOn w:val="DefaultParagraphFont"/>
    <w:uiPriority w:val="99"/>
    <w:semiHidden/>
    <w:unhideWhenUsed/>
    <w:rsid w:val="00B30B81"/>
    <w:rPr>
      <w:color w:val="605E5C"/>
      <w:shd w:val="clear" w:color="auto" w:fill="E1DFDD"/>
    </w:rPr>
  </w:style>
  <w:style w:type="character" w:customStyle="1" w:styleId="UnresolvedMention2">
    <w:name w:val="Unresolved Mention2"/>
    <w:basedOn w:val="DefaultParagraphFont"/>
    <w:uiPriority w:val="99"/>
    <w:semiHidden/>
    <w:unhideWhenUsed/>
    <w:rsid w:val="00281F63"/>
    <w:rPr>
      <w:color w:val="605E5C"/>
      <w:shd w:val="clear" w:color="auto" w:fill="E1DFDD"/>
    </w:rPr>
  </w:style>
  <w:style w:type="paragraph" w:styleId="NormalWeb">
    <w:name w:val="Normal (Web)"/>
    <w:basedOn w:val="Normal"/>
    <w:uiPriority w:val="99"/>
    <w:unhideWhenUsed/>
    <w:rsid w:val="00EE6EF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Heading2Char">
    <w:name w:val="Heading 2 Char"/>
    <w:basedOn w:val="DefaultParagraphFont"/>
    <w:link w:val="Heading2"/>
    <w:uiPriority w:val="9"/>
    <w:rsid w:val="006E18A7"/>
    <w:rPr>
      <w:rFonts w:asciiTheme="majorHAnsi" w:eastAsiaTheme="majorEastAsia" w:hAnsiTheme="majorHAnsi" w:cstheme="majorBidi"/>
      <w:color w:val="2F5496" w:themeColor="accent1" w:themeShade="BF"/>
      <w:sz w:val="26"/>
      <w:szCs w:val="26"/>
      <w:lang w:val="de-DE" w:eastAsia="zh-CN"/>
    </w:rPr>
  </w:style>
  <w:style w:type="character" w:customStyle="1" w:styleId="author-style">
    <w:name w:val="author-style"/>
    <w:basedOn w:val="DefaultParagraphFont"/>
    <w:rsid w:val="006E18A7"/>
  </w:style>
  <w:style w:type="paragraph" w:styleId="ListParagraph">
    <w:name w:val="List Paragraph"/>
    <w:basedOn w:val="Normal"/>
    <w:uiPriority w:val="34"/>
    <w:qFormat/>
    <w:rsid w:val="00BE0DB2"/>
    <w:pPr>
      <w:ind w:left="720"/>
      <w:contextualSpacing/>
    </w:pPr>
  </w:style>
  <w:style w:type="character" w:customStyle="1" w:styleId="a">
    <w:name w:val="_"/>
    <w:basedOn w:val="DefaultParagraphFont"/>
    <w:rsid w:val="00FC37D9"/>
  </w:style>
  <w:style w:type="character" w:styleId="PlaceholderText">
    <w:name w:val="Placeholder Text"/>
    <w:basedOn w:val="DefaultParagraphFont"/>
    <w:uiPriority w:val="99"/>
    <w:semiHidden/>
    <w:rsid w:val="00980325"/>
    <w:rPr>
      <w:color w:val="808080"/>
    </w:rPr>
  </w:style>
  <w:style w:type="character" w:customStyle="1" w:styleId="u-visually-hidden">
    <w:name w:val="u-visually-hidden"/>
    <w:basedOn w:val="DefaultParagraphFont"/>
    <w:rsid w:val="00452AC6"/>
  </w:style>
  <w:style w:type="character" w:customStyle="1" w:styleId="cf01">
    <w:name w:val="cf01"/>
    <w:basedOn w:val="DefaultParagraphFont"/>
    <w:rsid w:val="00D434D0"/>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90592">
      <w:bodyDiv w:val="1"/>
      <w:marLeft w:val="0"/>
      <w:marRight w:val="0"/>
      <w:marTop w:val="0"/>
      <w:marBottom w:val="0"/>
      <w:divBdr>
        <w:top w:val="none" w:sz="0" w:space="0" w:color="auto"/>
        <w:left w:val="none" w:sz="0" w:space="0" w:color="auto"/>
        <w:bottom w:val="none" w:sz="0" w:space="0" w:color="auto"/>
        <w:right w:val="none" w:sz="0" w:space="0" w:color="auto"/>
      </w:divBdr>
    </w:div>
    <w:div w:id="618413480">
      <w:bodyDiv w:val="1"/>
      <w:marLeft w:val="0"/>
      <w:marRight w:val="0"/>
      <w:marTop w:val="0"/>
      <w:marBottom w:val="0"/>
      <w:divBdr>
        <w:top w:val="none" w:sz="0" w:space="0" w:color="auto"/>
        <w:left w:val="none" w:sz="0" w:space="0" w:color="auto"/>
        <w:bottom w:val="none" w:sz="0" w:space="0" w:color="auto"/>
        <w:right w:val="none" w:sz="0" w:space="0" w:color="auto"/>
      </w:divBdr>
    </w:div>
    <w:div w:id="873232634">
      <w:bodyDiv w:val="1"/>
      <w:marLeft w:val="0"/>
      <w:marRight w:val="0"/>
      <w:marTop w:val="0"/>
      <w:marBottom w:val="0"/>
      <w:divBdr>
        <w:top w:val="none" w:sz="0" w:space="0" w:color="auto"/>
        <w:left w:val="none" w:sz="0" w:space="0" w:color="auto"/>
        <w:bottom w:val="none" w:sz="0" w:space="0" w:color="auto"/>
        <w:right w:val="none" w:sz="0" w:space="0" w:color="auto"/>
      </w:divBdr>
      <w:divsChild>
        <w:div w:id="786118982">
          <w:marLeft w:val="0"/>
          <w:marRight w:val="0"/>
          <w:marTop w:val="0"/>
          <w:marBottom w:val="0"/>
          <w:divBdr>
            <w:top w:val="none" w:sz="0" w:space="0" w:color="auto"/>
            <w:left w:val="none" w:sz="0" w:space="0" w:color="auto"/>
            <w:bottom w:val="none" w:sz="0" w:space="0" w:color="auto"/>
            <w:right w:val="none" w:sz="0" w:space="0" w:color="auto"/>
          </w:divBdr>
        </w:div>
        <w:div w:id="1520925649">
          <w:marLeft w:val="0"/>
          <w:marRight w:val="0"/>
          <w:marTop w:val="0"/>
          <w:marBottom w:val="0"/>
          <w:divBdr>
            <w:top w:val="none" w:sz="0" w:space="0" w:color="auto"/>
            <w:left w:val="none" w:sz="0" w:space="0" w:color="auto"/>
            <w:bottom w:val="none" w:sz="0" w:space="0" w:color="auto"/>
            <w:right w:val="none" w:sz="0" w:space="0" w:color="auto"/>
          </w:divBdr>
        </w:div>
      </w:divsChild>
    </w:div>
    <w:div w:id="1310674975">
      <w:bodyDiv w:val="1"/>
      <w:marLeft w:val="0"/>
      <w:marRight w:val="0"/>
      <w:marTop w:val="0"/>
      <w:marBottom w:val="0"/>
      <w:divBdr>
        <w:top w:val="none" w:sz="0" w:space="0" w:color="auto"/>
        <w:left w:val="none" w:sz="0" w:space="0" w:color="auto"/>
        <w:bottom w:val="none" w:sz="0" w:space="0" w:color="auto"/>
        <w:right w:val="none" w:sz="0" w:space="0" w:color="auto"/>
      </w:divBdr>
    </w:div>
    <w:div w:id="1525946496">
      <w:bodyDiv w:val="1"/>
      <w:marLeft w:val="0"/>
      <w:marRight w:val="0"/>
      <w:marTop w:val="0"/>
      <w:marBottom w:val="0"/>
      <w:divBdr>
        <w:top w:val="none" w:sz="0" w:space="0" w:color="auto"/>
        <w:left w:val="none" w:sz="0" w:space="0" w:color="auto"/>
        <w:bottom w:val="none" w:sz="0" w:space="0" w:color="auto"/>
        <w:right w:val="none" w:sz="0" w:space="0" w:color="auto"/>
      </w:divBdr>
    </w:div>
    <w:div w:id="1533956935">
      <w:bodyDiv w:val="1"/>
      <w:marLeft w:val="0"/>
      <w:marRight w:val="0"/>
      <w:marTop w:val="0"/>
      <w:marBottom w:val="0"/>
      <w:divBdr>
        <w:top w:val="none" w:sz="0" w:space="0" w:color="auto"/>
        <w:left w:val="none" w:sz="0" w:space="0" w:color="auto"/>
        <w:bottom w:val="none" w:sz="0" w:space="0" w:color="auto"/>
        <w:right w:val="none" w:sz="0" w:space="0" w:color="auto"/>
      </w:divBdr>
      <w:divsChild>
        <w:div w:id="1314062729">
          <w:marLeft w:val="0"/>
          <w:marRight w:val="0"/>
          <w:marTop w:val="0"/>
          <w:marBottom w:val="0"/>
          <w:divBdr>
            <w:top w:val="none" w:sz="0" w:space="0" w:color="auto"/>
            <w:left w:val="none" w:sz="0" w:space="0" w:color="auto"/>
            <w:bottom w:val="none" w:sz="0" w:space="0" w:color="auto"/>
            <w:right w:val="none" w:sz="0" w:space="0" w:color="auto"/>
          </w:divBdr>
        </w:div>
        <w:div w:id="1838957680">
          <w:marLeft w:val="0"/>
          <w:marRight w:val="0"/>
          <w:marTop w:val="0"/>
          <w:marBottom w:val="0"/>
          <w:divBdr>
            <w:top w:val="none" w:sz="0" w:space="0" w:color="auto"/>
            <w:left w:val="none" w:sz="0" w:space="0" w:color="auto"/>
            <w:bottom w:val="none" w:sz="0" w:space="0" w:color="auto"/>
            <w:right w:val="none" w:sz="0" w:space="0" w:color="auto"/>
          </w:divBdr>
        </w:div>
        <w:div w:id="434449786">
          <w:marLeft w:val="0"/>
          <w:marRight w:val="0"/>
          <w:marTop w:val="0"/>
          <w:marBottom w:val="0"/>
          <w:divBdr>
            <w:top w:val="none" w:sz="0" w:space="0" w:color="auto"/>
            <w:left w:val="none" w:sz="0" w:space="0" w:color="auto"/>
            <w:bottom w:val="none" w:sz="0" w:space="0" w:color="auto"/>
            <w:right w:val="none" w:sz="0" w:space="0" w:color="auto"/>
          </w:divBdr>
        </w:div>
        <w:div w:id="609551566">
          <w:marLeft w:val="0"/>
          <w:marRight w:val="0"/>
          <w:marTop w:val="0"/>
          <w:marBottom w:val="0"/>
          <w:divBdr>
            <w:top w:val="none" w:sz="0" w:space="0" w:color="auto"/>
            <w:left w:val="none" w:sz="0" w:space="0" w:color="auto"/>
            <w:bottom w:val="none" w:sz="0" w:space="0" w:color="auto"/>
            <w:right w:val="none" w:sz="0" w:space="0" w:color="auto"/>
          </w:divBdr>
        </w:div>
      </w:divsChild>
    </w:div>
    <w:div w:id="1783844821">
      <w:bodyDiv w:val="1"/>
      <w:marLeft w:val="0"/>
      <w:marRight w:val="0"/>
      <w:marTop w:val="0"/>
      <w:marBottom w:val="0"/>
      <w:divBdr>
        <w:top w:val="none" w:sz="0" w:space="0" w:color="auto"/>
        <w:left w:val="none" w:sz="0" w:space="0" w:color="auto"/>
        <w:bottom w:val="none" w:sz="0" w:space="0" w:color="auto"/>
        <w:right w:val="none" w:sz="0" w:space="0" w:color="auto"/>
      </w:divBdr>
    </w:div>
    <w:div w:id="1843084484">
      <w:bodyDiv w:val="1"/>
      <w:marLeft w:val="0"/>
      <w:marRight w:val="0"/>
      <w:marTop w:val="0"/>
      <w:marBottom w:val="0"/>
      <w:divBdr>
        <w:top w:val="none" w:sz="0" w:space="0" w:color="auto"/>
        <w:left w:val="none" w:sz="0" w:space="0" w:color="auto"/>
        <w:bottom w:val="none" w:sz="0" w:space="0" w:color="auto"/>
        <w:right w:val="none" w:sz="0" w:space="0" w:color="auto"/>
      </w:divBdr>
      <w:divsChild>
        <w:div w:id="1550725783">
          <w:marLeft w:val="0"/>
          <w:marRight w:val="0"/>
          <w:marTop w:val="0"/>
          <w:marBottom w:val="0"/>
          <w:divBdr>
            <w:top w:val="none" w:sz="0" w:space="0" w:color="auto"/>
            <w:left w:val="none" w:sz="0" w:space="0" w:color="auto"/>
            <w:bottom w:val="none" w:sz="0" w:space="0" w:color="auto"/>
            <w:right w:val="none" w:sz="0" w:space="0" w:color="auto"/>
          </w:divBdr>
        </w:div>
        <w:div w:id="1901863027">
          <w:marLeft w:val="0"/>
          <w:marRight w:val="0"/>
          <w:marTop w:val="0"/>
          <w:marBottom w:val="0"/>
          <w:divBdr>
            <w:top w:val="none" w:sz="0" w:space="0" w:color="auto"/>
            <w:left w:val="none" w:sz="0" w:space="0" w:color="auto"/>
            <w:bottom w:val="none" w:sz="0" w:space="0" w:color="auto"/>
            <w:right w:val="none" w:sz="0" w:space="0" w:color="auto"/>
          </w:divBdr>
        </w:div>
        <w:div w:id="1514807409">
          <w:marLeft w:val="0"/>
          <w:marRight w:val="0"/>
          <w:marTop w:val="0"/>
          <w:marBottom w:val="0"/>
          <w:divBdr>
            <w:top w:val="none" w:sz="0" w:space="0" w:color="auto"/>
            <w:left w:val="none" w:sz="0" w:space="0" w:color="auto"/>
            <w:bottom w:val="none" w:sz="0" w:space="0" w:color="auto"/>
            <w:right w:val="none" w:sz="0" w:space="0" w:color="auto"/>
          </w:divBdr>
        </w:div>
        <w:div w:id="714307972">
          <w:marLeft w:val="0"/>
          <w:marRight w:val="0"/>
          <w:marTop w:val="0"/>
          <w:marBottom w:val="0"/>
          <w:divBdr>
            <w:top w:val="none" w:sz="0" w:space="0" w:color="auto"/>
            <w:left w:val="none" w:sz="0" w:space="0" w:color="auto"/>
            <w:bottom w:val="none" w:sz="0" w:space="0" w:color="auto"/>
            <w:right w:val="none" w:sz="0" w:space="0" w:color="auto"/>
          </w:divBdr>
        </w:div>
      </w:divsChild>
    </w:div>
    <w:div w:id="1910461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FA3C8-1ECA-4B75-8183-5D95BC7E9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55758</Words>
  <Characters>317822</Characters>
  <Application>Microsoft Office Word</Application>
  <DocSecurity>0</DocSecurity>
  <Lines>2648</Lines>
  <Paragraphs>745</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372835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Naciri, Walid</dc:creator>
  <cp:lastModifiedBy>Sarah Benhaiem</cp:lastModifiedBy>
  <cp:revision>93</cp:revision>
  <dcterms:created xsi:type="dcterms:W3CDTF">2022-05-09T09:51:00Z</dcterms:created>
  <dcterms:modified xsi:type="dcterms:W3CDTF">2022-05-24T09:03:00Z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id="3PXEn7Ky"/&gt;&lt;style id="http://www.zotero.org/styles/conservation-biology" hasBibliography="1" bibliographyStyleHasBeenSet="1"/&gt;&lt;prefs&gt;&lt;pref name="fieldType" value="Field"/&gt;&lt;/prefs&gt;&lt;/data&gt;</vt:lpwstr>
  </property>
</Properties>
</file>